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67ACB" w14:textId="77777777" w:rsidR="00617B5A" w:rsidRDefault="0044428D">
      <w:pPr>
        <w:rPr>
          <w:i/>
          <w:iCs/>
          <w:color w:val="46464A" w:themeColor="text2"/>
          <w:spacing w:val="5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EB05B0F" wp14:editId="7EA235C6">
                <wp:simplePos x="0" y="0"/>
                <wp:positionH relativeFrom="page">
                  <wp:posOffset>-12065</wp:posOffset>
                </wp:positionH>
                <wp:positionV relativeFrom="paragraph">
                  <wp:posOffset>-914400</wp:posOffset>
                </wp:positionV>
                <wp:extent cx="7849235" cy="3674745"/>
                <wp:effectExtent l="0" t="0" r="0" b="1905"/>
                <wp:wrapNone/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9235" cy="3674745"/>
                          <a:chOff x="0" y="0"/>
                          <a:chExt cx="7849235" cy="3674745"/>
                        </a:xfrm>
                      </wpg:grpSpPr>
                      <wps:wsp>
                        <wps:cNvPr id="20" name="Organigramme : Document 20"/>
                        <wps:cNvSpPr/>
                        <wps:spPr>
                          <a:xfrm>
                            <a:off x="0" y="0"/>
                            <a:ext cx="7849235" cy="3175635"/>
                          </a:xfrm>
                          <a:prstGeom prst="flowChartDocument">
                            <a:avLst/>
                          </a:prstGeom>
                          <a:blipFill dpi="0"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t="-22786" r="-4" b="291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77" descr="bck_logo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875" y="2314575"/>
                            <a:ext cx="1381125" cy="136017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B46A31" id="Groupe 19" o:spid="_x0000_s1026" style="position:absolute;margin-left:-.95pt;margin-top:-1in;width:618.05pt;height:289.35pt;z-index:251676672;mso-position-horizontal-relative:page" coordsize="78492,36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"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Organigramme : Document 20" o:spid="_x0000_s1027" type="#_x0000_t114" style="position:absolute;width:78492;height:3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" stroked="f">
                  <v:fill r:id="rId12" o:title="" recolor="t" rotate="t" type="frame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7" o:spid="_x0000_s1028" type="#_x0000_t75" alt="bck_logo" style="position:absolute;left:5238;top:23145;width:13812;height:13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">
                  <v:imagedata r:id="rId13" o:title="bck_logo"/>
                </v:shape>
                <w10:wrap anchorx="page"/>
              </v:group>
            </w:pict>
          </mc:Fallback>
        </mc:AlternateContent>
      </w:r>
      <w:sdt>
        <w:sdtPr>
          <w:rPr>
            <w:i/>
            <w:iCs/>
            <w:smallCaps/>
            <w:color w:val="46464A" w:themeColor="text2"/>
            <w:spacing w:val="5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E60E7A">
            <w:rPr>
              <w:i/>
              <w:iCs/>
              <w:smallCaps/>
              <w:noProof/>
              <w:color w:val="46464A" w:themeColor="text2"/>
              <w:spacing w:val="5"/>
              <w:szCs w:val="24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0" allowOverlap="1" wp14:anchorId="2FF5D95A" wp14:editId="05A0253F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angle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8251FA" w14:textId="77777777" w:rsidR="00753D7A" w:rsidRPr="00EE0E8D" w:rsidRDefault="00D3394E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6633C" w:themeColor="accent2" w:themeShade="80"/>
                                    <w:spacing w:val="20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56633C" w:themeColor="accent2" w:themeShade="80"/>
                                      <w:spacing w:val="20"/>
                                      <w:sz w:val="52"/>
                                      <w:szCs w:val="52"/>
                                    </w:rPr>
                                    <w:alias w:val="Titre"/>
                                    <w:id w:val="57748097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3D7A" w:rsidRPr="00EE0E8D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56633C" w:themeColor="accent2" w:themeShade="80"/>
                                        <w:spacing w:val="20"/>
                                        <w:sz w:val="52"/>
                                        <w:szCs w:val="52"/>
                                      </w:rPr>
                                      <w:t xml:space="preserve">Dossier </w:t>
                                    </w:r>
                                    <w:r w:rsidR="00753D7A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56633C" w:themeColor="accent2" w:themeShade="80"/>
                                        <w:spacing w:val="20"/>
                                        <w:sz w:val="52"/>
                                        <w:szCs w:val="52"/>
                                      </w:rPr>
                                      <w:t>fonctionnel</w:t>
                                    </w:r>
                                  </w:sdtContent>
                                </w:sdt>
                              </w:p>
                              <w:p w14:paraId="6A8FDB41" w14:textId="77777777" w:rsidR="00753D7A" w:rsidRDefault="00D3394E">
                                <w:pPr>
                                  <w:rPr>
                                    <w:i/>
                                    <w:iCs/>
                                    <w:color w:val="56633C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56633C" w:themeColor="accent2" w:themeShade="80"/>
                                      <w:sz w:val="28"/>
                                      <w:szCs w:val="28"/>
                                    </w:rPr>
                                    <w:alias w:val="Sous-titre"/>
                                    <w:id w:val="160384055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65BE">
                                      <w:rPr>
                                        <w:i/>
                                        <w:iCs/>
                                        <w:color w:val="56633C" w:themeColor="accent2" w:themeShade="80"/>
                                        <w:sz w:val="28"/>
                                        <w:szCs w:val="28"/>
                                      </w:rPr>
                                      <w:t>S’authentifier</w:t>
                                    </w:r>
                                  </w:sdtContent>
                                </w:sdt>
                              </w:p>
                              <w:p w14:paraId="2BDB3AFC" w14:textId="77777777" w:rsidR="00753D7A" w:rsidRDefault="00753D7A">
                                <w:pPr>
                                  <w:rPr>
                                    <w:i/>
                                    <w:iCs/>
                                    <w:color w:val="56633C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4729E61" w14:textId="77777777" w:rsidR="00753D7A" w:rsidRDefault="00753D7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226050E4" id="Rectangle 89" o:spid="_x0000_s1026" style="position:absolute;left:0;text-align:left;margin-left:0;margin-top:0;width:367.2pt;height:395.9pt;z-index:25167257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" o:allowincell="f" filled="f" stroked="f">
                    <v:textbox>
                      <w:txbxContent>
                        <w:p w:rsidR="00753D7A" w:rsidRPr="00EE0E8D" w:rsidRDefault="001B6A20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56633C" w:themeColor="accent2" w:themeShade="80"/>
                              <w:spacing w:val="20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56633C" w:themeColor="accent2" w:themeShade="80"/>
                                <w:spacing w:val="20"/>
                                <w:sz w:val="52"/>
                                <w:szCs w:val="52"/>
                              </w:rPr>
                              <w:alias w:val="Titre"/>
                              <w:id w:val="57748097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53D7A" w:rsidRPr="00EE0E8D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56633C" w:themeColor="accent2" w:themeShade="80"/>
                                  <w:spacing w:val="20"/>
                                  <w:sz w:val="52"/>
                                  <w:szCs w:val="52"/>
                                </w:rPr>
                                <w:t xml:space="preserve">Dossier </w:t>
                              </w:r>
                              <w:r w:rsidR="00753D7A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56633C" w:themeColor="accent2" w:themeShade="80"/>
                                  <w:spacing w:val="20"/>
                                  <w:sz w:val="52"/>
                                  <w:szCs w:val="52"/>
                                </w:rPr>
                                <w:t>fonctionnel</w:t>
                              </w:r>
                            </w:sdtContent>
                          </w:sdt>
                        </w:p>
                        <w:p w:rsidR="00753D7A" w:rsidRDefault="001B6A20">
                          <w:pPr>
                            <w:rPr>
                              <w:i/>
                              <w:iCs/>
                              <w:color w:val="56633C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56633C" w:themeColor="accent2" w:themeShade="80"/>
                                <w:sz w:val="28"/>
                                <w:szCs w:val="28"/>
                              </w:rPr>
                              <w:alias w:val="Sous-titre"/>
                              <w:id w:val="1603840557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E65BE">
                                <w:rPr>
                                  <w:i/>
                                  <w:iCs/>
                                  <w:color w:val="56633C" w:themeColor="accent2" w:themeShade="80"/>
                                  <w:sz w:val="28"/>
                                  <w:szCs w:val="28"/>
                                </w:rPr>
                                <w:t>S’authentifier</w:t>
                              </w:r>
                            </w:sdtContent>
                          </w:sdt>
                        </w:p>
                        <w:p w:rsidR="00753D7A" w:rsidRDefault="00753D7A">
                          <w:pPr>
                            <w:rPr>
                              <w:i/>
                              <w:iCs/>
                              <w:color w:val="56633C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753D7A" w:rsidRDefault="00753D7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E60E7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0" allowOverlap="1" wp14:anchorId="6BC1834D" wp14:editId="79D7219F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angle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C9736D" w14:textId="77777777" w:rsidR="00753D7A" w:rsidRDefault="00492DD5" w:rsidP="00492DD5">
                                <w:pPr>
                                  <w:spacing w:after="100"/>
                                  <w:ind w:left="0" w:firstLine="720"/>
                                  <w:rPr>
                                    <w:color w:val="535356" w:themeColor="accent1" w:themeShade="BF"/>
                                    <w:szCs w:val="24"/>
                                  </w:rPr>
                                </w:pPr>
                                <w:r>
                                  <w:rPr>
                                    <w:color w:val="535356" w:themeColor="accent1" w:themeShade="BF"/>
                                    <w:szCs w:val="24"/>
                                  </w:rPr>
                                  <w:t>Nicolas Sauvageau</w:t>
                                </w:r>
                              </w:p>
                              <w:p w14:paraId="1B5DE282" w14:textId="77777777" w:rsidR="00753D7A" w:rsidRDefault="00D3394E">
                                <w:pPr>
                                  <w:spacing w:after="100"/>
                                  <w:rPr>
                                    <w:color w:val="535356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535356" w:themeColor="accent1" w:themeShade="BF"/>
                                      <w:szCs w:val="24"/>
                                    </w:rPr>
                                    <w:alias w:val="Date"/>
                                    <w:id w:val="-172321470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753D7A">
                                      <w:rPr>
                                        <w:color w:val="535356" w:themeColor="accent1" w:themeShade="BF"/>
                                        <w:szCs w:val="24"/>
                                      </w:rPr>
                                      <w:t>Hiver 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20A83B" id="Rectangle 54" o:spid="_x0000_s1027" style="position:absolute;left:0;text-align:left;margin-left:0;margin-top:0;width:367pt;height:64.2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" o:allowincell="f" stroked="f">
                    <v:textbox>
                      <w:txbxContent>
                        <w:p w:rsidR="00753D7A" w:rsidRDefault="00492DD5" w:rsidP="00492DD5">
                          <w:pPr>
                            <w:spacing w:after="100"/>
                            <w:ind w:left="0" w:firstLine="720"/>
                            <w:rPr>
                              <w:color w:val="535356" w:themeColor="accent1" w:themeShade="BF"/>
                              <w:szCs w:val="24"/>
                            </w:rPr>
                          </w:pPr>
                          <w:r>
                            <w:rPr>
                              <w:color w:val="535356" w:themeColor="accent1" w:themeShade="BF"/>
                              <w:szCs w:val="24"/>
                            </w:rPr>
                            <w:t>Nicolas Sauvageau</w:t>
                          </w:r>
                        </w:p>
                        <w:p w:rsidR="00753D7A" w:rsidRDefault="00D65A7B">
                          <w:pPr>
                            <w:spacing w:after="100"/>
                            <w:rPr>
                              <w:color w:val="535356" w:themeColor="accent1" w:themeShade="BF"/>
                            </w:rPr>
                          </w:pPr>
                          <w:sdt>
                            <w:sdtPr>
                              <w:rPr>
                                <w:color w:val="535356" w:themeColor="accent1" w:themeShade="BF"/>
                                <w:szCs w:val="24"/>
                              </w:rPr>
                              <w:alias w:val="Date"/>
                              <w:id w:val="-172321470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753D7A">
                                <w:rPr>
                                  <w:color w:val="535356" w:themeColor="accent1" w:themeShade="BF"/>
                                  <w:szCs w:val="24"/>
                                </w:rPr>
                                <w:t>Hiver 2018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60E7A">
            <w:rPr>
              <w:i/>
              <w:iCs/>
              <w:smallCaps/>
              <w:color w:val="46464A" w:themeColor="text2"/>
              <w:spacing w:val="5"/>
              <w:szCs w:val="24"/>
            </w:rPr>
            <w:br w:type="page"/>
          </w:r>
        </w:sdtContent>
      </w:sdt>
    </w:p>
    <w:p w14:paraId="23F194F7" w14:textId="77777777" w:rsidR="00EE0E8D" w:rsidRDefault="00EE0E8D">
      <w:pPr>
        <w:pStyle w:val="En-ttedetabledesmatires"/>
        <w:rPr>
          <w:lang w:val="fr-F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343437" w:themeColor="text2" w:themeShade="BF"/>
          <w:sz w:val="24"/>
          <w:szCs w:val="20"/>
          <w:lang w:val="fr-FR"/>
        </w:rPr>
        <w:id w:val="-307164938"/>
        <w:docPartObj>
          <w:docPartGallery w:val="Table of Contents"/>
          <w:docPartUnique/>
        </w:docPartObj>
      </w:sdtPr>
      <w:sdtEndPr/>
      <w:sdtContent>
        <w:p w14:paraId="05EC8BB2" w14:textId="77777777" w:rsidR="00EE0E8D" w:rsidRDefault="00EE0E8D" w:rsidP="00EE0E8D">
          <w:pPr>
            <w:pStyle w:val="En-ttedetabledesmatires"/>
            <w:jc w:val="center"/>
            <w:rPr>
              <w:lang w:val="fr-FR"/>
            </w:rPr>
          </w:pPr>
          <w:r>
            <w:rPr>
              <w:lang w:val="fr-FR"/>
            </w:rPr>
            <w:t>Table des matières</w:t>
          </w:r>
        </w:p>
        <w:p w14:paraId="5EB7D579" w14:textId="77777777" w:rsidR="00D80BFF" w:rsidRPr="00D80BFF" w:rsidRDefault="00D80BFF" w:rsidP="00D80BFF">
          <w:pPr>
            <w:rPr>
              <w:lang w:val="fr-FR"/>
            </w:rPr>
          </w:pPr>
        </w:p>
        <w:p w14:paraId="4D856A6F" w14:textId="77777777" w:rsidR="006E65BE" w:rsidRDefault="00EE0E8D">
          <w:pPr>
            <w:pStyle w:val="TM1"/>
            <w:tabs>
              <w:tab w:val="left" w:pos="4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351631" w:history="1">
            <w:r w:rsidR="006E65BE" w:rsidRPr="009F08C3">
              <w:rPr>
                <w:rStyle w:val="Lienhypertexte"/>
                <w:noProof/>
              </w:rPr>
              <w:t>1.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Description détaillée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_Toc508351631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4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1250F83F" w14:textId="77777777" w:rsidR="006E65BE" w:rsidRDefault="00D3394E">
          <w:pPr>
            <w:pStyle w:val="TM2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2" w:history="1">
            <w:r w:rsidR="006E65BE" w:rsidRPr="009F08C3">
              <w:rPr>
                <w:rStyle w:val="Lienhypertexte"/>
                <w:noProof/>
              </w:rPr>
              <w:t>1.1.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Diagramme de cas d’utilisation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_Toc508351632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4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47504D25" w14:textId="77777777" w:rsidR="006E65BE" w:rsidRDefault="00D3394E">
          <w:pPr>
            <w:pStyle w:val="TM2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3" w:history="1">
            <w:r w:rsidR="006E65BE" w:rsidRPr="009F08C3">
              <w:rPr>
                <w:rStyle w:val="Lienhypertexte"/>
                <w:noProof/>
              </w:rPr>
              <w:t>1.2.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Étude de cas d’utilisation « S’authentifier »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_Toc508351633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5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6EAC707C" w14:textId="77777777" w:rsidR="006E65BE" w:rsidRDefault="00D3394E">
          <w:pPr>
            <w:pStyle w:val="TM3"/>
            <w:tabs>
              <w:tab w:val="left" w:pos="132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4" w:history="1">
            <w:r w:rsidR="006E65BE" w:rsidRPr="009F08C3">
              <w:rPr>
                <w:rStyle w:val="Lienhypertexte"/>
                <w:noProof/>
              </w:rPr>
              <w:t>1.2.1.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Panoramas et rapports de « Saisir l’identifiant et le mot de passe »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_Toc508351634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6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68644266" w14:textId="77777777" w:rsidR="006E65BE" w:rsidRDefault="00D3394E">
          <w:pPr>
            <w:pStyle w:val="TM3"/>
            <w:tabs>
              <w:tab w:val="left" w:pos="132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5" w:history="1">
            <w:r w:rsidR="006E65BE" w:rsidRPr="009F08C3">
              <w:rPr>
                <w:rStyle w:val="Lienhypertexte"/>
                <w:noProof/>
              </w:rPr>
              <w:t>1.2.2.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Description des champs de « Saisir l’identifiant et le mot de passe »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_Toc508351635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7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69543EE9" w14:textId="77777777" w:rsidR="006E65BE" w:rsidRDefault="00D3394E">
          <w:pPr>
            <w:pStyle w:val="TM3"/>
            <w:tabs>
              <w:tab w:val="left" w:pos="132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6" w:history="1">
            <w:r w:rsidR="006E65BE" w:rsidRPr="009F08C3">
              <w:rPr>
                <w:rStyle w:val="Lienhypertexte"/>
                <w:noProof/>
              </w:rPr>
              <w:t>1.2.3.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Tableau des validations de « Saisir l’identifiant et le mot de passe »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_Toc508351636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8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5FFE5426" w14:textId="77777777" w:rsidR="006E65BE" w:rsidRDefault="00D3394E">
          <w:pPr>
            <w:pStyle w:val="TM3"/>
            <w:tabs>
              <w:tab w:val="left" w:pos="132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7" w:history="1">
            <w:r w:rsidR="006E65BE" w:rsidRPr="009F08C3">
              <w:rPr>
                <w:rStyle w:val="Lienhypertexte"/>
                <w:noProof/>
              </w:rPr>
              <w:t>1.2.4.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Paramètres d'entrée de « Saisir l’identifiant et le mot de passe »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_Toc508351637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9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3AEF1809" w14:textId="77777777" w:rsidR="006E65BE" w:rsidRDefault="00D3394E">
          <w:pPr>
            <w:pStyle w:val="TM1"/>
            <w:tabs>
              <w:tab w:val="left" w:pos="4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8" w:history="1">
            <w:r w:rsidR="006E65BE" w:rsidRPr="009F08C3">
              <w:rPr>
                <w:rStyle w:val="Lienhypertexte"/>
                <w:noProof/>
              </w:rPr>
              <w:t>2.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Diagramme de classes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_Toc508351638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10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0179F022" w14:textId="77777777" w:rsidR="006E65BE" w:rsidRDefault="00D3394E">
          <w:pPr>
            <w:pStyle w:val="TM1"/>
            <w:tabs>
              <w:tab w:val="left" w:pos="4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9" w:history="1">
            <w:r w:rsidR="006E65BE" w:rsidRPr="009F08C3">
              <w:rPr>
                <w:rStyle w:val="Lienhypertexte"/>
                <w:noProof/>
              </w:rPr>
              <w:t>3.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Messages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_Toc508351639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11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3DFDFA2E" w14:textId="77777777" w:rsidR="006E65BE" w:rsidRDefault="00D3394E">
          <w:pPr>
            <w:pStyle w:val="TM2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40" w:history="1">
            <w:r w:rsidR="006E65BE" w:rsidRPr="009F08C3">
              <w:rPr>
                <w:rStyle w:val="Lienhypertexte"/>
                <w:noProof/>
              </w:rPr>
              <w:t>3.1.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Messages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_Toc508351640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11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53738888" w14:textId="77777777" w:rsidR="006E65BE" w:rsidRDefault="00D3394E">
          <w:pPr>
            <w:pStyle w:val="TM2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41" w:history="1">
            <w:r w:rsidR="006E65BE" w:rsidRPr="009F08C3">
              <w:rPr>
                <w:rStyle w:val="Lienhypertexte"/>
                <w:noProof/>
              </w:rPr>
              <w:t>3.2.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Message de confirmation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_Toc508351641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11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14:paraId="1249BC33" w14:textId="77777777" w:rsidR="00EE0E8D" w:rsidRDefault="00EE0E8D">
          <w:r>
            <w:rPr>
              <w:b/>
              <w:bCs/>
              <w:lang w:val="fr-FR"/>
            </w:rPr>
            <w:fldChar w:fldCharType="end"/>
          </w:r>
        </w:p>
      </w:sdtContent>
    </w:sdt>
    <w:p w14:paraId="31C5AE7F" w14:textId="77777777" w:rsidR="00EE0E8D" w:rsidRDefault="00EE0E8D">
      <w:pPr>
        <w:rPr>
          <w:i/>
          <w:color w:val="46464A" w:themeColor="text2"/>
          <w:spacing w:val="5"/>
          <w:szCs w:val="24"/>
        </w:rPr>
      </w:pPr>
      <w:r>
        <w:br w:type="page"/>
      </w:r>
    </w:p>
    <w:p w14:paraId="07C3F9EF" w14:textId="77777777" w:rsidR="00D80BFF" w:rsidRDefault="00D80BFF" w:rsidP="00523528">
      <w:pPr>
        <w:pStyle w:val="Titre2"/>
        <w:numPr>
          <w:ilvl w:val="0"/>
          <w:numId w:val="0"/>
        </w:numPr>
        <w:ind w:left="792"/>
      </w:pPr>
    </w:p>
    <w:tbl>
      <w:tblPr>
        <w:tblW w:w="8363" w:type="dxa"/>
        <w:tblInd w:w="77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2"/>
        <w:gridCol w:w="1276"/>
        <w:gridCol w:w="1928"/>
        <w:gridCol w:w="4027"/>
      </w:tblGrid>
      <w:tr w:rsidR="00D51E06" w:rsidRPr="00D51E06" w14:paraId="6D3EF1F7" w14:textId="77777777" w:rsidTr="00D51E06">
        <w:trPr>
          <w:trHeight w:val="687"/>
          <w:tblHeader/>
        </w:trPr>
        <w:tc>
          <w:tcPr>
            <w:tcW w:w="1132" w:type="dxa"/>
            <w:shd w:val="clear" w:color="auto" w:fill="4A4E51"/>
            <w:vAlign w:val="center"/>
          </w:tcPr>
          <w:p w14:paraId="0457F75B" w14:textId="77777777" w:rsidR="00D80BFF" w:rsidRPr="00D51E06" w:rsidRDefault="00D80BFF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D51E06">
              <w:rPr>
                <w:rFonts w:asciiTheme="minorHAnsi" w:hAnsiTheme="minorHAnsi"/>
                <w:b/>
                <w:color w:val="FFFFFF" w:themeColor="background1"/>
                <w:lang w:val="en-CA"/>
              </w:rPr>
              <w:t>Version</w:t>
            </w:r>
          </w:p>
        </w:tc>
        <w:tc>
          <w:tcPr>
            <w:tcW w:w="1276" w:type="dxa"/>
            <w:shd w:val="clear" w:color="auto" w:fill="4A4E51"/>
            <w:vAlign w:val="center"/>
          </w:tcPr>
          <w:p w14:paraId="3DB91402" w14:textId="77777777" w:rsidR="00D80BFF" w:rsidRPr="00D51E06" w:rsidRDefault="00D80BFF" w:rsidP="00D51E06">
            <w:pPr>
              <w:pStyle w:val="Paragraphe"/>
              <w:spacing w:before="0"/>
              <w:ind w:left="0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D51E06">
              <w:rPr>
                <w:rFonts w:asciiTheme="minorHAnsi" w:hAnsiTheme="minorHAnsi"/>
                <w:b/>
                <w:color w:val="FFFFFF" w:themeColor="background1"/>
                <w:lang w:val="en-CA"/>
              </w:rPr>
              <w:t>Date</w:t>
            </w:r>
          </w:p>
        </w:tc>
        <w:tc>
          <w:tcPr>
            <w:tcW w:w="1928" w:type="dxa"/>
            <w:shd w:val="clear" w:color="auto" w:fill="4A4E51"/>
            <w:vAlign w:val="center"/>
          </w:tcPr>
          <w:p w14:paraId="0041622E" w14:textId="77777777" w:rsidR="00D80BFF" w:rsidRPr="00D51E06" w:rsidRDefault="00D80BFF" w:rsidP="00D51E06">
            <w:pPr>
              <w:pStyle w:val="Paragraphe"/>
              <w:spacing w:before="0"/>
              <w:ind w:left="72"/>
              <w:jc w:val="center"/>
              <w:rPr>
                <w:rFonts w:asciiTheme="minorHAnsi" w:hAnsiTheme="minorHAnsi"/>
                <w:b/>
                <w:color w:val="FFFFFF" w:themeColor="background1"/>
              </w:rPr>
            </w:pPr>
            <w:r w:rsidRPr="00D51E06">
              <w:rPr>
                <w:rFonts w:asciiTheme="minorHAnsi" w:hAnsiTheme="minorHAnsi"/>
                <w:b/>
                <w:color w:val="FFFFFF" w:themeColor="background1"/>
              </w:rPr>
              <w:t>Nom de la ressource</w:t>
            </w:r>
          </w:p>
        </w:tc>
        <w:tc>
          <w:tcPr>
            <w:tcW w:w="4027" w:type="dxa"/>
            <w:shd w:val="clear" w:color="auto" w:fill="4A4E51"/>
            <w:vAlign w:val="center"/>
          </w:tcPr>
          <w:p w14:paraId="67601CD4" w14:textId="77777777" w:rsidR="00D80BFF" w:rsidRPr="00D51E06" w:rsidRDefault="00D80BFF" w:rsidP="00D51E06">
            <w:pPr>
              <w:pStyle w:val="Paragraphe"/>
              <w:spacing w:before="0"/>
              <w:ind w:left="0"/>
              <w:jc w:val="center"/>
              <w:rPr>
                <w:rFonts w:asciiTheme="minorHAnsi" w:hAnsiTheme="minorHAnsi"/>
                <w:b/>
                <w:color w:val="FFFFFF" w:themeColor="background1"/>
              </w:rPr>
            </w:pPr>
            <w:r w:rsidRPr="00D51E06">
              <w:rPr>
                <w:rFonts w:asciiTheme="minorHAnsi" w:hAnsiTheme="minorHAnsi"/>
                <w:b/>
                <w:color w:val="FFFFFF" w:themeColor="background1"/>
              </w:rPr>
              <w:t>Description</w:t>
            </w:r>
          </w:p>
        </w:tc>
      </w:tr>
      <w:tr w:rsidR="00D80BFF" w:rsidRPr="00D51E06" w:rsidDel="0084048D" w14:paraId="327C4994" w14:textId="77777777" w:rsidTr="00A11153">
        <w:trPr>
          <w:del w:id="0" w:author="Lainesse" w:date="2018-03-27T13:47:00Z"/>
        </w:trPr>
        <w:tc>
          <w:tcPr>
            <w:tcW w:w="1132" w:type="dxa"/>
          </w:tcPr>
          <w:p w14:paraId="22D5901C" w14:textId="77777777" w:rsidR="00D80BFF" w:rsidRPr="00D51E06" w:rsidDel="0084048D" w:rsidRDefault="00D80BFF" w:rsidP="00A11153">
            <w:pPr>
              <w:pStyle w:val="Paragraphe"/>
              <w:spacing w:before="40" w:after="40"/>
              <w:ind w:left="0"/>
              <w:jc w:val="center"/>
              <w:rPr>
                <w:del w:id="1" w:author="Lainesse" w:date="2018-03-27T13:47:00Z"/>
                <w:rFonts w:asciiTheme="minorHAnsi" w:hAnsiTheme="minorHAnsi"/>
              </w:rPr>
            </w:pPr>
            <w:del w:id="2" w:author="Lainesse" w:date="2018-03-27T13:47:00Z">
              <w:r w:rsidRPr="00D51E06" w:rsidDel="0084048D">
                <w:rPr>
                  <w:rFonts w:asciiTheme="minorHAnsi" w:hAnsiTheme="minorHAnsi"/>
                </w:rPr>
                <w:delText>1</w:delText>
              </w:r>
            </w:del>
          </w:p>
        </w:tc>
        <w:tc>
          <w:tcPr>
            <w:tcW w:w="1276" w:type="dxa"/>
          </w:tcPr>
          <w:p w14:paraId="760653EA" w14:textId="77777777" w:rsidR="00D80BFF" w:rsidRPr="00D51E06" w:rsidDel="0084048D" w:rsidRDefault="006E65BE" w:rsidP="005A2870">
            <w:pPr>
              <w:pStyle w:val="Paragraphe"/>
              <w:spacing w:before="40" w:after="40"/>
              <w:ind w:left="72"/>
              <w:rPr>
                <w:del w:id="3" w:author="Lainesse" w:date="2018-03-27T13:47:00Z"/>
                <w:rFonts w:asciiTheme="minorHAnsi" w:hAnsiTheme="minorHAnsi"/>
              </w:rPr>
            </w:pPr>
            <w:del w:id="4" w:author="Lainesse" w:date="2018-03-27T13:47:00Z">
              <w:r w:rsidDel="0084048D">
                <w:rPr>
                  <w:rFonts w:asciiTheme="minorHAnsi" w:hAnsiTheme="minorHAnsi"/>
                </w:rPr>
                <w:delText>Janvier 2018</w:delText>
              </w:r>
            </w:del>
          </w:p>
        </w:tc>
        <w:tc>
          <w:tcPr>
            <w:tcW w:w="1928" w:type="dxa"/>
          </w:tcPr>
          <w:p w14:paraId="6BCE3EBA" w14:textId="77777777" w:rsidR="00D80BFF" w:rsidRPr="00D51E06" w:rsidDel="0084048D" w:rsidRDefault="006E65BE" w:rsidP="00D65A7B">
            <w:pPr>
              <w:pStyle w:val="Paragraphe"/>
              <w:spacing w:before="40" w:after="40"/>
              <w:ind w:left="72"/>
              <w:rPr>
                <w:del w:id="5" w:author="Lainesse" w:date="2018-03-27T13:47:00Z"/>
                <w:rFonts w:asciiTheme="minorHAnsi" w:hAnsiTheme="minorHAnsi"/>
              </w:rPr>
            </w:pPr>
            <w:del w:id="6" w:author="Lainesse" w:date="2018-03-27T13:47:00Z">
              <w:r w:rsidDel="0084048D">
                <w:rPr>
                  <w:rFonts w:asciiTheme="minorHAnsi" w:hAnsiTheme="minorHAnsi"/>
                </w:rPr>
                <w:delText>Nicolas Sauvageau</w:delText>
              </w:r>
            </w:del>
          </w:p>
        </w:tc>
        <w:tc>
          <w:tcPr>
            <w:tcW w:w="4027" w:type="dxa"/>
          </w:tcPr>
          <w:p w14:paraId="62495630" w14:textId="77777777" w:rsidR="00D80BFF" w:rsidRPr="00D51E06" w:rsidDel="0084048D" w:rsidRDefault="006E65BE" w:rsidP="006E65BE">
            <w:pPr>
              <w:pStyle w:val="Paragraphe"/>
              <w:spacing w:before="40" w:after="40"/>
              <w:ind w:left="0"/>
              <w:jc w:val="center"/>
              <w:rPr>
                <w:del w:id="7" w:author="Lainesse" w:date="2018-03-27T13:47:00Z"/>
                <w:rFonts w:asciiTheme="minorHAnsi" w:hAnsiTheme="minorHAnsi"/>
              </w:rPr>
            </w:pPr>
            <w:del w:id="8" w:author="Lainesse" w:date="2018-03-27T13:47:00Z">
              <w:r w:rsidDel="0084048D">
                <w:rPr>
                  <w:rFonts w:asciiTheme="minorHAnsi" w:hAnsiTheme="minorHAnsi"/>
                </w:rPr>
                <w:delText>Dossier Initial</w:delText>
              </w:r>
            </w:del>
          </w:p>
        </w:tc>
      </w:tr>
      <w:tr w:rsidR="00D80BFF" w:rsidDel="0084048D" w14:paraId="5716FB5C" w14:textId="77777777" w:rsidTr="00A11153">
        <w:trPr>
          <w:del w:id="9" w:author="Lainesse" w:date="2018-03-27T13:47:00Z"/>
        </w:trPr>
        <w:tc>
          <w:tcPr>
            <w:tcW w:w="1132" w:type="dxa"/>
          </w:tcPr>
          <w:p w14:paraId="651F79F2" w14:textId="77777777" w:rsidR="00D80BFF" w:rsidDel="0084048D" w:rsidRDefault="006E65BE" w:rsidP="006E65BE">
            <w:pPr>
              <w:pStyle w:val="Paragraphe"/>
              <w:spacing w:before="40" w:after="40"/>
              <w:ind w:left="0"/>
              <w:jc w:val="center"/>
              <w:rPr>
                <w:del w:id="10" w:author="Lainesse" w:date="2018-03-27T13:47:00Z"/>
                <w:sz w:val="22"/>
              </w:rPr>
            </w:pPr>
            <w:del w:id="11" w:author="Lainesse" w:date="2018-03-27T13:47:00Z">
              <w:r w:rsidDel="0084048D">
                <w:rPr>
                  <w:sz w:val="22"/>
                </w:rPr>
                <w:delText>2</w:delText>
              </w:r>
            </w:del>
          </w:p>
        </w:tc>
        <w:tc>
          <w:tcPr>
            <w:tcW w:w="1276" w:type="dxa"/>
          </w:tcPr>
          <w:p w14:paraId="03962830" w14:textId="77777777" w:rsidR="00D80BFF" w:rsidDel="0084048D" w:rsidRDefault="006E65BE" w:rsidP="006E65BE">
            <w:pPr>
              <w:pStyle w:val="Paragraphe"/>
              <w:spacing w:before="40" w:after="40"/>
              <w:ind w:left="0"/>
              <w:rPr>
                <w:del w:id="12" w:author="Lainesse" w:date="2018-03-27T13:47:00Z"/>
                <w:sz w:val="22"/>
              </w:rPr>
            </w:pPr>
            <w:del w:id="13" w:author="Lainesse" w:date="2018-03-27T13:47:00Z">
              <w:r w:rsidDel="0084048D">
                <w:rPr>
                  <w:sz w:val="22"/>
                </w:rPr>
                <w:delText>Février 2018</w:delText>
              </w:r>
            </w:del>
          </w:p>
        </w:tc>
        <w:tc>
          <w:tcPr>
            <w:tcW w:w="1928" w:type="dxa"/>
          </w:tcPr>
          <w:p w14:paraId="329062CD" w14:textId="77777777" w:rsidR="00D80BFF" w:rsidDel="0084048D" w:rsidRDefault="006E65BE" w:rsidP="00C55609">
            <w:pPr>
              <w:pStyle w:val="Paragraphe"/>
              <w:spacing w:before="40" w:after="40"/>
              <w:ind w:left="72"/>
              <w:rPr>
                <w:del w:id="14" w:author="Lainesse" w:date="2018-03-27T13:47:00Z"/>
                <w:sz w:val="22"/>
              </w:rPr>
            </w:pPr>
            <w:del w:id="15" w:author="Lainesse" w:date="2018-03-27T13:47:00Z">
              <w:r w:rsidDel="0084048D">
                <w:rPr>
                  <w:rFonts w:asciiTheme="minorHAnsi" w:hAnsiTheme="minorHAnsi"/>
                </w:rPr>
                <w:delText>Nicolas Sauvageau</w:delText>
              </w:r>
            </w:del>
          </w:p>
        </w:tc>
        <w:tc>
          <w:tcPr>
            <w:tcW w:w="4027" w:type="dxa"/>
          </w:tcPr>
          <w:p w14:paraId="682B1023" w14:textId="77777777" w:rsidR="00D80BFF" w:rsidDel="0084048D" w:rsidRDefault="005D2C8B" w:rsidP="006E65BE">
            <w:pPr>
              <w:pStyle w:val="Paragraphe"/>
              <w:spacing w:before="40" w:after="40"/>
              <w:jc w:val="center"/>
              <w:rPr>
                <w:del w:id="16" w:author="Lainesse" w:date="2018-03-27T13:47:00Z"/>
                <w:sz w:val="22"/>
              </w:rPr>
            </w:pPr>
            <w:del w:id="17" w:author="Lainesse" w:date="2018-03-27T13:47:00Z">
              <w:r w:rsidDel="0084048D">
                <w:rPr>
                  <w:sz w:val="22"/>
                </w:rPr>
                <w:delText>Dossier architec</w:delText>
              </w:r>
              <w:r w:rsidR="006E65BE" w:rsidDel="0084048D">
                <w:rPr>
                  <w:sz w:val="22"/>
                </w:rPr>
                <w:delText>ture</w:delText>
              </w:r>
            </w:del>
          </w:p>
        </w:tc>
      </w:tr>
      <w:tr w:rsidR="00D80BFF" w14:paraId="7121933F" w14:textId="77777777" w:rsidTr="00A11153">
        <w:tc>
          <w:tcPr>
            <w:tcW w:w="1132" w:type="dxa"/>
          </w:tcPr>
          <w:p w14:paraId="27B5E0CC" w14:textId="77777777" w:rsidR="00D80BFF" w:rsidRPr="00D95C5A" w:rsidRDefault="006E65BE" w:rsidP="006E65BE">
            <w:pPr>
              <w:pStyle w:val="Paragraphe"/>
              <w:spacing w:before="40" w:after="40"/>
              <w:ind w:left="0"/>
              <w:jc w:val="center"/>
              <w:rPr>
                <w:sz w:val="22"/>
              </w:rPr>
            </w:pPr>
            <w:del w:id="18" w:author="Lainesse" w:date="2018-03-27T13:47:00Z">
              <w:r w:rsidDel="0084048D">
                <w:rPr>
                  <w:sz w:val="22"/>
                </w:rPr>
                <w:delText>3</w:delText>
              </w:r>
            </w:del>
            <w:ins w:id="19" w:author="Lainesse" w:date="2018-03-27T13:47:00Z">
              <w:r w:rsidR="0084048D">
                <w:rPr>
                  <w:sz w:val="22"/>
                </w:rPr>
                <w:t>1</w:t>
              </w:r>
            </w:ins>
          </w:p>
        </w:tc>
        <w:tc>
          <w:tcPr>
            <w:tcW w:w="1276" w:type="dxa"/>
          </w:tcPr>
          <w:p w14:paraId="077DCCED" w14:textId="77777777" w:rsidR="006E65BE" w:rsidRDefault="006E65BE" w:rsidP="006E65BE">
            <w:pPr>
              <w:pStyle w:val="Paragraphe"/>
              <w:spacing w:before="40" w:after="40"/>
              <w:ind w:left="0"/>
              <w:rPr>
                <w:sz w:val="22"/>
              </w:rPr>
            </w:pPr>
            <w:r>
              <w:rPr>
                <w:sz w:val="22"/>
              </w:rPr>
              <w:t>Mars</w:t>
            </w:r>
          </w:p>
          <w:p w14:paraId="002B5946" w14:textId="77777777" w:rsidR="006E65BE" w:rsidRDefault="006E65BE" w:rsidP="006E65BE">
            <w:pPr>
              <w:pStyle w:val="Paragraphe"/>
              <w:spacing w:before="40" w:after="40"/>
              <w:ind w:left="0"/>
              <w:rPr>
                <w:sz w:val="22"/>
              </w:rPr>
            </w:pPr>
            <w:r>
              <w:rPr>
                <w:sz w:val="22"/>
              </w:rPr>
              <w:t>2018</w:t>
            </w:r>
          </w:p>
        </w:tc>
        <w:tc>
          <w:tcPr>
            <w:tcW w:w="1928" w:type="dxa"/>
          </w:tcPr>
          <w:p w14:paraId="1A0C7640" w14:textId="77777777" w:rsidR="00D80BFF" w:rsidRDefault="006E65BE" w:rsidP="00C55609">
            <w:pPr>
              <w:pStyle w:val="Paragraphe"/>
              <w:spacing w:before="40" w:after="40"/>
              <w:ind w:left="72"/>
              <w:rPr>
                <w:sz w:val="22"/>
              </w:rPr>
            </w:pPr>
            <w:r>
              <w:rPr>
                <w:rFonts w:asciiTheme="minorHAnsi" w:hAnsiTheme="minorHAnsi"/>
              </w:rPr>
              <w:t>Nicolas Sauvageau</w:t>
            </w:r>
          </w:p>
        </w:tc>
        <w:tc>
          <w:tcPr>
            <w:tcW w:w="4027" w:type="dxa"/>
          </w:tcPr>
          <w:p w14:paraId="6B2121FB" w14:textId="77777777" w:rsidR="00D80BFF" w:rsidRDefault="006E65BE" w:rsidP="006E65BE">
            <w:pPr>
              <w:pStyle w:val="Paragraphe"/>
              <w:spacing w:before="40" w:after="40"/>
              <w:jc w:val="center"/>
              <w:rPr>
                <w:sz w:val="22"/>
              </w:rPr>
            </w:pPr>
            <w:r>
              <w:rPr>
                <w:sz w:val="22"/>
              </w:rPr>
              <w:t>Dossier fonctionnel S’authentifier</w:t>
            </w:r>
          </w:p>
        </w:tc>
      </w:tr>
    </w:tbl>
    <w:p w14:paraId="301ACE0D" w14:textId="77777777" w:rsidR="00A11153" w:rsidRDefault="00A11153" w:rsidP="00D80BFF"/>
    <w:p w14:paraId="0F5F8D6F" w14:textId="77777777" w:rsidR="006B2AD9" w:rsidRDefault="006B2AD9">
      <w:pPr>
        <w:spacing w:before="0" w:after="200"/>
        <w:ind w:left="0"/>
        <w:rPr>
          <w:rFonts w:asciiTheme="majorHAnsi" w:hAnsiTheme="majorHAnsi"/>
          <w:smallCaps/>
          <w:spacing w:val="5"/>
          <w:sz w:val="32"/>
          <w:szCs w:val="32"/>
        </w:rPr>
      </w:pPr>
      <w:bookmarkStart w:id="20" w:name="_Toc316373909"/>
      <w:r>
        <w:br w:type="page"/>
      </w:r>
    </w:p>
    <w:p w14:paraId="5FC1A474" w14:textId="77777777" w:rsidR="00A11153" w:rsidRDefault="006F4FD5" w:rsidP="00A11153">
      <w:pPr>
        <w:pStyle w:val="Titre1"/>
        <w:numPr>
          <w:ilvl w:val="0"/>
          <w:numId w:val="7"/>
        </w:numPr>
      </w:pPr>
      <w:bookmarkStart w:id="21" w:name="_Toc508351631"/>
      <w:bookmarkEnd w:id="20"/>
      <w:r>
        <w:lastRenderedPageBreak/>
        <w:t>Description détaillée</w:t>
      </w:r>
      <w:bookmarkEnd w:id="21"/>
    </w:p>
    <w:p w14:paraId="22CEDAC5" w14:textId="77777777" w:rsidR="006F4FD5" w:rsidRDefault="006F4FD5" w:rsidP="006F4FD5">
      <w:pPr>
        <w:pStyle w:val="Titre2"/>
      </w:pPr>
      <w:bookmarkStart w:id="22" w:name="_Toc508351632"/>
      <w:bookmarkStart w:id="23" w:name="_Toc316373910"/>
      <w:r>
        <w:t>Diagramme de cas d’utilisation</w:t>
      </w:r>
      <w:bookmarkEnd w:id="22"/>
    </w:p>
    <w:bookmarkEnd w:id="23"/>
    <w:p w14:paraId="74AB8F3B" w14:textId="77777777" w:rsidR="006D2F11" w:rsidRDefault="001B20CD">
      <w:pPr>
        <w:spacing w:before="0" w:after="200"/>
        <w:ind w:left="0"/>
        <w:rPr>
          <w:rFonts w:asciiTheme="majorHAnsi" w:hAnsiTheme="majorHAnsi"/>
          <w:spacing w:val="5"/>
          <w:sz w:val="28"/>
          <w:szCs w:val="24"/>
        </w:rPr>
      </w:pPr>
      <w:r w:rsidRPr="001B20CD">
        <w:rPr>
          <w:rFonts w:asciiTheme="majorHAnsi" w:hAnsiTheme="majorHAnsi"/>
          <w:noProof/>
          <w:spacing w:val="5"/>
          <w:sz w:val="28"/>
          <w:szCs w:val="24"/>
        </w:rPr>
        <w:drawing>
          <wp:anchor distT="0" distB="0" distL="114300" distR="114300" simplePos="0" relativeHeight="251677696" behindDoc="0" locked="0" layoutInCell="1" allowOverlap="1" wp14:anchorId="4D31CC51" wp14:editId="0A782D80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5334000" cy="5307286"/>
            <wp:effectExtent l="0" t="0" r="0" b="8255"/>
            <wp:wrapNone/>
            <wp:docPr id="1" name="Image 1" descr="C:\Users\usager\Desktop\diagra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ager\Desktop\diagram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F11">
        <w:rPr>
          <w:rFonts w:asciiTheme="majorHAnsi" w:hAnsiTheme="majorHAnsi"/>
          <w:spacing w:val="5"/>
          <w:sz w:val="28"/>
          <w:szCs w:val="24"/>
        </w:rPr>
        <w:br w:type="page"/>
      </w:r>
    </w:p>
    <w:p w14:paraId="74A2B833" w14:textId="77777777" w:rsidR="006D2F11" w:rsidRDefault="006B2AD9" w:rsidP="006D2F11">
      <w:pPr>
        <w:pStyle w:val="Titre2"/>
      </w:pPr>
      <w:bookmarkStart w:id="24" w:name="_Toc508351633"/>
      <w:r>
        <w:lastRenderedPageBreak/>
        <w:t>Étude de cas d’utilisation « </w:t>
      </w:r>
      <w:r w:rsidR="001B20CD">
        <w:t>S’authentifier</w:t>
      </w:r>
      <w:r>
        <w:t> »</w:t>
      </w:r>
      <w:bookmarkEnd w:id="24"/>
    </w:p>
    <w:p w14:paraId="218180C7" w14:textId="77777777" w:rsidR="006B2AD9" w:rsidRDefault="006B2AD9" w:rsidP="006B2AD9">
      <w:pPr>
        <w:pStyle w:val="Titre4"/>
      </w:pPr>
      <w:r>
        <w:t>Description</w:t>
      </w:r>
      <w:r w:rsidR="000C23F1">
        <w:t xml:space="preserve"> </w:t>
      </w:r>
      <w:r>
        <w:t>:</w:t>
      </w:r>
    </w:p>
    <w:p w14:paraId="00361CB3" w14:textId="77777777" w:rsidR="00F54245" w:rsidRDefault="00F54245" w:rsidP="00F54245">
      <w:r>
        <w:t>Ce cas d’utilisation permet de contrôler l’accès aux fonctionnalités du programme par une demande d’identifiants des enseignants ayant un compte d’utilisateur et de les valider.</w:t>
      </w:r>
    </w:p>
    <w:p w14:paraId="36F7C0AA" w14:textId="77777777" w:rsidR="00F54245" w:rsidRPr="00F54245" w:rsidRDefault="00F54245" w:rsidP="00F54245">
      <w:r>
        <w:t>L’utilisateur peut récupérer ses informations en cas de perte en fournissant l’adresse courriel associée à son compte.</w:t>
      </w:r>
    </w:p>
    <w:p w14:paraId="59A71818" w14:textId="77777777" w:rsidR="006B2AD9" w:rsidRDefault="006B2AD9" w:rsidP="006B2AD9">
      <w:pPr>
        <w:pStyle w:val="Titre4"/>
      </w:pPr>
      <w:r>
        <w:t>Acteur :</w:t>
      </w:r>
    </w:p>
    <w:p w14:paraId="7A542CE1" w14:textId="77777777" w:rsidR="003B04E9" w:rsidRDefault="003B04E9" w:rsidP="006B2AD9">
      <w:r>
        <w:t>Enseignant</w:t>
      </w:r>
    </w:p>
    <w:p w14:paraId="0A4A9D9E" w14:textId="77777777" w:rsidR="006B2AD9" w:rsidRDefault="003B04E9" w:rsidP="006B2AD9">
      <w:r>
        <w:t>Administrateur</w:t>
      </w:r>
    </w:p>
    <w:p w14:paraId="6B8D5CD6" w14:textId="77777777" w:rsidR="006B2AD9" w:rsidRDefault="006B2AD9" w:rsidP="006B2AD9">
      <w:pPr>
        <w:pStyle w:val="Titre4"/>
      </w:pPr>
      <w:r>
        <w:t>Conditions de départ :</w:t>
      </w:r>
    </w:p>
    <w:p w14:paraId="292F5E8D" w14:textId="77777777" w:rsidR="000C23F1" w:rsidRDefault="00F54245" w:rsidP="003B04E9">
      <w:pPr>
        <w:pStyle w:val="Paragraphedeliste"/>
        <w:numPr>
          <w:ilvl w:val="0"/>
          <w:numId w:val="21"/>
        </w:numPr>
      </w:pPr>
      <w:r>
        <w:t>L’utilisateur ne doit pas être déjà connecté</w:t>
      </w:r>
    </w:p>
    <w:p w14:paraId="194B14C7" w14:textId="77777777" w:rsidR="006B2AD9" w:rsidRDefault="006B2AD9" w:rsidP="006B2AD9">
      <w:pPr>
        <w:pStyle w:val="Titre4"/>
      </w:pPr>
      <w:r>
        <w:t>Conditions de fin :</w:t>
      </w:r>
    </w:p>
    <w:p w14:paraId="7068C9B1" w14:textId="77777777" w:rsidR="000C23F1" w:rsidRDefault="006674D0" w:rsidP="003B04E9">
      <w:pPr>
        <w:pStyle w:val="Paragraphedeliste"/>
        <w:numPr>
          <w:ilvl w:val="0"/>
          <w:numId w:val="20"/>
        </w:numPr>
      </w:pPr>
      <w:r>
        <w:t>Fermeture de la page</w:t>
      </w:r>
    </w:p>
    <w:p w14:paraId="7F0E7C5D" w14:textId="77777777" w:rsidR="006B2AD9" w:rsidRDefault="006B2AD9" w:rsidP="006B2AD9">
      <w:pPr>
        <w:pStyle w:val="Titre4"/>
      </w:pPr>
      <w:r>
        <w:t>Exception :</w:t>
      </w:r>
    </w:p>
    <w:p w14:paraId="69C5FFBB" w14:textId="77777777" w:rsidR="006B2AD9" w:rsidRDefault="00F54245" w:rsidP="006B2AD9">
      <w:commentRangeStart w:id="25"/>
      <w:r>
        <w:t>N/A</w:t>
      </w:r>
      <w:commentRangeEnd w:id="25"/>
      <w:r w:rsidR="0084048D">
        <w:rPr>
          <w:rStyle w:val="Marquedecommentaire"/>
        </w:rPr>
        <w:commentReference w:id="25"/>
      </w:r>
    </w:p>
    <w:p w14:paraId="6BF0A430" w14:textId="77777777" w:rsidR="006D2F11" w:rsidRPr="00580BFD" w:rsidRDefault="006D2F11" w:rsidP="006D2F11">
      <w:pPr>
        <w:ind w:left="426"/>
      </w:pPr>
    </w:p>
    <w:p w14:paraId="09D7BDED" w14:textId="77777777" w:rsidR="006D2F11" w:rsidRPr="006D2F11" w:rsidRDefault="006D2F11" w:rsidP="006D2F11"/>
    <w:p w14:paraId="349DE392" w14:textId="77777777" w:rsidR="006D2F11" w:rsidRDefault="006D2F11">
      <w:pPr>
        <w:spacing w:before="0" w:after="200"/>
        <w:ind w:left="0"/>
        <w:rPr>
          <w:rFonts w:asciiTheme="majorHAnsi" w:hAnsiTheme="majorHAnsi"/>
          <w:sz w:val="28"/>
          <w:szCs w:val="28"/>
        </w:rPr>
      </w:pPr>
      <w:r>
        <w:br w:type="page"/>
      </w:r>
    </w:p>
    <w:p w14:paraId="283033E7" w14:textId="77777777" w:rsidR="006B2AD9" w:rsidRDefault="006B2AD9" w:rsidP="006B2AD9">
      <w:pPr>
        <w:pStyle w:val="Titre3"/>
        <w:numPr>
          <w:ilvl w:val="2"/>
          <w:numId w:val="10"/>
        </w:numPr>
      </w:pPr>
      <w:bookmarkStart w:id="26" w:name="_Toc363634725"/>
      <w:bookmarkStart w:id="27" w:name="_Toc363720858"/>
      <w:bookmarkStart w:id="28" w:name="_Toc444691213"/>
      <w:bookmarkStart w:id="29" w:name="_Toc508351634"/>
      <w:r>
        <w:lastRenderedPageBreak/>
        <w:t>Panoramas et rapports</w:t>
      </w:r>
      <w:bookmarkEnd w:id="26"/>
      <w:bookmarkEnd w:id="27"/>
      <w:r>
        <w:t xml:space="preserve"> de « </w:t>
      </w:r>
      <w:r w:rsidR="00C452C7">
        <w:t>Saisir l’identifiant et le mot de passe</w:t>
      </w:r>
      <w:r w:rsidR="00D51E06">
        <w:t> </w:t>
      </w:r>
      <w:r>
        <w:t>»</w:t>
      </w:r>
      <w:bookmarkEnd w:id="28"/>
      <w:bookmarkEnd w:id="29"/>
    </w:p>
    <w:p w14:paraId="5C43F2EB" w14:textId="77777777" w:rsidR="006B2AD9" w:rsidRDefault="00B513BF" w:rsidP="006B2AD9">
      <w:pPr>
        <w:spacing w:before="0" w:after="200"/>
        <w:ind w:left="0"/>
      </w:pPr>
      <w:r w:rsidRPr="00B513BF">
        <w:rPr>
          <w:noProof/>
        </w:rPr>
        <w:drawing>
          <wp:anchor distT="0" distB="0" distL="114300" distR="114300" simplePos="0" relativeHeight="251678720" behindDoc="0" locked="0" layoutInCell="1" allowOverlap="1" wp14:anchorId="3F763475" wp14:editId="34C745BF">
            <wp:simplePos x="0" y="0"/>
            <wp:positionH relativeFrom="margin">
              <wp:align>left</wp:align>
            </wp:positionH>
            <wp:positionV relativeFrom="paragraph">
              <wp:posOffset>183234</wp:posOffset>
            </wp:positionV>
            <wp:extent cx="6018028" cy="4561087"/>
            <wp:effectExtent l="0" t="0" r="1905" b="0"/>
            <wp:wrapNone/>
            <wp:docPr id="2" name="Image 2" descr="C:\Users\usag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ag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45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AFE95" w14:textId="77777777" w:rsidR="006B2AD9" w:rsidRDefault="006B2AD9" w:rsidP="006B2AD9">
      <w:pPr>
        <w:sectPr w:rsidR="006B2AD9" w:rsidSect="00BD7DAF">
          <w:headerReference w:type="default" r:id="rId19"/>
          <w:footerReference w:type="default" r:id="rId20"/>
          <w:footerReference w:type="first" r:id="rId21"/>
          <w:pgSz w:w="11907" w:h="16839"/>
          <w:pgMar w:top="1440" w:right="1751" w:bottom="1440" w:left="1751" w:header="709" w:footer="459" w:gutter="0"/>
          <w:cols w:space="720"/>
          <w:titlePg/>
          <w:docGrid w:linePitch="360"/>
        </w:sectPr>
      </w:pPr>
    </w:p>
    <w:p w14:paraId="47957278" w14:textId="77777777" w:rsidR="006B2AD9" w:rsidRDefault="006B2AD9" w:rsidP="006B2AD9">
      <w:pPr>
        <w:pStyle w:val="Titre3"/>
        <w:numPr>
          <w:ilvl w:val="2"/>
          <w:numId w:val="10"/>
        </w:numPr>
      </w:pPr>
      <w:bookmarkStart w:id="30" w:name="_Toc363634726"/>
      <w:bookmarkStart w:id="31" w:name="_Toc363720859"/>
      <w:bookmarkStart w:id="32" w:name="_Toc444691214"/>
      <w:bookmarkStart w:id="33" w:name="_Toc508351635"/>
      <w:r>
        <w:lastRenderedPageBreak/>
        <w:t>Description des champs</w:t>
      </w:r>
      <w:bookmarkEnd w:id="30"/>
      <w:bookmarkEnd w:id="31"/>
      <w:r>
        <w:t xml:space="preserve"> de « </w:t>
      </w:r>
      <w:r w:rsidR="009B45C8">
        <w:t>Saisir l’identifiant et le mot de passe</w:t>
      </w:r>
      <w:r w:rsidR="00D51E06">
        <w:t> </w:t>
      </w:r>
      <w:r>
        <w:t>»</w:t>
      </w:r>
      <w:bookmarkEnd w:id="32"/>
      <w:bookmarkEnd w:id="33"/>
    </w:p>
    <w:tbl>
      <w:tblPr>
        <w:tblW w:w="12616" w:type="dxa"/>
        <w:tblInd w:w="82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268"/>
        <w:gridCol w:w="2267"/>
        <w:gridCol w:w="5104"/>
        <w:gridCol w:w="2977"/>
      </w:tblGrid>
      <w:tr w:rsidR="006B2AD9" w:rsidRPr="00B60BF5" w14:paraId="0675378C" w14:textId="77777777" w:rsidTr="009B45C8">
        <w:trPr>
          <w:cantSplit/>
          <w:trHeight w:val="453"/>
          <w:tblHeader/>
        </w:trPr>
        <w:tc>
          <w:tcPr>
            <w:tcW w:w="2268" w:type="dxa"/>
            <w:shd w:val="clear" w:color="auto" w:fill="4A4E51"/>
            <w:vAlign w:val="center"/>
          </w:tcPr>
          <w:p w14:paraId="4B55455A" w14:textId="77777777"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Nom du champ</w:t>
            </w:r>
          </w:p>
        </w:tc>
        <w:tc>
          <w:tcPr>
            <w:tcW w:w="2267" w:type="dxa"/>
            <w:shd w:val="clear" w:color="auto" w:fill="4A4E51"/>
            <w:vAlign w:val="center"/>
          </w:tcPr>
          <w:p w14:paraId="21526CC8" w14:textId="77777777"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Type</w:t>
            </w:r>
          </w:p>
        </w:tc>
        <w:tc>
          <w:tcPr>
            <w:tcW w:w="5104" w:type="dxa"/>
            <w:shd w:val="clear" w:color="auto" w:fill="4A4E51"/>
            <w:vAlign w:val="center"/>
          </w:tcPr>
          <w:p w14:paraId="7223FB63" w14:textId="77777777"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Description</w:t>
            </w:r>
          </w:p>
        </w:tc>
        <w:tc>
          <w:tcPr>
            <w:tcW w:w="2977" w:type="dxa"/>
            <w:shd w:val="clear" w:color="auto" w:fill="4A4E51"/>
            <w:vAlign w:val="center"/>
          </w:tcPr>
          <w:p w14:paraId="696FF0C9" w14:textId="77777777"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proofErr w:type="spellStart"/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Entité</w:t>
            </w:r>
            <w:proofErr w:type="spellEnd"/>
          </w:p>
        </w:tc>
      </w:tr>
      <w:tr w:rsidR="001D4775" w14:paraId="1D09202E" w14:textId="77777777" w:rsidTr="00FE0DBE">
        <w:trPr>
          <w:cantSplit/>
          <w:trHeight w:val="552"/>
        </w:trPr>
        <w:tc>
          <w:tcPr>
            <w:tcW w:w="12616" w:type="dxa"/>
            <w:gridSpan w:val="4"/>
          </w:tcPr>
          <w:p w14:paraId="59E0B83F" w14:textId="77777777" w:rsidR="001D4775" w:rsidRPr="001D4775" w:rsidRDefault="001D4775" w:rsidP="00D51E06">
            <w:pPr>
              <w:spacing w:after="120"/>
              <w:ind w:left="0"/>
              <w:rPr>
                <w:b/>
                <w:spacing w:val="-2"/>
                <w:sz w:val="36"/>
                <w:szCs w:val="36"/>
              </w:rPr>
            </w:pPr>
            <w:r w:rsidRPr="001D4775">
              <w:rPr>
                <w:b/>
                <w:spacing w:val="-2"/>
                <w:sz w:val="36"/>
                <w:szCs w:val="36"/>
              </w:rPr>
              <w:t>Section Authentification</w:t>
            </w:r>
          </w:p>
        </w:tc>
      </w:tr>
      <w:tr w:rsidR="006B2AD9" w14:paraId="2E9B48AE" w14:textId="77777777" w:rsidTr="001D4775">
        <w:trPr>
          <w:cantSplit/>
        </w:trPr>
        <w:tc>
          <w:tcPr>
            <w:tcW w:w="2268" w:type="dxa"/>
          </w:tcPr>
          <w:p w14:paraId="02244FA5" w14:textId="77777777" w:rsidR="006B2AD9" w:rsidRDefault="001D4775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Identifiant</w:t>
            </w:r>
          </w:p>
        </w:tc>
        <w:tc>
          <w:tcPr>
            <w:tcW w:w="2267" w:type="dxa"/>
          </w:tcPr>
          <w:p w14:paraId="461012A1" w14:textId="77777777" w:rsidR="006B2AD9" w:rsidRDefault="001D4775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Boîte de texte</w:t>
            </w:r>
          </w:p>
        </w:tc>
        <w:tc>
          <w:tcPr>
            <w:tcW w:w="5104" w:type="dxa"/>
          </w:tcPr>
          <w:p w14:paraId="71A79257" w14:textId="77777777" w:rsidR="006B2AD9" w:rsidRDefault="001D4775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Identifiant de l’utilisateur</w:t>
            </w:r>
          </w:p>
        </w:tc>
        <w:tc>
          <w:tcPr>
            <w:tcW w:w="2977" w:type="dxa"/>
          </w:tcPr>
          <w:p w14:paraId="44A5FB02" w14:textId="77777777" w:rsidR="00753D7A" w:rsidRDefault="00753D7A" w:rsidP="00D51E06">
            <w:pPr>
              <w:spacing w:after="120"/>
              <w:ind w:left="0"/>
              <w:rPr>
                <w:spacing w:val="-2"/>
              </w:rPr>
            </w:pPr>
          </w:p>
        </w:tc>
      </w:tr>
      <w:tr w:rsidR="006B2AD9" w14:paraId="6AD9B455" w14:textId="77777777" w:rsidTr="00FE0DBE">
        <w:trPr>
          <w:cantSplit/>
          <w:trHeight w:val="1168"/>
        </w:trPr>
        <w:tc>
          <w:tcPr>
            <w:tcW w:w="2268" w:type="dxa"/>
          </w:tcPr>
          <w:p w14:paraId="16400398" w14:textId="77777777" w:rsidR="006B2AD9" w:rsidRDefault="001D4775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Mot de passe</w:t>
            </w:r>
          </w:p>
        </w:tc>
        <w:tc>
          <w:tcPr>
            <w:tcW w:w="2267" w:type="dxa"/>
          </w:tcPr>
          <w:p w14:paraId="30D6A387" w14:textId="77777777" w:rsidR="006B2AD9" w:rsidRDefault="001D4775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 xml:space="preserve">Boîte de texte (affiche «*» pour chaque </w:t>
            </w:r>
            <w:r w:rsidR="009B45C8">
              <w:rPr>
                <w:spacing w:val="-2"/>
              </w:rPr>
              <w:t>caractère</w:t>
            </w:r>
            <w:r>
              <w:rPr>
                <w:spacing w:val="-2"/>
              </w:rPr>
              <w:t>)</w:t>
            </w:r>
          </w:p>
        </w:tc>
        <w:tc>
          <w:tcPr>
            <w:tcW w:w="5104" w:type="dxa"/>
          </w:tcPr>
          <w:p w14:paraId="354C4C8F" w14:textId="77777777" w:rsidR="006B2AD9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Mot de passe du compte de l’utilisateur</w:t>
            </w:r>
          </w:p>
        </w:tc>
        <w:tc>
          <w:tcPr>
            <w:tcW w:w="2977" w:type="dxa"/>
          </w:tcPr>
          <w:p w14:paraId="4B21CD9C" w14:textId="77777777" w:rsidR="006B2AD9" w:rsidRDefault="006B2AD9" w:rsidP="00D51E06">
            <w:pPr>
              <w:spacing w:after="120"/>
              <w:ind w:left="0"/>
              <w:rPr>
                <w:spacing w:val="-2"/>
              </w:rPr>
            </w:pPr>
          </w:p>
        </w:tc>
      </w:tr>
      <w:tr w:rsidR="006B2AD9" w14:paraId="7484191B" w14:textId="77777777" w:rsidTr="001D4775">
        <w:trPr>
          <w:cantSplit/>
        </w:trPr>
        <w:tc>
          <w:tcPr>
            <w:tcW w:w="2268" w:type="dxa"/>
          </w:tcPr>
          <w:p w14:paraId="3CE818D7" w14:textId="77777777" w:rsidR="006B2AD9" w:rsidRDefault="009B45C8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Confirmer</w:t>
            </w:r>
          </w:p>
        </w:tc>
        <w:tc>
          <w:tcPr>
            <w:tcW w:w="2267" w:type="dxa"/>
          </w:tcPr>
          <w:p w14:paraId="2F0DC29A" w14:textId="77777777" w:rsidR="006B2AD9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Bouton</w:t>
            </w:r>
          </w:p>
        </w:tc>
        <w:tc>
          <w:tcPr>
            <w:tcW w:w="5104" w:type="dxa"/>
          </w:tcPr>
          <w:p w14:paraId="3DEF6743" w14:textId="77777777" w:rsidR="006B2AD9" w:rsidRPr="00C334D4" w:rsidRDefault="009B45C8" w:rsidP="00D51E06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r w:rsidRPr="00C334D4">
              <w:rPr>
                <w:color w:val="000000" w:themeColor="text1"/>
                <w:spacing w:val="-2"/>
              </w:rPr>
              <w:t xml:space="preserve">Valide les informations saisies dans </w:t>
            </w:r>
            <w:r w:rsidRPr="00C334D4">
              <w:rPr>
                <w:b/>
                <w:color w:val="000000" w:themeColor="text1"/>
                <w:spacing w:val="-2"/>
              </w:rPr>
              <w:t>Identifiant</w:t>
            </w:r>
            <w:r w:rsidRPr="00C334D4">
              <w:rPr>
                <w:color w:val="000000" w:themeColor="text1"/>
                <w:spacing w:val="-2"/>
              </w:rPr>
              <w:t xml:space="preserve"> et </w:t>
            </w:r>
            <w:r w:rsidRPr="00C334D4">
              <w:rPr>
                <w:b/>
                <w:color w:val="000000" w:themeColor="text1"/>
                <w:spacing w:val="-2"/>
              </w:rPr>
              <w:t xml:space="preserve">Mot de passe </w:t>
            </w:r>
            <w:r w:rsidRPr="00C334D4">
              <w:rPr>
                <w:color w:val="000000" w:themeColor="text1"/>
                <w:spacing w:val="-2"/>
              </w:rPr>
              <w:t>et mène à la</w:t>
            </w:r>
            <w:proofErr w:type="gramStart"/>
            <w:r w:rsidR="00BA4F34" w:rsidRPr="00C334D4">
              <w:rPr>
                <w:color w:val="000000" w:themeColor="text1"/>
                <w:spacing w:val="-2"/>
              </w:rPr>
              <w:t xml:space="preserve"> </w:t>
            </w:r>
            <w:r w:rsidR="00C334D4" w:rsidRPr="00C334D4">
              <w:rPr>
                <w:color w:val="000000" w:themeColor="text1"/>
                <w:spacing w:val="-2"/>
              </w:rPr>
              <w:t>«Obtenir</w:t>
            </w:r>
            <w:proofErr w:type="gramEnd"/>
            <w:r w:rsidR="00C334D4" w:rsidRPr="00C334D4">
              <w:rPr>
                <w:color w:val="000000" w:themeColor="text1"/>
                <w:spacing w:val="-2"/>
              </w:rPr>
              <w:t xml:space="preserve"> la liste des stages»</w:t>
            </w:r>
            <w:r w:rsidR="00C334D4">
              <w:rPr>
                <w:color w:val="000000" w:themeColor="text1"/>
                <w:spacing w:val="-2"/>
              </w:rPr>
              <w:t>.</w:t>
            </w:r>
          </w:p>
          <w:p w14:paraId="24593C99" w14:textId="77777777" w:rsidR="00B8080F" w:rsidRPr="00B8080F" w:rsidRDefault="00B8080F" w:rsidP="00D51E06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r>
              <w:rPr>
                <w:color w:val="000000" w:themeColor="text1"/>
                <w:spacing w:val="-2"/>
              </w:rPr>
              <w:t>Si les informations sont incorrectes, le message U_001 est affiché</w:t>
            </w:r>
          </w:p>
        </w:tc>
        <w:tc>
          <w:tcPr>
            <w:tcW w:w="2977" w:type="dxa"/>
          </w:tcPr>
          <w:p w14:paraId="0E768975" w14:textId="77777777" w:rsidR="006B2AD9" w:rsidRDefault="006B2AD9" w:rsidP="00D51E06">
            <w:pPr>
              <w:spacing w:after="120"/>
              <w:ind w:left="0"/>
              <w:rPr>
                <w:spacing w:val="-2"/>
              </w:rPr>
            </w:pPr>
          </w:p>
        </w:tc>
      </w:tr>
      <w:tr w:rsidR="009B45C8" w14:paraId="1D08D1BE" w14:textId="77777777" w:rsidTr="00DB787C">
        <w:trPr>
          <w:cantSplit/>
        </w:trPr>
        <w:tc>
          <w:tcPr>
            <w:tcW w:w="12616" w:type="dxa"/>
            <w:gridSpan w:val="4"/>
          </w:tcPr>
          <w:p w14:paraId="0AC40537" w14:textId="77777777" w:rsidR="009B45C8" w:rsidRPr="009B45C8" w:rsidRDefault="009B45C8" w:rsidP="009B45C8">
            <w:pPr>
              <w:spacing w:after="120"/>
              <w:ind w:left="0"/>
              <w:rPr>
                <w:spacing w:val="-2"/>
              </w:rPr>
            </w:pPr>
            <w:r>
              <w:rPr>
                <w:b/>
                <w:spacing w:val="-2"/>
                <w:sz w:val="36"/>
                <w:szCs w:val="36"/>
              </w:rPr>
              <w:t>Section Récupération d’information</w:t>
            </w:r>
          </w:p>
        </w:tc>
      </w:tr>
      <w:tr w:rsidR="009B45C8" w14:paraId="2D8FA221" w14:textId="77777777" w:rsidTr="001D4775">
        <w:trPr>
          <w:cantSplit/>
        </w:trPr>
        <w:tc>
          <w:tcPr>
            <w:tcW w:w="2268" w:type="dxa"/>
          </w:tcPr>
          <w:p w14:paraId="766339CA" w14:textId="77777777" w:rsidR="009B45C8" w:rsidRDefault="009B45C8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Courriel</w:t>
            </w:r>
          </w:p>
        </w:tc>
        <w:tc>
          <w:tcPr>
            <w:tcW w:w="2267" w:type="dxa"/>
          </w:tcPr>
          <w:p w14:paraId="57ACFD6E" w14:textId="77777777" w:rsidR="009B45C8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Boîte de texte</w:t>
            </w:r>
          </w:p>
        </w:tc>
        <w:tc>
          <w:tcPr>
            <w:tcW w:w="5104" w:type="dxa"/>
          </w:tcPr>
          <w:p w14:paraId="22835954" w14:textId="77777777" w:rsidR="009B45C8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Adresse courriel associée au compte de l’utilisateur</w:t>
            </w:r>
          </w:p>
        </w:tc>
        <w:tc>
          <w:tcPr>
            <w:tcW w:w="2977" w:type="dxa"/>
          </w:tcPr>
          <w:p w14:paraId="2406A25D" w14:textId="77777777" w:rsidR="009B45C8" w:rsidRDefault="009B45C8" w:rsidP="00D51E06">
            <w:pPr>
              <w:spacing w:after="120"/>
              <w:ind w:left="0"/>
              <w:rPr>
                <w:spacing w:val="-2"/>
              </w:rPr>
            </w:pPr>
          </w:p>
        </w:tc>
      </w:tr>
      <w:tr w:rsidR="009B45C8" w14:paraId="039E4E71" w14:textId="77777777" w:rsidTr="009B45C8">
        <w:trPr>
          <w:cantSplit/>
          <w:trHeight w:val="759"/>
        </w:trPr>
        <w:tc>
          <w:tcPr>
            <w:tcW w:w="2268" w:type="dxa"/>
          </w:tcPr>
          <w:p w14:paraId="7A4B8561" w14:textId="77777777" w:rsidR="009B45C8" w:rsidRDefault="009B45C8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lastRenderedPageBreak/>
              <w:t>Récupérer ses informations</w:t>
            </w:r>
          </w:p>
        </w:tc>
        <w:tc>
          <w:tcPr>
            <w:tcW w:w="2267" w:type="dxa"/>
          </w:tcPr>
          <w:p w14:paraId="3E48DFB0" w14:textId="77777777" w:rsidR="009B45C8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Bouton</w:t>
            </w:r>
          </w:p>
        </w:tc>
        <w:tc>
          <w:tcPr>
            <w:tcW w:w="5104" w:type="dxa"/>
          </w:tcPr>
          <w:p w14:paraId="0CBA29C0" w14:textId="77777777" w:rsidR="00FE0DBE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Valide l’adresse courriel et envoie un message à l’utilisateur contenant ses informations</w:t>
            </w:r>
            <w:r w:rsidR="00FE0DBE">
              <w:rPr>
                <w:spacing w:val="-2"/>
              </w:rPr>
              <w:t>.</w:t>
            </w:r>
          </w:p>
          <w:p w14:paraId="5CE050D0" w14:textId="77777777" w:rsidR="00077401" w:rsidRDefault="00077401" w:rsidP="00D566E3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r>
              <w:rPr>
                <w:color w:val="000000" w:themeColor="text1"/>
                <w:spacing w:val="-2"/>
              </w:rPr>
              <w:t xml:space="preserve">Si les informations sont </w:t>
            </w:r>
            <w:commentRangeStart w:id="34"/>
            <w:r>
              <w:rPr>
                <w:color w:val="000000" w:themeColor="text1"/>
                <w:spacing w:val="-2"/>
              </w:rPr>
              <w:t>incorrectes</w:t>
            </w:r>
            <w:commentRangeEnd w:id="34"/>
            <w:r w:rsidR="0084048D">
              <w:rPr>
                <w:rStyle w:val="Marquedecommentaire"/>
              </w:rPr>
              <w:commentReference w:id="34"/>
            </w:r>
            <w:r>
              <w:rPr>
                <w:color w:val="000000" w:themeColor="text1"/>
                <w:spacing w:val="-2"/>
              </w:rPr>
              <w:t>, le message U_00</w:t>
            </w:r>
            <w:r w:rsidR="006917AE">
              <w:rPr>
                <w:color w:val="000000" w:themeColor="text1"/>
                <w:spacing w:val="-2"/>
              </w:rPr>
              <w:t xml:space="preserve">1 </w:t>
            </w:r>
            <w:r>
              <w:rPr>
                <w:color w:val="000000" w:themeColor="text1"/>
                <w:spacing w:val="-2"/>
              </w:rPr>
              <w:t>est affiché</w:t>
            </w:r>
          </w:p>
          <w:p w14:paraId="24891FE5" w14:textId="77777777" w:rsidR="006917AE" w:rsidRDefault="006917AE" w:rsidP="00D566E3">
            <w:pPr>
              <w:spacing w:after="120"/>
              <w:ind w:left="0"/>
              <w:rPr>
                <w:spacing w:val="-2"/>
              </w:rPr>
            </w:pPr>
            <w:r>
              <w:rPr>
                <w:color w:val="000000" w:themeColor="text1"/>
                <w:spacing w:val="-2"/>
              </w:rPr>
              <w:t>Si les informations sont correctes, le message U_002 est affiché</w:t>
            </w:r>
          </w:p>
        </w:tc>
        <w:tc>
          <w:tcPr>
            <w:tcW w:w="2977" w:type="dxa"/>
          </w:tcPr>
          <w:p w14:paraId="3B994FFC" w14:textId="77777777" w:rsidR="009B45C8" w:rsidRDefault="009B45C8" w:rsidP="00D51E06">
            <w:pPr>
              <w:spacing w:after="120"/>
              <w:ind w:left="0"/>
              <w:rPr>
                <w:spacing w:val="-2"/>
              </w:rPr>
            </w:pPr>
          </w:p>
        </w:tc>
      </w:tr>
    </w:tbl>
    <w:p w14:paraId="6B33FAFF" w14:textId="77777777" w:rsidR="006B2AD9" w:rsidRDefault="006B2AD9" w:rsidP="006B2AD9">
      <w:pPr>
        <w:pStyle w:val="Sous-titre"/>
      </w:pPr>
    </w:p>
    <w:p w14:paraId="44310072" w14:textId="77777777" w:rsidR="00753D7A" w:rsidRDefault="00753D7A">
      <w:pPr>
        <w:spacing w:before="0" w:after="200"/>
        <w:ind w:left="0"/>
        <w:rPr>
          <w:rFonts w:asciiTheme="majorHAnsi" w:hAnsiTheme="majorHAnsi"/>
          <w:spacing w:val="5"/>
          <w:sz w:val="28"/>
          <w:szCs w:val="24"/>
        </w:rPr>
      </w:pPr>
      <w:bookmarkStart w:id="36" w:name="_Toc363634727"/>
      <w:bookmarkStart w:id="37" w:name="_Toc363720860"/>
      <w:bookmarkStart w:id="38" w:name="_Toc444691215"/>
    </w:p>
    <w:p w14:paraId="26EB0057" w14:textId="77777777" w:rsidR="006B2AD9" w:rsidRPr="009D3614" w:rsidRDefault="006B2AD9" w:rsidP="006B2AD9">
      <w:pPr>
        <w:pStyle w:val="Titre3"/>
        <w:numPr>
          <w:ilvl w:val="2"/>
          <w:numId w:val="10"/>
        </w:numPr>
      </w:pPr>
      <w:bookmarkStart w:id="39" w:name="_Toc508351636"/>
      <w:r>
        <w:t>Tableau des validations</w:t>
      </w:r>
      <w:bookmarkEnd w:id="36"/>
      <w:bookmarkEnd w:id="37"/>
      <w:r>
        <w:t xml:space="preserve"> de « </w:t>
      </w:r>
      <w:r w:rsidR="009B45C8">
        <w:t>Saisir l’identifiant et le mot de passe</w:t>
      </w:r>
      <w:r w:rsidR="00D51E06">
        <w:t> </w:t>
      </w:r>
      <w:r>
        <w:t>»</w:t>
      </w:r>
      <w:bookmarkEnd w:id="38"/>
      <w:bookmarkEnd w:id="39"/>
    </w:p>
    <w:tbl>
      <w:tblPr>
        <w:tblW w:w="12462" w:type="dxa"/>
        <w:tblInd w:w="97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3260"/>
        <w:gridCol w:w="5669"/>
        <w:gridCol w:w="2246"/>
        <w:gridCol w:w="1287"/>
      </w:tblGrid>
      <w:tr w:rsidR="006B2AD9" w:rsidRPr="00B60BF5" w14:paraId="06D0C6DA" w14:textId="77777777" w:rsidTr="009B45C8">
        <w:trPr>
          <w:trHeight w:val="639"/>
          <w:tblHeader/>
        </w:trPr>
        <w:tc>
          <w:tcPr>
            <w:tcW w:w="3260" w:type="dxa"/>
            <w:shd w:val="clear" w:color="auto" w:fill="4A4E51"/>
            <w:vAlign w:val="center"/>
          </w:tcPr>
          <w:p w14:paraId="2078C4CD" w14:textId="77777777"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Champs à valider</w:t>
            </w:r>
          </w:p>
        </w:tc>
        <w:tc>
          <w:tcPr>
            <w:tcW w:w="5669" w:type="dxa"/>
            <w:shd w:val="clear" w:color="auto" w:fill="4A4E51"/>
            <w:vAlign w:val="center"/>
          </w:tcPr>
          <w:p w14:paraId="5422B2FB" w14:textId="77777777"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Validation</w:t>
            </w:r>
          </w:p>
        </w:tc>
        <w:tc>
          <w:tcPr>
            <w:tcW w:w="2246" w:type="dxa"/>
            <w:shd w:val="clear" w:color="auto" w:fill="4A4E51"/>
            <w:vAlign w:val="center"/>
          </w:tcPr>
          <w:p w14:paraId="52391E1A" w14:textId="77777777"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Type</w:t>
            </w:r>
          </w:p>
        </w:tc>
        <w:tc>
          <w:tcPr>
            <w:tcW w:w="1287" w:type="dxa"/>
            <w:shd w:val="clear" w:color="auto" w:fill="4A4E51"/>
            <w:vAlign w:val="center"/>
          </w:tcPr>
          <w:p w14:paraId="744499E4" w14:textId="77777777"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Message</w:t>
            </w:r>
          </w:p>
        </w:tc>
      </w:tr>
      <w:tr w:rsidR="006B2AD9" w14:paraId="50B1F381" w14:textId="77777777" w:rsidTr="009B45C8">
        <w:tc>
          <w:tcPr>
            <w:tcW w:w="3260" w:type="dxa"/>
          </w:tcPr>
          <w:p w14:paraId="126958F6" w14:textId="77777777" w:rsidR="006B2AD9" w:rsidRDefault="009B45C8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Identifiant</w:t>
            </w:r>
          </w:p>
        </w:tc>
        <w:tc>
          <w:tcPr>
            <w:tcW w:w="5669" w:type="dxa"/>
          </w:tcPr>
          <w:p w14:paraId="6E869EF2" w14:textId="77777777" w:rsidR="006B2AD9" w:rsidRPr="009B45C8" w:rsidRDefault="009B45C8" w:rsidP="009B45C8">
            <w:pPr>
              <w:pStyle w:val="Paragraphedeliste"/>
              <w:numPr>
                <w:ilvl w:val="0"/>
                <w:numId w:val="20"/>
              </w:numPr>
              <w:spacing w:before="90" w:after="54"/>
              <w:rPr>
                <w:spacing w:val="-2"/>
              </w:rPr>
            </w:pPr>
            <w:r w:rsidRPr="009B45C8">
              <w:rPr>
                <w:spacing w:val="-2"/>
              </w:rPr>
              <w:t>Champ obligatoire</w:t>
            </w:r>
          </w:p>
        </w:tc>
        <w:tc>
          <w:tcPr>
            <w:tcW w:w="2246" w:type="dxa"/>
          </w:tcPr>
          <w:p w14:paraId="3D8C91FD" w14:textId="77777777" w:rsidR="00753D7A" w:rsidRDefault="009B45C8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Unitaire</w:t>
            </w:r>
          </w:p>
        </w:tc>
        <w:tc>
          <w:tcPr>
            <w:tcW w:w="1287" w:type="dxa"/>
          </w:tcPr>
          <w:p w14:paraId="54C97C4A" w14:textId="77777777" w:rsidR="006B2AD9" w:rsidRDefault="00AE1FDE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</w:t>
            </w:r>
            <w:r w:rsidR="009B45C8">
              <w:rPr>
                <w:spacing w:val="-2"/>
                <w:lang w:val="fr-FR"/>
              </w:rPr>
              <w:t>_001</w:t>
            </w:r>
          </w:p>
        </w:tc>
      </w:tr>
      <w:tr w:rsidR="006B2AD9" w14:paraId="3D56A2C8" w14:textId="77777777" w:rsidTr="009B45C8">
        <w:tc>
          <w:tcPr>
            <w:tcW w:w="3260" w:type="dxa"/>
          </w:tcPr>
          <w:p w14:paraId="55D786C9" w14:textId="77777777" w:rsidR="006B2AD9" w:rsidRDefault="009B45C8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Mot de passe</w:t>
            </w:r>
          </w:p>
        </w:tc>
        <w:tc>
          <w:tcPr>
            <w:tcW w:w="5669" w:type="dxa"/>
          </w:tcPr>
          <w:p w14:paraId="485AAE93" w14:textId="77777777" w:rsidR="006B2AD9" w:rsidRPr="009B45C8" w:rsidRDefault="009B45C8" w:rsidP="009B45C8">
            <w:pPr>
              <w:pStyle w:val="Paragraphedeliste"/>
              <w:numPr>
                <w:ilvl w:val="0"/>
                <w:numId w:val="20"/>
              </w:numPr>
              <w:spacing w:before="90" w:after="54"/>
              <w:rPr>
                <w:spacing w:val="-2"/>
              </w:rPr>
            </w:pPr>
            <w:r>
              <w:rPr>
                <w:spacing w:val="-2"/>
              </w:rPr>
              <w:t>Champ obligatoire</w:t>
            </w:r>
          </w:p>
        </w:tc>
        <w:tc>
          <w:tcPr>
            <w:tcW w:w="2246" w:type="dxa"/>
          </w:tcPr>
          <w:p w14:paraId="59E82A46" w14:textId="77777777" w:rsidR="006B2AD9" w:rsidRDefault="009B45C8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Unitaire</w:t>
            </w:r>
          </w:p>
        </w:tc>
        <w:tc>
          <w:tcPr>
            <w:tcW w:w="1287" w:type="dxa"/>
          </w:tcPr>
          <w:p w14:paraId="3AAA9659" w14:textId="77777777" w:rsidR="006B2AD9" w:rsidRDefault="00AE1FDE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</w:t>
            </w:r>
            <w:r w:rsidR="009B45C8">
              <w:rPr>
                <w:spacing w:val="-2"/>
                <w:lang w:val="fr-FR"/>
              </w:rPr>
              <w:t>_001</w:t>
            </w:r>
          </w:p>
        </w:tc>
      </w:tr>
      <w:tr w:rsidR="006B2AD9" w14:paraId="5FB3C9F5" w14:textId="77777777" w:rsidTr="009B45C8">
        <w:tc>
          <w:tcPr>
            <w:tcW w:w="3260" w:type="dxa"/>
          </w:tcPr>
          <w:p w14:paraId="3FAFB350" w14:textId="77777777" w:rsidR="006B2AD9" w:rsidRDefault="009B45C8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Adresse courriel</w:t>
            </w:r>
          </w:p>
        </w:tc>
        <w:tc>
          <w:tcPr>
            <w:tcW w:w="5669" w:type="dxa"/>
          </w:tcPr>
          <w:p w14:paraId="527EEA0A" w14:textId="77777777" w:rsidR="006B2AD9" w:rsidRPr="009B45C8" w:rsidRDefault="009B45C8" w:rsidP="009B45C8">
            <w:pPr>
              <w:pStyle w:val="Paragraphedeliste"/>
              <w:numPr>
                <w:ilvl w:val="0"/>
                <w:numId w:val="20"/>
              </w:numPr>
              <w:spacing w:before="90" w:after="54"/>
              <w:rPr>
                <w:spacing w:val="-2"/>
              </w:rPr>
            </w:pPr>
            <w:r>
              <w:rPr>
                <w:spacing w:val="-2"/>
              </w:rPr>
              <w:t>Champ obligatoire</w:t>
            </w:r>
          </w:p>
        </w:tc>
        <w:tc>
          <w:tcPr>
            <w:tcW w:w="2246" w:type="dxa"/>
          </w:tcPr>
          <w:p w14:paraId="69E563A3" w14:textId="77777777" w:rsidR="006B2AD9" w:rsidRDefault="009B45C8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Unitaire</w:t>
            </w:r>
          </w:p>
        </w:tc>
        <w:tc>
          <w:tcPr>
            <w:tcW w:w="1287" w:type="dxa"/>
          </w:tcPr>
          <w:p w14:paraId="202C5489" w14:textId="77777777" w:rsidR="006B2AD9" w:rsidRDefault="00AE1FDE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</w:t>
            </w:r>
            <w:r w:rsidR="009B45C8">
              <w:rPr>
                <w:spacing w:val="-2"/>
                <w:lang w:val="fr-FR"/>
              </w:rPr>
              <w:t>_001</w:t>
            </w:r>
          </w:p>
        </w:tc>
      </w:tr>
    </w:tbl>
    <w:p w14:paraId="0F57B311" w14:textId="77777777" w:rsidR="006B2AD9" w:rsidRDefault="00753D7A" w:rsidP="00753D7A">
      <w:pPr>
        <w:pStyle w:val="Sous-titre"/>
        <w:spacing w:before="0" w:after="0"/>
        <w:ind w:firstLine="504"/>
      </w:pPr>
      <w:r>
        <w:t>Unitaire :</w:t>
      </w:r>
      <w:r w:rsidR="007E4472">
        <w:t xml:space="preserve"> </w:t>
      </w:r>
      <w:r w:rsidR="00405B95">
        <w:t>validation liée au format de la donnée, au nombre de caractères, à l’aspect obligatoire de la donnée</w:t>
      </w:r>
    </w:p>
    <w:p w14:paraId="327D5EB4" w14:textId="77777777" w:rsidR="00753D7A" w:rsidRDefault="00753D7A" w:rsidP="00753D7A">
      <w:pPr>
        <w:pStyle w:val="Sous-titre"/>
        <w:spacing w:before="0" w:after="0"/>
        <w:ind w:firstLine="504"/>
      </w:pPr>
      <w:r>
        <w:t>Cohérence :</w:t>
      </w:r>
      <w:r w:rsidR="00405B95">
        <w:t xml:space="preserve"> validation de croisement entre les données de l’écran. Exemple : la date de fin doit être supérieure à la date de début</w:t>
      </w:r>
    </w:p>
    <w:p w14:paraId="0EA6FCD4" w14:textId="77777777" w:rsidR="00753D7A" w:rsidRDefault="00753D7A" w:rsidP="00753D7A">
      <w:pPr>
        <w:pStyle w:val="Sous-titre"/>
        <w:spacing w:before="0" w:after="0"/>
        <w:ind w:firstLine="504"/>
        <w:sectPr w:rsidR="00753D7A" w:rsidSect="009E6CE9">
          <w:footerReference w:type="first" r:id="rId22"/>
          <w:pgSz w:w="16839" w:h="11907" w:orient="landscape"/>
          <w:pgMar w:top="1751" w:right="1440" w:bottom="1751" w:left="1440" w:header="709" w:footer="459" w:gutter="0"/>
          <w:cols w:space="720"/>
          <w:titlePg/>
          <w:docGrid w:linePitch="360"/>
        </w:sectPr>
      </w:pPr>
      <w:r>
        <w:t>Contexte :</w:t>
      </w:r>
      <w:r w:rsidR="00405B95">
        <w:t xml:space="preserve"> validation de concordance avec les données de l’application. Exemple : l’utilisateur qui tente de se connecter n’existe pas</w:t>
      </w:r>
    </w:p>
    <w:p w14:paraId="373E17E6" w14:textId="77777777" w:rsidR="006B2AD9" w:rsidRDefault="006B2AD9" w:rsidP="006B2AD9">
      <w:pPr>
        <w:pStyle w:val="Titre3"/>
        <w:numPr>
          <w:ilvl w:val="2"/>
          <w:numId w:val="10"/>
        </w:numPr>
      </w:pPr>
      <w:bookmarkStart w:id="40" w:name="_Toc363634728"/>
      <w:bookmarkStart w:id="41" w:name="_Toc363720861"/>
      <w:bookmarkStart w:id="42" w:name="_Toc444691216"/>
      <w:bookmarkStart w:id="43" w:name="_Toc508351637"/>
      <w:r>
        <w:lastRenderedPageBreak/>
        <w:t>Paramètres d'entrée</w:t>
      </w:r>
      <w:bookmarkEnd w:id="40"/>
      <w:bookmarkEnd w:id="41"/>
      <w:r>
        <w:t xml:space="preserve"> de « </w:t>
      </w:r>
      <w:r w:rsidR="00080C73">
        <w:t>Saisir l’identifiant et le mot de passe</w:t>
      </w:r>
      <w:r w:rsidR="00D51E06">
        <w:t> </w:t>
      </w:r>
      <w:r>
        <w:t>»</w:t>
      </w:r>
      <w:bookmarkEnd w:id="42"/>
      <w:bookmarkEnd w:id="43"/>
    </w:p>
    <w:tbl>
      <w:tblPr>
        <w:tblW w:w="8080" w:type="dxa"/>
        <w:tblInd w:w="92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0"/>
        <w:gridCol w:w="4820"/>
      </w:tblGrid>
      <w:tr w:rsidR="00D51E06" w:rsidRPr="00B60BF5" w14:paraId="4FF4E694" w14:textId="77777777" w:rsidTr="00D51E06">
        <w:trPr>
          <w:trHeight w:val="727"/>
          <w:tblHeader/>
        </w:trPr>
        <w:tc>
          <w:tcPr>
            <w:tcW w:w="3260" w:type="dxa"/>
            <w:shd w:val="clear" w:color="auto" w:fill="4A4E51"/>
            <w:vAlign w:val="center"/>
          </w:tcPr>
          <w:p w14:paraId="6427A5F3" w14:textId="77777777" w:rsidR="006B2AD9" w:rsidRPr="00B60BF5" w:rsidRDefault="006B2AD9" w:rsidP="00D51E0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Description</w:t>
            </w:r>
          </w:p>
        </w:tc>
        <w:tc>
          <w:tcPr>
            <w:tcW w:w="4820" w:type="dxa"/>
            <w:shd w:val="clear" w:color="auto" w:fill="4A4E51"/>
            <w:vAlign w:val="center"/>
          </w:tcPr>
          <w:p w14:paraId="60163B7C" w14:textId="77777777" w:rsidR="006B2AD9" w:rsidRPr="00B60BF5" w:rsidRDefault="00127FE4" w:rsidP="00D51E06">
            <w:pPr>
              <w:spacing w:before="0" w:after="0"/>
              <w:ind w:left="72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>
              <w:rPr>
                <w:rFonts w:cs="Arial"/>
                <w:b/>
                <w:bCs/>
                <w:color w:val="FFFFFF" w:themeColor="background1"/>
                <w:spacing w:val="-2"/>
              </w:rPr>
              <w:t>Entité</w:t>
            </w:r>
          </w:p>
        </w:tc>
      </w:tr>
      <w:tr w:rsidR="006B2AD9" w14:paraId="37FC408E" w14:textId="77777777" w:rsidTr="00D51E06">
        <w:tc>
          <w:tcPr>
            <w:tcW w:w="3260" w:type="dxa"/>
          </w:tcPr>
          <w:p w14:paraId="013E9024" w14:textId="77777777" w:rsidR="006B2AD9" w:rsidRDefault="00B77F8A" w:rsidP="00127FE4">
            <w:pPr>
              <w:spacing w:after="120"/>
              <w:ind w:left="0"/>
              <w:rPr>
                <w:spacing w:val="-2"/>
                <w:szCs w:val="24"/>
                <w:lang w:val="fr-FR"/>
              </w:rPr>
            </w:pPr>
            <w:del w:id="44" w:author="Lainesse" w:date="2018-03-27T13:50:00Z">
              <w:r w:rsidDel="0084048D">
                <w:rPr>
                  <w:color w:val="000000" w:themeColor="text1"/>
                  <w:spacing w:val="-2"/>
                  <w:szCs w:val="24"/>
                  <w:lang w:val="fr-FR"/>
                </w:rPr>
                <w:delText>Identifiant de l’utilisateur</w:delText>
              </w:r>
            </w:del>
          </w:p>
        </w:tc>
        <w:tc>
          <w:tcPr>
            <w:tcW w:w="4820" w:type="dxa"/>
          </w:tcPr>
          <w:p w14:paraId="582C566C" w14:textId="77777777" w:rsidR="006B2AD9" w:rsidRPr="005D242D" w:rsidRDefault="005D242D" w:rsidP="00127FE4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del w:id="45" w:author="Lainesse" w:date="2018-03-27T13:50:00Z">
              <w:r w:rsidDel="0084048D">
                <w:rPr>
                  <w:color w:val="000000" w:themeColor="text1"/>
                  <w:spacing w:val="-2"/>
                </w:rPr>
                <w:delText>Enseignant.code</w:delText>
              </w:r>
            </w:del>
          </w:p>
        </w:tc>
      </w:tr>
      <w:tr w:rsidR="00B77F8A" w14:paraId="47707E9A" w14:textId="77777777" w:rsidTr="00D51E06">
        <w:tc>
          <w:tcPr>
            <w:tcW w:w="3260" w:type="dxa"/>
          </w:tcPr>
          <w:p w14:paraId="63456C4A" w14:textId="77777777" w:rsidR="00B77F8A" w:rsidRDefault="00B77F8A" w:rsidP="00127FE4">
            <w:pPr>
              <w:spacing w:after="120"/>
              <w:ind w:left="0"/>
              <w:rPr>
                <w:color w:val="000000" w:themeColor="text1"/>
                <w:spacing w:val="-2"/>
                <w:szCs w:val="24"/>
                <w:lang w:val="fr-FR"/>
              </w:rPr>
            </w:pPr>
            <w:del w:id="46" w:author="Lainesse" w:date="2018-03-27T13:50:00Z">
              <w:r w:rsidDel="0084048D">
                <w:rPr>
                  <w:color w:val="000000" w:themeColor="text1"/>
                  <w:spacing w:val="-2"/>
                  <w:szCs w:val="24"/>
                  <w:lang w:val="fr-FR"/>
                </w:rPr>
                <w:delText>Mot de passe de l’utilisateur</w:delText>
              </w:r>
            </w:del>
          </w:p>
        </w:tc>
        <w:tc>
          <w:tcPr>
            <w:tcW w:w="4820" w:type="dxa"/>
          </w:tcPr>
          <w:p w14:paraId="79583184" w14:textId="77777777" w:rsidR="00B77F8A" w:rsidRPr="005D242D" w:rsidRDefault="005D242D" w:rsidP="00127FE4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del w:id="47" w:author="Lainesse" w:date="2018-03-27T13:50:00Z">
              <w:r w:rsidDel="0084048D">
                <w:rPr>
                  <w:color w:val="000000" w:themeColor="text1"/>
                  <w:spacing w:val="-2"/>
                </w:rPr>
                <w:delText>Enseignant.mdp</w:delText>
              </w:r>
            </w:del>
          </w:p>
        </w:tc>
      </w:tr>
    </w:tbl>
    <w:p w14:paraId="41B5B848" w14:textId="77777777" w:rsidR="006B2AD9" w:rsidRPr="00580BFD" w:rsidRDefault="006B2AD9" w:rsidP="006B2AD9"/>
    <w:p w14:paraId="736B6FEE" w14:textId="77777777" w:rsidR="00D51E06" w:rsidRDefault="00D51E06">
      <w:pPr>
        <w:spacing w:before="0" w:after="200"/>
        <w:ind w:left="0"/>
        <w:rPr>
          <w:rFonts w:asciiTheme="majorHAnsi" w:hAnsiTheme="majorHAnsi"/>
          <w:smallCaps/>
          <w:spacing w:val="5"/>
          <w:sz w:val="32"/>
          <w:szCs w:val="32"/>
        </w:rPr>
      </w:pPr>
      <w:bookmarkStart w:id="48" w:name="_Toc444691217"/>
      <w:bookmarkStart w:id="49" w:name="_Toc316373919"/>
      <w:r>
        <w:br w:type="page"/>
      </w:r>
    </w:p>
    <w:p w14:paraId="7BB1EC20" w14:textId="77777777" w:rsidR="006B2AD9" w:rsidRDefault="006B2AD9" w:rsidP="006B2AD9">
      <w:pPr>
        <w:pStyle w:val="Titre1"/>
        <w:numPr>
          <w:ilvl w:val="0"/>
          <w:numId w:val="7"/>
        </w:numPr>
      </w:pPr>
      <w:bookmarkStart w:id="50" w:name="_Toc508351638"/>
      <w:r>
        <w:lastRenderedPageBreak/>
        <w:t>Diagramme de classes</w:t>
      </w:r>
      <w:bookmarkEnd w:id="48"/>
      <w:bookmarkEnd w:id="50"/>
    </w:p>
    <w:p w14:paraId="73BC92C4" w14:textId="77777777" w:rsidR="006B2AD9" w:rsidRPr="003A5BF8" w:rsidRDefault="00C334D4" w:rsidP="006B2AD9">
      <w:r w:rsidRPr="00C334D4">
        <w:rPr>
          <w:noProof/>
        </w:rPr>
        <w:drawing>
          <wp:anchor distT="0" distB="0" distL="114300" distR="114300" simplePos="0" relativeHeight="251679744" behindDoc="0" locked="0" layoutInCell="1" allowOverlap="1" wp14:anchorId="5BCB70AC" wp14:editId="26AE70D8">
            <wp:simplePos x="0" y="0"/>
            <wp:positionH relativeFrom="margin">
              <wp:align>left</wp:align>
            </wp:positionH>
            <wp:positionV relativeFrom="paragraph">
              <wp:posOffset>107257</wp:posOffset>
            </wp:positionV>
            <wp:extent cx="5631873" cy="8043325"/>
            <wp:effectExtent l="0" t="0" r="6985" b="0"/>
            <wp:wrapNone/>
            <wp:docPr id="5" name="Image 5" descr="C:\Users\usager\Desktop\Classes_Authen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ager\Desktop\Classes_Authenti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3" cy="80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74EE2" w14:textId="77777777" w:rsidR="000C23F1" w:rsidRDefault="000C23F1">
      <w:pPr>
        <w:spacing w:before="0" w:after="200"/>
        <w:ind w:left="0"/>
        <w:rPr>
          <w:rFonts w:asciiTheme="majorHAnsi" w:hAnsiTheme="majorHAnsi"/>
          <w:smallCaps/>
          <w:spacing w:val="5"/>
          <w:sz w:val="32"/>
          <w:szCs w:val="32"/>
        </w:rPr>
      </w:pPr>
      <w:bookmarkStart w:id="51" w:name="_Toc444691218"/>
      <w:r>
        <w:br w:type="page"/>
      </w:r>
    </w:p>
    <w:p w14:paraId="4479FA4F" w14:textId="77777777" w:rsidR="006B2AD9" w:rsidRPr="003A5BF8" w:rsidRDefault="006B2AD9" w:rsidP="006B2AD9">
      <w:pPr>
        <w:pStyle w:val="Titre1"/>
        <w:numPr>
          <w:ilvl w:val="0"/>
          <w:numId w:val="7"/>
        </w:numPr>
      </w:pPr>
      <w:bookmarkStart w:id="52" w:name="_Toc508351639"/>
      <w:r w:rsidRPr="003A5BF8">
        <w:lastRenderedPageBreak/>
        <w:t>M</w:t>
      </w:r>
      <w:bookmarkEnd w:id="49"/>
      <w:r>
        <w:t>essages</w:t>
      </w:r>
      <w:bookmarkEnd w:id="51"/>
      <w:bookmarkEnd w:id="52"/>
    </w:p>
    <w:p w14:paraId="16848A1C" w14:textId="77777777" w:rsidR="00EC273A" w:rsidRDefault="00EC273A" w:rsidP="00EC273A">
      <w:pPr>
        <w:pStyle w:val="Sous-titre"/>
        <w:spacing w:before="0" w:after="0"/>
      </w:pPr>
      <w:bookmarkStart w:id="53" w:name="_Toc316373920"/>
      <w:bookmarkStart w:id="54" w:name="_Toc444691219"/>
      <w:r w:rsidRPr="00EC273A">
        <w:t>Note : chaque message est unique. Lorsqu’un même message est utilisé dans plus d’un dossier fonctionnel, le même numéro doit être utilisé.</w:t>
      </w:r>
    </w:p>
    <w:p w14:paraId="75B30CBD" w14:textId="77777777" w:rsidR="00484EEA" w:rsidRDefault="00484EEA" w:rsidP="00EC273A">
      <w:pPr>
        <w:pStyle w:val="Sous-titre"/>
        <w:spacing w:before="0" w:after="0"/>
      </w:pPr>
      <w:r>
        <w:t>Formalisme à respecter : I_001 : la lettre représente le type de message (I</w:t>
      </w:r>
      <w:proofErr w:type="gramStart"/>
      <w:r>
        <w:t> :informatif</w:t>
      </w:r>
      <w:proofErr w:type="gramEnd"/>
      <w:r>
        <w:t>, U : unitaire, C</w:t>
      </w:r>
      <w:r w:rsidR="004C3E8A">
        <w:t>t</w:t>
      </w:r>
      <w:r>
        <w:t> : contexte</w:t>
      </w:r>
      <w:r w:rsidR="004C3E8A">
        <w:t xml:space="preserve">, </w:t>
      </w:r>
      <w:proofErr w:type="spellStart"/>
      <w:r w:rsidR="004C3E8A">
        <w:t>Ch</w:t>
      </w:r>
      <w:proofErr w:type="spellEnd"/>
      <w:r w:rsidR="004C3E8A">
        <w:t> : cohérence, Q : question) et les chiffres doivent être incrémentés de un entre chaque message. Chaque série commence à 1 (I_001, U_</w:t>
      </w:r>
      <w:proofErr w:type="gramStart"/>
      <w:r w:rsidR="004C3E8A">
        <w:t>001,…</w:t>
      </w:r>
      <w:proofErr w:type="gramEnd"/>
      <w:r w:rsidR="004C3E8A">
        <w:t>)</w:t>
      </w:r>
    </w:p>
    <w:p w14:paraId="70FCB42E" w14:textId="77777777" w:rsidR="00EC273A" w:rsidRPr="00EC273A" w:rsidRDefault="00EC273A" w:rsidP="00EC273A">
      <w:pPr>
        <w:pStyle w:val="Sous-titre"/>
        <w:spacing w:before="0" w:after="0"/>
      </w:pPr>
    </w:p>
    <w:p w14:paraId="29993CED" w14:textId="77777777" w:rsidR="006B2AD9" w:rsidRDefault="006B2AD9" w:rsidP="00EC273A">
      <w:pPr>
        <w:pStyle w:val="Titre2"/>
      </w:pPr>
      <w:bookmarkStart w:id="55" w:name="_Toc316373921"/>
      <w:bookmarkStart w:id="56" w:name="_Toc444691220"/>
      <w:bookmarkEnd w:id="53"/>
      <w:bookmarkEnd w:id="54"/>
      <w:r>
        <w:t xml:space="preserve"> </w:t>
      </w:r>
      <w:bookmarkStart w:id="57" w:name="_Toc508351640"/>
      <w:bookmarkEnd w:id="55"/>
      <w:r>
        <w:t>Messages</w:t>
      </w:r>
      <w:bookmarkEnd w:id="56"/>
      <w:bookmarkEnd w:id="57"/>
    </w:p>
    <w:tbl>
      <w:tblPr>
        <w:tblW w:w="8457" w:type="dxa"/>
        <w:tblInd w:w="54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323"/>
      </w:tblGrid>
      <w:tr w:rsidR="00D51E06" w:rsidRPr="00B60BF5" w14:paraId="5694C1C4" w14:textId="77777777" w:rsidTr="00EC273A">
        <w:trPr>
          <w:trHeight w:val="708"/>
        </w:trPr>
        <w:tc>
          <w:tcPr>
            <w:tcW w:w="1134" w:type="dxa"/>
            <w:shd w:val="clear" w:color="auto" w:fill="4A4E51"/>
            <w:vAlign w:val="center"/>
          </w:tcPr>
          <w:p w14:paraId="76C31F72" w14:textId="77777777" w:rsidR="006B2AD9" w:rsidRPr="00B60BF5" w:rsidRDefault="006B2AD9" w:rsidP="00D51E0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Numéro</w:t>
            </w:r>
          </w:p>
        </w:tc>
        <w:tc>
          <w:tcPr>
            <w:tcW w:w="7323" w:type="dxa"/>
            <w:shd w:val="clear" w:color="auto" w:fill="4A4E51"/>
            <w:vAlign w:val="center"/>
          </w:tcPr>
          <w:p w14:paraId="369A3FF7" w14:textId="77777777" w:rsidR="006B2AD9" w:rsidRPr="00B60BF5" w:rsidRDefault="006B2AD9" w:rsidP="00D51E0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Message</w:t>
            </w:r>
          </w:p>
        </w:tc>
      </w:tr>
      <w:tr w:rsidR="006B2AD9" w14:paraId="02A211B3" w14:textId="77777777" w:rsidTr="00EC273A">
        <w:tc>
          <w:tcPr>
            <w:tcW w:w="1134" w:type="dxa"/>
          </w:tcPr>
          <w:p w14:paraId="23DA70A5" w14:textId="77777777" w:rsidR="006B2AD9" w:rsidRDefault="00AE1FDE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U</w:t>
            </w:r>
            <w:r w:rsidR="009B45C8">
              <w:rPr>
                <w:spacing w:val="-2"/>
              </w:rPr>
              <w:t>_001</w:t>
            </w:r>
          </w:p>
        </w:tc>
        <w:tc>
          <w:tcPr>
            <w:tcW w:w="7323" w:type="dxa"/>
          </w:tcPr>
          <w:p w14:paraId="0E2027C3" w14:textId="77777777" w:rsidR="006B2AD9" w:rsidRDefault="009B45C8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Les informations entrées sont invalides.</w:t>
            </w:r>
          </w:p>
        </w:tc>
      </w:tr>
      <w:tr w:rsidR="00D566E3" w14:paraId="11F68FFB" w14:textId="77777777" w:rsidTr="00EC273A">
        <w:tc>
          <w:tcPr>
            <w:tcW w:w="1134" w:type="dxa"/>
          </w:tcPr>
          <w:p w14:paraId="1E8DB9CD" w14:textId="77777777" w:rsidR="00D566E3" w:rsidRDefault="00D566E3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U_002</w:t>
            </w:r>
          </w:p>
        </w:tc>
        <w:tc>
          <w:tcPr>
            <w:tcW w:w="7323" w:type="dxa"/>
          </w:tcPr>
          <w:p w14:paraId="3E1DA2AD" w14:textId="77777777" w:rsidR="00D566E3" w:rsidRDefault="00D566E3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Un message a été envoyé à votre adresse courriel pour récupérer vos informations</w:t>
            </w:r>
          </w:p>
        </w:tc>
      </w:tr>
    </w:tbl>
    <w:p w14:paraId="3AFE4E73" w14:textId="77777777" w:rsidR="006F4FD5" w:rsidRDefault="006F4FD5" w:rsidP="006F4FD5">
      <w:pPr>
        <w:pStyle w:val="Titre2"/>
        <w:numPr>
          <w:ilvl w:val="0"/>
          <w:numId w:val="0"/>
        </w:numPr>
        <w:ind w:left="792"/>
      </w:pPr>
    </w:p>
    <w:p w14:paraId="49146971" w14:textId="77777777" w:rsidR="006B2AD9" w:rsidRPr="003A5BF8" w:rsidRDefault="006F4FD5" w:rsidP="006F4FD5">
      <w:pPr>
        <w:pStyle w:val="Titre2"/>
      </w:pPr>
      <w:bookmarkStart w:id="58" w:name="_Toc508351641"/>
      <w:r>
        <w:t>Message de confirmation</w:t>
      </w:r>
      <w:bookmarkEnd w:id="58"/>
    </w:p>
    <w:tbl>
      <w:tblPr>
        <w:tblW w:w="8457" w:type="dxa"/>
        <w:tblInd w:w="54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323"/>
      </w:tblGrid>
      <w:tr w:rsidR="006F4FD5" w:rsidRPr="00B60BF5" w14:paraId="733BAFCE" w14:textId="77777777" w:rsidTr="001D7566">
        <w:trPr>
          <w:trHeight w:val="708"/>
        </w:trPr>
        <w:tc>
          <w:tcPr>
            <w:tcW w:w="1134" w:type="dxa"/>
            <w:shd w:val="clear" w:color="auto" w:fill="4A4E51"/>
            <w:vAlign w:val="center"/>
          </w:tcPr>
          <w:p w14:paraId="2F1E01D2" w14:textId="77777777" w:rsidR="006F4FD5" w:rsidRPr="00B60BF5" w:rsidRDefault="006F4FD5" w:rsidP="001D756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Numéro</w:t>
            </w:r>
          </w:p>
        </w:tc>
        <w:tc>
          <w:tcPr>
            <w:tcW w:w="7323" w:type="dxa"/>
            <w:shd w:val="clear" w:color="auto" w:fill="4A4E51"/>
            <w:vAlign w:val="center"/>
          </w:tcPr>
          <w:p w14:paraId="2D38B31A" w14:textId="77777777" w:rsidR="006F4FD5" w:rsidRPr="00B60BF5" w:rsidRDefault="006F4FD5" w:rsidP="001D756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Message</w:t>
            </w:r>
          </w:p>
        </w:tc>
      </w:tr>
      <w:tr w:rsidR="006F4FD5" w14:paraId="4603E5F0" w14:textId="77777777" w:rsidTr="001D7566">
        <w:tc>
          <w:tcPr>
            <w:tcW w:w="1134" w:type="dxa"/>
          </w:tcPr>
          <w:p w14:paraId="53D456FD" w14:textId="77777777" w:rsidR="006F4FD5" w:rsidRDefault="006F4FD5" w:rsidP="001D7566">
            <w:pPr>
              <w:spacing w:before="90" w:after="54"/>
              <w:ind w:left="0"/>
              <w:rPr>
                <w:spacing w:val="-2"/>
              </w:rPr>
            </w:pPr>
          </w:p>
        </w:tc>
        <w:tc>
          <w:tcPr>
            <w:tcW w:w="7323" w:type="dxa"/>
          </w:tcPr>
          <w:p w14:paraId="141A0A25" w14:textId="77777777" w:rsidR="006F4FD5" w:rsidRDefault="006F4FD5" w:rsidP="001D7566">
            <w:pPr>
              <w:spacing w:before="90" w:after="54"/>
              <w:ind w:left="0"/>
              <w:rPr>
                <w:spacing w:val="-2"/>
              </w:rPr>
            </w:pPr>
          </w:p>
        </w:tc>
      </w:tr>
    </w:tbl>
    <w:p w14:paraId="1E990061" w14:textId="77777777" w:rsidR="00EC273A" w:rsidRPr="00EC273A" w:rsidRDefault="00EC273A">
      <w:pPr>
        <w:pStyle w:val="Sous-titre"/>
        <w:spacing w:before="0" w:after="0"/>
        <w:ind w:left="993"/>
      </w:pPr>
    </w:p>
    <w:sectPr w:rsidR="00EC273A" w:rsidRPr="00EC273A" w:rsidSect="009E6CE9">
      <w:footerReference w:type="default" r:id="rId24"/>
      <w:footerReference w:type="first" r:id="rId25"/>
      <w:pgSz w:w="11907" w:h="16839"/>
      <w:pgMar w:top="1440" w:right="1751" w:bottom="1440" w:left="1751" w:header="709" w:footer="459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5" w:author="Lainesse" w:date="2018-03-27T13:48:00Z" w:initials="JL">
    <w:p w14:paraId="0DBD66BF" w14:textId="77777777" w:rsidR="0084048D" w:rsidRDefault="0084048D">
      <w:pPr>
        <w:pStyle w:val="Commentaire"/>
      </w:pPr>
      <w:r>
        <w:rPr>
          <w:rStyle w:val="Marquedecommentaire"/>
        </w:rPr>
        <w:annotationRef/>
      </w:r>
      <w:r>
        <w:t>Lors de la récupération de mot de passe, l’adresse courriel doit correspondre à celle d’un utilisateur actif</w:t>
      </w:r>
    </w:p>
  </w:comment>
  <w:comment w:id="34" w:author="Lainesse" w:date="2018-03-27T13:50:00Z" w:initials="JL">
    <w:p w14:paraId="361B6A61" w14:textId="77777777" w:rsidR="0084048D" w:rsidRDefault="0084048D">
      <w:pPr>
        <w:pStyle w:val="Commentaire"/>
      </w:pPr>
      <w:r>
        <w:rPr>
          <w:rStyle w:val="Marquedecommentaire"/>
        </w:rPr>
        <w:annotationRef/>
      </w:r>
      <w:r>
        <w:t xml:space="preserve">Ou si le compte est </w:t>
      </w:r>
      <w:r>
        <w:t>désactivé</w:t>
      </w:r>
      <w:bookmarkStart w:id="35" w:name="_GoBack"/>
      <w:bookmarkEnd w:id="35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DBD66BF" w15:done="0"/>
  <w15:commentEx w15:paraId="361B6A6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DBD66BF" w16cid:durableId="1E64CA31"/>
  <w16cid:commentId w16cid:paraId="361B6A61" w16cid:durableId="1E64CAA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3128CB" w14:textId="77777777" w:rsidR="00D3394E" w:rsidRDefault="00D3394E">
      <w:pPr>
        <w:spacing w:after="0" w:line="240" w:lineRule="auto"/>
      </w:pPr>
      <w:r>
        <w:separator/>
      </w:r>
    </w:p>
  </w:endnote>
  <w:endnote w:type="continuationSeparator" w:id="0">
    <w:p w14:paraId="027062B6" w14:textId="77777777" w:rsidR="00D3394E" w:rsidRDefault="00D3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329D7" w14:textId="77777777" w:rsidR="00753D7A" w:rsidRDefault="00753D7A">
    <w:pPr>
      <w:pStyle w:val="Pieddepage"/>
    </w:pPr>
    <w:r>
      <w:ptab w:relativeTo="margin" w:alignment="right" w:leader="none"/>
    </w:r>
    <w:r>
      <w:fldChar w:fldCharType="begin"/>
    </w:r>
    <w:r>
      <w:instrText>PAGE</w:instrText>
    </w:r>
    <w:r>
      <w:fldChar w:fldCharType="separate"/>
    </w:r>
    <w:r w:rsidR="001B6A20">
      <w:rPr>
        <w:noProof/>
      </w:rPr>
      <w:t>8</w:t>
    </w:r>
    <w:r>
      <w:fldChar w:fldCharType="end"/>
    </w:r>
    <w:r>
      <w:rPr>
        <w:lang w:val="fr-FR"/>
      </w:rPr>
      <w:t xml:space="preserve"> </w:t>
    </w:r>
    <w:r>
      <w:rPr>
        <w:noProof/>
      </w:rPr>
      <mc:AlternateContent>
        <mc:Choice Requires="wps">
          <w:drawing>
            <wp:inline distT="0" distB="0" distL="0" distR="0" wp14:anchorId="0735954D" wp14:editId="2DAD57DB">
              <wp:extent cx="91440" cy="91440"/>
              <wp:effectExtent l="19050" t="19050" r="22860" b="22860"/>
              <wp:docPr id="4" name="Ellips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58DBAFAB" id="Ellipse 1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DfrbHyIQMAAJgGAAAOAAAAAAAAAAAA&#10;AAAAAC4CAABkcnMvZTJvRG9jLnhtbFBLAQItABQABgAIAAAAIQDcdF2o2AAAAAMBAAAPAAAAAAAA&#10;AAAAAAAAAHsFAABkcnMvZG93bnJldi54bWxQSwUGAAAAAAQABADzAAAAgAYAAAAA&#10;" filled="f" fillcolor="#ff7d26" strokecolor="#6f6f74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4BAC8B" w14:textId="77777777" w:rsidR="00753D7A" w:rsidRDefault="00753D7A" w:rsidP="00D51E06">
    <w:pPr>
      <w:pStyle w:val="Pieddepage"/>
      <w:tabs>
        <w:tab w:val="clear" w:pos="9360"/>
        <w:tab w:val="right" w:pos="8364"/>
      </w:tabs>
    </w:pPr>
  </w:p>
  <w:p w14:paraId="7E2745FB" w14:textId="77777777" w:rsidR="00753D7A" w:rsidRDefault="00753D7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99637" w14:textId="77777777" w:rsidR="00753D7A" w:rsidRDefault="00753D7A" w:rsidP="00D51E06">
    <w:pPr>
      <w:pStyle w:val="Pieddepage"/>
      <w:tabs>
        <w:tab w:val="clear" w:pos="9360"/>
        <w:tab w:val="right" w:pos="13892"/>
      </w:tabs>
    </w:pP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1B6A20">
      <w:rPr>
        <w:noProof/>
      </w:rPr>
      <w:t>7</w:t>
    </w:r>
    <w:r>
      <w:fldChar w:fldCharType="end"/>
    </w:r>
    <w:r>
      <w:rPr>
        <w:lang w:val="fr-FR"/>
      </w:rPr>
      <w:t xml:space="preserve"> </w:t>
    </w:r>
    <w:r>
      <w:rPr>
        <w:noProof/>
      </w:rPr>
      <mc:AlternateContent>
        <mc:Choice Requires="wps">
          <w:drawing>
            <wp:inline distT="0" distB="0" distL="0" distR="0" wp14:anchorId="6E103ED4" wp14:editId="004735CB">
              <wp:extent cx="91440" cy="91440"/>
              <wp:effectExtent l="19050" t="19050" r="22860" b="22860"/>
              <wp:docPr id="16" name="Ellips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76397944" id="Ellipse 1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" filled="f" fillcolor="#ff7d26" strokecolor="#6f6f74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  <w:p w14:paraId="6A446D22" w14:textId="77777777" w:rsidR="00753D7A" w:rsidRDefault="00753D7A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3501200"/>
      <w:docPartObj>
        <w:docPartGallery w:val="Page Numbers (Bottom of Page)"/>
        <w:docPartUnique/>
      </w:docPartObj>
    </w:sdtPr>
    <w:sdtEndPr/>
    <w:sdtContent>
      <w:p w14:paraId="629D9E20" w14:textId="77777777" w:rsidR="00753D7A" w:rsidRDefault="00753D7A" w:rsidP="0044428D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6E75A14" wp14:editId="347786FC">
                  <wp:extent cx="5467350" cy="54610"/>
                  <wp:effectExtent l="9525" t="19050" r="9525" b="12065"/>
                  <wp:docPr id="23" name="Organigramme : Décision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2FB334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2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" fillcolor="black">
                  <w10:anchorlock/>
                </v:shape>
              </w:pict>
            </mc:Fallback>
          </mc:AlternateContent>
        </w:r>
      </w:p>
      <w:p w14:paraId="53C81A99" w14:textId="77777777" w:rsidR="00753D7A" w:rsidRDefault="00753D7A" w:rsidP="0044428D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1B6A20" w:rsidRPr="001B6A20">
          <w:rPr>
            <w:noProof/>
            <w:lang w:val="fr-FR"/>
          </w:rPr>
          <w:t>10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4F639" w14:textId="77777777" w:rsidR="00753D7A" w:rsidRDefault="00753D7A" w:rsidP="009E6CE9">
    <w:pPr>
      <w:pStyle w:val="Pieddepage"/>
      <w:tabs>
        <w:tab w:val="clear" w:pos="9360"/>
        <w:tab w:val="right" w:pos="8364"/>
        <w:tab w:val="right" w:pos="13892"/>
      </w:tabs>
    </w:pPr>
    <w:r>
      <w:tab/>
    </w:r>
    <w:r>
      <w:tab/>
    </w:r>
  </w:p>
  <w:p w14:paraId="6356B5E2" w14:textId="77777777" w:rsidR="00753D7A" w:rsidRDefault="00753D7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F6A8F2" w14:textId="77777777" w:rsidR="00D3394E" w:rsidRDefault="00D3394E">
      <w:pPr>
        <w:spacing w:after="0" w:line="240" w:lineRule="auto"/>
      </w:pPr>
      <w:r>
        <w:separator/>
      </w:r>
    </w:p>
  </w:footnote>
  <w:footnote w:type="continuationSeparator" w:id="0">
    <w:p w14:paraId="5F0A7C70" w14:textId="77777777" w:rsidR="00D3394E" w:rsidRDefault="00D3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0F442" w14:textId="77777777" w:rsidR="00753D7A" w:rsidRDefault="00D3394E" w:rsidP="00EE0E8D">
    <w:pPr>
      <w:pStyle w:val="Sous-titre"/>
    </w:pPr>
    <w:sdt>
      <w:sdtPr>
        <w:id w:val="-1896891278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6E65BE">
          <w:t>S’authentifier</w:t>
        </w:r>
      </w:sdtContent>
    </w:sdt>
    <w:r w:rsidR="00753D7A">
      <w:rPr>
        <w:lang w:val="fr-FR"/>
      </w:rPr>
      <w:t xml:space="preserve"> </w:t>
    </w:r>
    <w:r w:rsidR="00753D7A">
      <w:ptab w:relativeTo="margin" w:alignment="right" w:leader="none"/>
    </w:r>
    <w:sdt>
      <w:sdtPr>
        <w:id w:val="-821043447"/>
        <w:dataBinding w:prefixMappings="xmlns:ns0='http://schemas.microsoft.com/office/2006/coverPageProps'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753D7A">
          <w:rPr>
            <w:lang w:val="fr-FR"/>
          </w:rPr>
          <w:t>Hiver 2018</w:t>
        </w:r>
      </w:sdtContent>
    </w:sdt>
    <w:r w:rsidR="00753D7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DF7611" wp14:editId="79C149B5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3" name="Forme automatique 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41EFA9F3" id="_x0000_t32" coordsize="21600,21600" o:spt="32" o:oned="t" path="m,l21600,21600e" filled="f">
              <v:path arrowok="t" fillok="f" o:connecttype="none"/>
              <o:lock v:ext="edit" shapetype="t"/>
            </v:shapetype>
            <v:shape id="Forme automatique 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" strokecolor="#6f6f74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FDA43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1EA6"/>
    <w:multiLevelType w:val="hybridMultilevel"/>
    <w:tmpl w:val="0CEC098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D13FA"/>
    <w:multiLevelType w:val="hybridMultilevel"/>
    <w:tmpl w:val="22AC92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F09ED"/>
    <w:multiLevelType w:val="multilevel"/>
    <w:tmpl w:val="CD40BF9A"/>
    <w:styleLink w:val="Listepuces1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6F6F74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6F6F74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6F6F74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535356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535356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8D697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8D697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8D697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8D6974" w:themeColor="accent6"/>
        <w:sz w:val="12"/>
      </w:rPr>
    </w:lvl>
  </w:abstractNum>
  <w:abstractNum w:abstractNumId="4" w15:restartNumberingAfterBreak="0">
    <w:nsid w:val="168E066C"/>
    <w:multiLevelType w:val="hybridMultilevel"/>
    <w:tmpl w:val="C8C4A2A6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7E3499"/>
    <w:multiLevelType w:val="multilevel"/>
    <w:tmpl w:val="85C08436"/>
    <w:styleLink w:val="Listenumrote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46464A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46464A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46464A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46464A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46464A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46464A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46464A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46464A" w:themeColor="text2"/>
      </w:rPr>
    </w:lvl>
  </w:abstractNum>
  <w:abstractNum w:abstractNumId="6" w15:restartNumberingAfterBreak="0">
    <w:nsid w:val="1DCD7A0B"/>
    <w:multiLevelType w:val="hybridMultilevel"/>
    <w:tmpl w:val="8E26C4E6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810B29"/>
    <w:multiLevelType w:val="hybridMultilevel"/>
    <w:tmpl w:val="B5F63D9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9C3E2D"/>
    <w:multiLevelType w:val="hybridMultilevel"/>
    <w:tmpl w:val="9782C164"/>
    <w:lvl w:ilvl="0" w:tplc="152223AA">
      <w:start w:val="3"/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Times New Roman" w:eastAsia="Times New Roman" w:hAnsi="Times New Roman" w:cs="Times New Roman" w:hint="default"/>
      </w:rPr>
    </w:lvl>
    <w:lvl w:ilvl="1" w:tplc="E2243896">
      <w:start w:val="1"/>
      <w:numFmt w:val="decimal"/>
      <w:lvlText w:val="%2."/>
      <w:lvlJc w:val="left"/>
      <w:pPr>
        <w:tabs>
          <w:tab w:val="num" w:pos="2490"/>
        </w:tabs>
        <w:ind w:left="2490" w:hanging="360"/>
      </w:pPr>
    </w:lvl>
    <w:lvl w:ilvl="2" w:tplc="040C000F">
      <w:start w:val="1"/>
      <w:numFmt w:val="decimal"/>
      <w:lvlText w:val="%3."/>
      <w:lvlJc w:val="left"/>
      <w:pPr>
        <w:tabs>
          <w:tab w:val="num" w:pos="3210"/>
        </w:tabs>
        <w:ind w:left="3210" w:hanging="360"/>
      </w:pPr>
    </w:lvl>
    <w:lvl w:ilvl="3" w:tplc="040C0001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</w:rPr>
    </w:lvl>
  </w:abstractNum>
  <w:abstractNum w:abstractNumId="9" w15:restartNumberingAfterBreak="0">
    <w:nsid w:val="716A3ED0"/>
    <w:multiLevelType w:val="hybridMultilevel"/>
    <w:tmpl w:val="60F02B1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E195F69"/>
    <w:multiLevelType w:val="multilevel"/>
    <w:tmpl w:val="2B9C4A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5"/>
  </w:num>
  <w:num w:numId="3">
    <w:abstractNumId w:val="3"/>
  </w:num>
  <w:num w:numId="4">
    <w:abstractNumId w:val="5"/>
  </w:num>
  <w:num w:numId="5">
    <w:abstractNumId w:val="3"/>
  </w:num>
  <w:num w:numId="6">
    <w:abstractNumId w:val="5"/>
  </w:num>
  <w:num w:numId="7">
    <w:abstractNumId w:val="10"/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9">
    <w:abstractNumId w:val="0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7"/>
  </w:num>
  <w:num w:numId="15">
    <w:abstractNumId w:val="8"/>
  </w:num>
  <w:num w:numId="16">
    <w:abstractNumId w:val="2"/>
  </w:num>
  <w:num w:numId="17">
    <w:abstractNumId w:val="1"/>
  </w:num>
  <w:num w:numId="18">
    <w:abstractNumId w:val="10"/>
  </w:num>
  <w:num w:numId="19">
    <w:abstractNumId w:val="10"/>
  </w:num>
  <w:num w:numId="20">
    <w:abstractNumId w:val="4"/>
  </w:num>
  <w:num w:numId="21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inesse">
    <w15:presenceInfo w15:providerId="None" w15:userId="Lainess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1E6"/>
    <w:rsid w:val="00063995"/>
    <w:rsid w:val="00077401"/>
    <w:rsid w:val="00080C73"/>
    <w:rsid w:val="00082481"/>
    <w:rsid w:val="000925FC"/>
    <w:rsid w:val="000C23F1"/>
    <w:rsid w:val="000E2A15"/>
    <w:rsid w:val="00127FE4"/>
    <w:rsid w:val="00130FD1"/>
    <w:rsid w:val="001A2FD1"/>
    <w:rsid w:val="001A3109"/>
    <w:rsid w:val="001B20CD"/>
    <w:rsid w:val="001B6A20"/>
    <w:rsid w:val="001D4775"/>
    <w:rsid w:val="002046FA"/>
    <w:rsid w:val="0023678E"/>
    <w:rsid w:val="00266F8D"/>
    <w:rsid w:val="00273B21"/>
    <w:rsid w:val="00290A9F"/>
    <w:rsid w:val="002C0B41"/>
    <w:rsid w:val="003025CC"/>
    <w:rsid w:val="0031679B"/>
    <w:rsid w:val="00361EC9"/>
    <w:rsid w:val="00380309"/>
    <w:rsid w:val="003A3621"/>
    <w:rsid w:val="003A4891"/>
    <w:rsid w:val="003A5BF8"/>
    <w:rsid w:val="003B04E9"/>
    <w:rsid w:val="003B1298"/>
    <w:rsid w:val="003C5445"/>
    <w:rsid w:val="003D6033"/>
    <w:rsid w:val="00405B95"/>
    <w:rsid w:val="004318D8"/>
    <w:rsid w:val="0044428D"/>
    <w:rsid w:val="004476F5"/>
    <w:rsid w:val="0045286C"/>
    <w:rsid w:val="00484EEA"/>
    <w:rsid w:val="00492DD5"/>
    <w:rsid w:val="004C3E8A"/>
    <w:rsid w:val="00523528"/>
    <w:rsid w:val="00531ADC"/>
    <w:rsid w:val="005422FF"/>
    <w:rsid w:val="00580BFD"/>
    <w:rsid w:val="00584743"/>
    <w:rsid w:val="0058578C"/>
    <w:rsid w:val="005A2870"/>
    <w:rsid w:val="005B3814"/>
    <w:rsid w:val="005B540F"/>
    <w:rsid w:val="005D2034"/>
    <w:rsid w:val="005D242D"/>
    <w:rsid w:val="005D2C8B"/>
    <w:rsid w:val="00605A11"/>
    <w:rsid w:val="00617B5A"/>
    <w:rsid w:val="0063161B"/>
    <w:rsid w:val="00656B93"/>
    <w:rsid w:val="006674D0"/>
    <w:rsid w:val="00680889"/>
    <w:rsid w:val="006917AE"/>
    <w:rsid w:val="006B211E"/>
    <w:rsid w:val="006B2AD9"/>
    <w:rsid w:val="006C27AE"/>
    <w:rsid w:val="006D2F11"/>
    <w:rsid w:val="006E65BE"/>
    <w:rsid w:val="006F4FD5"/>
    <w:rsid w:val="00753D7A"/>
    <w:rsid w:val="00766ED1"/>
    <w:rsid w:val="00783AA7"/>
    <w:rsid w:val="007D6406"/>
    <w:rsid w:val="007E4472"/>
    <w:rsid w:val="008268B6"/>
    <w:rsid w:val="0084048D"/>
    <w:rsid w:val="00872FF9"/>
    <w:rsid w:val="008A18DC"/>
    <w:rsid w:val="008B70B0"/>
    <w:rsid w:val="008D04DF"/>
    <w:rsid w:val="008F5267"/>
    <w:rsid w:val="00923A66"/>
    <w:rsid w:val="00963C66"/>
    <w:rsid w:val="009B0BB5"/>
    <w:rsid w:val="009B45C8"/>
    <w:rsid w:val="009D5D8A"/>
    <w:rsid w:val="009E6CE9"/>
    <w:rsid w:val="00A0220D"/>
    <w:rsid w:val="00A11153"/>
    <w:rsid w:val="00A211E6"/>
    <w:rsid w:val="00A51D57"/>
    <w:rsid w:val="00A86ABA"/>
    <w:rsid w:val="00AC67DE"/>
    <w:rsid w:val="00AE1FDE"/>
    <w:rsid w:val="00AE4D56"/>
    <w:rsid w:val="00B10204"/>
    <w:rsid w:val="00B37D83"/>
    <w:rsid w:val="00B423DD"/>
    <w:rsid w:val="00B513BF"/>
    <w:rsid w:val="00B60BF5"/>
    <w:rsid w:val="00B6787A"/>
    <w:rsid w:val="00B77F8A"/>
    <w:rsid w:val="00B8080F"/>
    <w:rsid w:val="00B82200"/>
    <w:rsid w:val="00BA4F34"/>
    <w:rsid w:val="00BD7DAF"/>
    <w:rsid w:val="00BF2566"/>
    <w:rsid w:val="00C334D4"/>
    <w:rsid w:val="00C37657"/>
    <w:rsid w:val="00C452C7"/>
    <w:rsid w:val="00C55609"/>
    <w:rsid w:val="00C613BB"/>
    <w:rsid w:val="00C9076D"/>
    <w:rsid w:val="00CA01AC"/>
    <w:rsid w:val="00CA0B5B"/>
    <w:rsid w:val="00CD487C"/>
    <w:rsid w:val="00D20140"/>
    <w:rsid w:val="00D3394E"/>
    <w:rsid w:val="00D477DA"/>
    <w:rsid w:val="00D51E06"/>
    <w:rsid w:val="00D566E3"/>
    <w:rsid w:val="00D624A6"/>
    <w:rsid w:val="00D65A7B"/>
    <w:rsid w:val="00D80BFF"/>
    <w:rsid w:val="00DC0584"/>
    <w:rsid w:val="00DD0981"/>
    <w:rsid w:val="00DE24AE"/>
    <w:rsid w:val="00DF1754"/>
    <w:rsid w:val="00E00829"/>
    <w:rsid w:val="00E12954"/>
    <w:rsid w:val="00E40C94"/>
    <w:rsid w:val="00E42528"/>
    <w:rsid w:val="00E60E7A"/>
    <w:rsid w:val="00EA2CC3"/>
    <w:rsid w:val="00EB06B8"/>
    <w:rsid w:val="00EC273A"/>
    <w:rsid w:val="00EE0E8D"/>
    <w:rsid w:val="00EE3D81"/>
    <w:rsid w:val="00F464F1"/>
    <w:rsid w:val="00F54245"/>
    <w:rsid w:val="00FA3F34"/>
    <w:rsid w:val="00FC729C"/>
    <w:rsid w:val="00FD5F76"/>
    <w:rsid w:val="00FE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14A7DA"/>
  <w15:docId w15:val="{37BC754F-BF42-4B7D-831C-766CC51A4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1153"/>
    <w:pPr>
      <w:spacing w:before="240" w:after="440"/>
      <w:ind w:left="720"/>
    </w:pPr>
    <w:rPr>
      <w:color w:val="343437" w:themeColor="text2" w:themeShade="BF"/>
      <w:sz w:val="24"/>
      <w:szCs w:val="20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D80BFF"/>
    <w:pPr>
      <w:spacing w:before="360" w:after="40"/>
      <w:ind w:left="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3A5BF8"/>
    <w:pPr>
      <w:numPr>
        <w:ilvl w:val="1"/>
        <w:numId w:val="7"/>
      </w:numPr>
      <w:spacing w:before="120" w:after="120"/>
      <w:outlineLvl w:val="1"/>
    </w:pPr>
    <w:rPr>
      <w:rFonts w:asciiTheme="majorHAnsi" w:hAnsiTheme="majorHAnsi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0981"/>
    <w:pPr>
      <w:spacing w:after="0"/>
      <w:outlineLvl w:val="2"/>
    </w:pPr>
    <w:rPr>
      <w:rFonts w:asciiTheme="majorHAnsi" w:hAnsiTheme="majorHAnsi"/>
      <w:spacing w:val="5"/>
      <w:sz w:val="28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D04DF"/>
    <w:pPr>
      <w:spacing w:after="0"/>
      <w:outlineLvl w:val="3"/>
    </w:pPr>
    <w:rPr>
      <w:rFonts w:asciiTheme="majorHAnsi" w:hAnsiTheme="majorHAnsi"/>
      <w:color w:val="535356" w:themeColor="accent1" w:themeShade="BF"/>
      <w:szCs w:val="22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i/>
      <w:color w:val="535356" w:themeColor="accent1" w:themeShade="BF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b/>
      <w:color w:val="535356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b/>
      <w:i/>
      <w:color w:val="535356" w:themeColor="accent1" w:themeShade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b/>
      <w:color w:val="80945B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b/>
      <w:i/>
      <w:color w:val="80945B" w:themeColor="accent2" w:themeShade="BF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0BFF"/>
    <w:rPr>
      <w:rFonts w:asciiTheme="majorHAnsi" w:hAnsiTheme="majorHAnsi"/>
      <w:smallCaps/>
      <w:color w:val="343437" w:themeColor="text2" w:themeShade="BF"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A5BF8"/>
    <w:rPr>
      <w:rFonts w:asciiTheme="majorHAnsi" w:hAnsiTheme="majorHAnsi"/>
      <w:color w:val="343437" w:themeColor="text2" w:themeShade="BF"/>
      <w:sz w:val="28"/>
      <w:szCs w:val="28"/>
    </w:rPr>
  </w:style>
  <w:style w:type="paragraph" w:styleId="Titre">
    <w:name w:val="Title"/>
    <w:basedOn w:val="Normal"/>
    <w:link w:val="TitreCar"/>
    <w:uiPriority w:val="10"/>
    <w:qFormat/>
    <w:rPr>
      <w:rFonts w:asciiTheme="majorHAnsi" w:hAnsiTheme="majorHAnsi"/>
      <w:smallCaps/>
      <w:color w:val="6F6F74" w:themeColor="accent1"/>
      <w:spacing w:val="10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 w:cstheme="minorBidi"/>
      <w:smallCaps/>
      <w:color w:val="6F6F74" w:themeColor="accent1"/>
      <w:spacing w:val="10"/>
      <w:sz w:val="48"/>
      <w:szCs w:val="48"/>
    </w:rPr>
  </w:style>
  <w:style w:type="paragraph" w:styleId="Sous-titre">
    <w:name w:val="Subtitle"/>
    <w:basedOn w:val="Normal"/>
    <w:link w:val="Sous-titreCar"/>
    <w:uiPriority w:val="11"/>
    <w:qFormat/>
    <w:rPr>
      <w:i/>
      <w:color w:val="46464A" w:themeColor="text2"/>
      <w:spacing w:val="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cstheme="minorBidi"/>
      <w:i/>
      <w:color w:val="46464A" w:themeColor="text2"/>
      <w:spacing w:val="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color w:val="343437" w:themeColor="text2" w:themeShade="BF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cs="Times New Roman"/>
      <w:smallCaps/>
      <w:color w:val="000000"/>
      <w:spacing w:val="10"/>
    </w:rPr>
  </w:style>
  <w:style w:type="numbering" w:customStyle="1" w:styleId="Listepuces1">
    <w:name w:val="Liste à puces1"/>
    <w:uiPriority w:val="99"/>
    <w:pPr>
      <w:numPr>
        <w:numId w:val="1"/>
      </w:numPr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535356" w:themeColor="accent1" w:themeShade="BF"/>
      <w:sz w:val="16"/>
      <w:szCs w:val="16"/>
    </w:rPr>
  </w:style>
  <w:style w:type="character" w:styleId="Accentuation">
    <w:name w:val="Emphasis"/>
    <w:uiPriority w:val="20"/>
    <w:qFormat/>
    <w:rPr>
      <w:b/>
      <w:i/>
      <w:color w:val="232324" w:themeColor="text2" w:themeShade="80"/>
      <w:spacing w:val="10"/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rFonts w:cstheme="minorBidi"/>
      <w:color w:val="343437" w:themeColor="text2" w:themeShade="BF"/>
      <w:sz w:val="20"/>
      <w:szCs w:val="20"/>
    </w:rPr>
  </w:style>
  <w:style w:type="paragraph" w:styleId="En-tte">
    <w:name w:val="header"/>
    <w:basedOn w:val="Normal"/>
    <w:link w:val="En-tteC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Pr>
      <w:rFonts w:cstheme="minorBidi"/>
      <w:color w:val="343437" w:themeColor="text2" w:themeShade="BF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DD0981"/>
    <w:rPr>
      <w:rFonts w:asciiTheme="majorHAnsi" w:hAnsiTheme="majorHAnsi"/>
      <w:color w:val="343437" w:themeColor="text2" w:themeShade="BF"/>
      <w:spacing w:val="5"/>
      <w:sz w:val="28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D04DF"/>
    <w:rPr>
      <w:rFonts w:asciiTheme="majorHAnsi" w:hAnsiTheme="majorHAnsi"/>
      <w:color w:val="535356" w:themeColor="accent1" w:themeShade="BF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theme="minorBidi"/>
      <w:i/>
      <w:color w:val="53535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theme="minorBidi"/>
      <w:b/>
      <w:color w:val="535356" w:themeColor="accent1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theme="minorBidi"/>
      <w:b/>
      <w:i/>
      <w:color w:val="535356" w:themeColor="accent1" w:themeShade="BF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theme="minorBidi"/>
      <w:b/>
      <w:color w:val="80945B" w:themeColor="accent2" w:themeShade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theme="minorBidi"/>
      <w:b/>
      <w:i/>
      <w:color w:val="80945B" w:themeColor="accent2" w:themeShade="BF"/>
      <w:sz w:val="18"/>
      <w:szCs w:val="18"/>
    </w:rPr>
  </w:style>
  <w:style w:type="character" w:styleId="Emphaseintense">
    <w:name w:val="Intense Emphasis"/>
    <w:basedOn w:val="Policepardfaut"/>
    <w:uiPriority w:val="21"/>
    <w:qFormat/>
    <w:rPr>
      <w:i/>
      <w:caps/>
      <w:color w:val="535356" w:themeColor="accent1" w:themeShade="BF"/>
      <w:spacing w:val="10"/>
      <w:sz w:val="18"/>
      <w:szCs w:val="18"/>
    </w:rPr>
  </w:style>
  <w:style w:type="paragraph" w:styleId="Citation">
    <w:name w:val="Quote"/>
    <w:basedOn w:val="Normal"/>
    <w:link w:val="CitationCar"/>
    <w:uiPriority w:val="29"/>
    <w:qFormat/>
    <w:rPr>
      <w:i/>
    </w:rPr>
  </w:style>
  <w:style w:type="character" w:customStyle="1" w:styleId="CitationCar">
    <w:name w:val="Citation Car"/>
    <w:basedOn w:val="Policepardfaut"/>
    <w:link w:val="Citation"/>
    <w:uiPriority w:val="29"/>
    <w:rPr>
      <w:rFonts w:cstheme="minorBidi"/>
      <w:i/>
      <w:color w:val="343437" w:themeColor="text2" w:themeShade="BF"/>
      <w:sz w:val="20"/>
      <w:szCs w:val="20"/>
    </w:rPr>
  </w:style>
  <w:style w:type="paragraph" w:styleId="Citationintense">
    <w:name w:val="Intense Quote"/>
    <w:basedOn w:val="Citation"/>
    <w:link w:val="CitationintenseCar"/>
    <w:uiPriority w:val="30"/>
    <w:qFormat/>
    <w:pPr>
      <w:pBdr>
        <w:bottom w:val="double" w:sz="4" w:space="4" w:color="6F6F74" w:themeColor="accent1"/>
      </w:pBdr>
      <w:spacing w:line="300" w:lineRule="auto"/>
      <w:ind w:left="936" w:right="936"/>
    </w:pPr>
    <w:rPr>
      <w:i w:val="0"/>
      <w:color w:val="53535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theme="minorBidi"/>
      <w:color w:val="535356" w:themeColor="accent1" w:themeShade="BF"/>
      <w:sz w:val="20"/>
      <w:szCs w:val="20"/>
    </w:rPr>
  </w:style>
  <w:style w:type="character" w:styleId="Rfrenceintense">
    <w:name w:val="Intense Reference"/>
    <w:basedOn w:val="Policepardfaut"/>
    <w:uiPriority w:val="32"/>
    <w:qFormat/>
    <w:rPr>
      <w:rFonts w:cs="Times New Roman"/>
      <w:b/>
      <w:caps/>
      <w:color w:val="80945B" w:themeColor="accent2" w:themeShade="BF"/>
      <w:spacing w:val="5"/>
      <w:sz w:val="18"/>
      <w:szCs w:val="18"/>
    </w:rPr>
  </w:style>
  <w:style w:type="paragraph" w:styleId="Paragraphedeliste">
    <w:name w:val="List Paragraph"/>
    <w:basedOn w:val="Normal"/>
    <w:uiPriority w:val="36"/>
    <w:unhideWhenUsed/>
    <w:qFormat/>
    <w:pPr>
      <w:contextualSpacing/>
    </w:pPr>
  </w:style>
  <w:style w:type="paragraph" w:styleId="Retraitnormal">
    <w:name w:val="Normal Indent"/>
    <w:basedOn w:val="Normal"/>
    <w:uiPriority w:val="99"/>
    <w:unhideWhenUsed/>
    <w:pPr>
      <w:contextualSpacing/>
    </w:pPr>
  </w:style>
  <w:style w:type="numbering" w:customStyle="1" w:styleId="Listenumrote">
    <w:name w:val="Liste numérotée"/>
    <w:uiPriority w:val="99"/>
    <w:pPr>
      <w:numPr>
        <w:numId w:val="2"/>
      </w:numPr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Emphaseple">
    <w:name w:val="Subtle Emphasis"/>
    <w:basedOn w:val="Policepardfaut"/>
    <w:uiPriority w:val="19"/>
    <w:qFormat/>
    <w:rPr>
      <w:i/>
      <w:color w:val="535356" w:themeColor="accent1" w:themeShade="BF"/>
    </w:rPr>
  </w:style>
  <w:style w:type="character" w:styleId="Rfrenceple">
    <w:name w:val="Subtle Reference"/>
    <w:basedOn w:val="Policepardfaut"/>
    <w:uiPriority w:val="31"/>
    <w:qFormat/>
    <w:rPr>
      <w:rFonts w:cs="Times New Roman"/>
      <w:b/>
      <w:i/>
      <w:color w:val="80945B" w:themeColor="accent2" w:themeShade="BF"/>
    </w:rPr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E0E8D"/>
    <w:pPr>
      <w:keepNext/>
      <w:keepLines/>
      <w:spacing w:before="480" w:after="0"/>
      <w:outlineLvl w:val="9"/>
    </w:pPr>
    <w:rPr>
      <w:rFonts w:eastAsiaTheme="majorEastAsia" w:cstheme="majorBidi"/>
      <w:b/>
      <w:bCs/>
      <w:smallCaps w:val="0"/>
      <w:color w:val="535356" w:themeColor="accent1" w:themeShade="BF"/>
      <w:spacing w:val="0"/>
      <w:sz w:val="28"/>
      <w:szCs w:val="28"/>
    </w:rPr>
  </w:style>
  <w:style w:type="paragraph" w:customStyle="1" w:styleId="Paragraphe">
    <w:name w:val="Paragraphe"/>
    <w:basedOn w:val="Normal"/>
    <w:rsid w:val="00D80BFF"/>
    <w:pPr>
      <w:spacing w:after="0" w:line="240" w:lineRule="auto"/>
      <w:jc w:val="both"/>
    </w:pPr>
    <w:rPr>
      <w:rFonts w:ascii="Arial" w:eastAsia="Times New Roman" w:hAnsi="Arial" w:cs="Times New Roman"/>
      <w:color w:val="auto"/>
      <w:lang w:eastAsia="fr-FR"/>
    </w:rPr>
  </w:style>
  <w:style w:type="paragraph" w:customStyle="1" w:styleId="tt1">
    <w:name w:val="tt1"/>
    <w:basedOn w:val="Titre1"/>
    <w:rsid w:val="00D80BFF"/>
    <w:pPr>
      <w:keepNext/>
      <w:keepLines/>
      <w:pageBreakBefore/>
      <w:tabs>
        <w:tab w:val="right" w:leader="dot" w:pos="13000"/>
      </w:tabs>
      <w:spacing w:before="0" w:after="60" w:line="240" w:lineRule="auto"/>
    </w:pPr>
    <w:rPr>
      <w:rFonts w:ascii="Arial" w:eastAsia="Times New Roman" w:hAnsi="Arial" w:cs="Times New Roman"/>
      <w:b/>
      <w:caps/>
      <w:smallCaps w:val="0"/>
      <w:color w:val="auto"/>
      <w:spacing w:val="0"/>
      <w:kern w:val="28"/>
      <w:sz w:val="22"/>
      <w:szCs w:val="20"/>
      <w:lang w:eastAsia="fr-FR"/>
    </w:rPr>
  </w:style>
  <w:style w:type="paragraph" w:customStyle="1" w:styleId="tt2">
    <w:name w:val="tt2"/>
    <w:basedOn w:val="Titre2"/>
    <w:rsid w:val="00D80BFF"/>
    <w:pPr>
      <w:keepNext/>
      <w:keepLines/>
      <w:spacing w:before="240" w:after="60" w:line="240" w:lineRule="auto"/>
    </w:pPr>
    <w:rPr>
      <w:rFonts w:ascii="Arial" w:eastAsia="Times New Roman" w:hAnsi="Arial" w:cs="Times New Roman"/>
      <w:b/>
      <w:smallCaps/>
      <w:color w:val="auto"/>
      <w:sz w:val="22"/>
      <w:szCs w:val="20"/>
      <w:lang w:eastAsia="fr-FR"/>
    </w:rPr>
  </w:style>
  <w:style w:type="paragraph" w:styleId="Index1">
    <w:name w:val="index 1"/>
    <w:basedOn w:val="Normal"/>
    <w:next w:val="Normal"/>
    <w:autoRedefine/>
    <w:semiHidden/>
    <w:unhideWhenUsed/>
    <w:rsid w:val="00CD487C"/>
    <w:pPr>
      <w:spacing w:before="0" w:after="0" w:line="240" w:lineRule="auto"/>
      <w:ind w:left="240" w:hanging="240"/>
    </w:pPr>
  </w:style>
  <w:style w:type="paragraph" w:styleId="Titreindex">
    <w:name w:val="index heading"/>
    <w:basedOn w:val="Normal"/>
    <w:next w:val="Index1"/>
    <w:semiHidden/>
    <w:rsid w:val="00CD487C"/>
    <w:pPr>
      <w:spacing w:before="0" w:after="0" w:line="240" w:lineRule="auto"/>
      <w:ind w:left="0"/>
    </w:pPr>
    <w:rPr>
      <w:rFonts w:ascii="Arial" w:eastAsia="Times New Roman" w:hAnsi="Arial" w:cs="Times New Roman"/>
      <w:color w:val="auto"/>
      <w:sz w:val="22"/>
      <w:lang w:eastAsia="fr-FR"/>
    </w:rPr>
  </w:style>
  <w:style w:type="paragraph" w:styleId="Notedebasdepage">
    <w:name w:val="footnote text"/>
    <w:basedOn w:val="Normal"/>
    <w:link w:val="NotedebasdepageCar"/>
    <w:semiHidden/>
    <w:rsid w:val="00CD487C"/>
    <w:pPr>
      <w:spacing w:before="0" w:after="0" w:line="240" w:lineRule="auto"/>
      <w:ind w:left="0"/>
    </w:pPr>
    <w:rPr>
      <w:rFonts w:ascii="Arial" w:eastAsia="Times New Roman" w:hAnsi="Arial" w:cs="Times New Roman"/>
      <w:color w:val="auto"/>
      <w:sz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CD487C"/>
    <w:rPr>
      <w:rFonts w:ascii="Arial" w:eastAsia="Times New Roman" w:hAnsi="Arial" w:cs="Times New Roman"/>
      <w:sz w:val="20"/>
      <w:szCs w:val="20"/>
      <w:lang w:eastAsia="fr-FR"/>
    </w:rPr>
  </w:style>
  <w:style w:type="character" w:styleId="Appelnotedebasdep">
    <w:name w:val="footnote reference"/>
    <w:basedOn w:val="Policepardfaut"/>
    <w:semiHidden/>
    <w:rsid w:val="00CD487C"/>
    <w:rPr>
      <w:vertAlign w:val="superscript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2FD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A5BF8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3A5BF8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3A5BF8"/>
    <w:rPr>
      <w:color w:val="67AABF" w:themeColor="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84048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048D"/>
    <w:pPr>
      <w:spacing w:line="240" w:lineRule="auto"/>
    </w:pPr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048D"/>
    <w:rPr>
      <w:color w:val="343437" w:themeColor="text2" w:themeShade="BF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4048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4048D"/>
    <w:rPr>
      <w:b/>
      <w:bCs/>
      <w:color w:val="343437" w:themeColor="text2" w:themeShade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5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microsoft.com/office/2016/09/relationships/commentsIds" Target="commentsIds.xml"/><Relationship Id="rId25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4.xml"/><Relationship Id="rId5" Type="http://schemas.openxmlformats.org/officeDocument/2006/relationships/styles" Target="styles.xml"/><Relationship Id="rId15" Type="http://schemas.openxmlformats.org/officeDocument/2006/relationships/comments" Target="comments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microsoft.com/office/2011/relationships/people" Target="peop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Hiver 2018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ED80B8-254D-4923-B229-FA4166875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8FA949-958C-48DE-A869-F96F03288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688</Words>
  <Characters>3787</Characters>
  <Application>Microsoft Office Word</Application>
  <DocSecurity>0</DocSecurity>
  <Lines>31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fonctionnel</vt:lpstr>
      <vt:lpstr/>
    </vt:vector>
  </TitlesOfParts>
  <Company>Cégep de Lévis-Lauzon</Company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fonctionnel</dc:title>
  <dc:subject>S’authentifier</dc:subject>
  <dc:creator>prof</dc:creator>
  <cp:lastModifiedBy>Lainesse</cp:lastModifiedBy>
  <cp:revision>20</cp:revision>
  <cp:lastPrinted>2016-08-29T19:02:00Z</cp:lastPrinted>
  <dcterms:created xsi:type="dcterms:W3CDTF">2018-03-07T21:17:00Z</dcterms:created>
  <dcterms:modified xsi:type="dcterms:W3CDTF">2018-03-27T17:50:00Z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