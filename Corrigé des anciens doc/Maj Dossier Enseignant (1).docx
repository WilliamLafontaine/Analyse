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17A43D" w14:textId="77777777" w:rsidR="00565DD5" w:rsidRDefault="00565DD5" w:rsidP="00565DD5">
      <w:pPr>
        <w:pStyle w:val="Corpsdetexte"/>
        <w:rPr>
          <w:rFonts w:ascii="Times New Roman"/>
          <w:sz w:val="20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61EB30E" wp14:editId="22C7F847">
                <wp:simplePos x="0" y="0"/>
                <wp:positionH relativeFrom="page">
                  <wp:posOffset>5670550</wp:posOffset>
                </wp:positionH>
                <wp:positionV relativeFrom="page">
                  <wp:posOffset>0</wp:posOffset>
                </wp:positionV>
                <wp:extent cx="1701800" cy="10690225"/>
                <wp:effectExtent l="3175" t="9525" r="0" b="6350"/>
                <wp:wrapNone/>
                <wp:docPr id="12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1800" cy="10690225"/>
                          <a:chOff x="8930" y="0"/>
                          <a:chExt cx="2680" cy="16835"/>
                        </a:xfrm>
                      </wpg:grpSpPr>
                      <pic:pic xmlns:pic="http://schemas.openxmlformats.org/drawingml/2006/picture">
                        <pic:nvPicPr>
                          <pic:cNvPr id="122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42" y="16100"/>
                            <a:ext cx="204" cy="2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99" y="0"/>
                            <a:ext cx="1511" cy="1681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3" y="7"/>
                            <a:ext cx="31" cy="168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5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0011" y="0"/>
                            <a:ext cx="0" cy="1681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6E6E7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9783" y="0"/>
                            <a:ext cx="0" cy="1681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A7B78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7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00" y="33"/>
                            <a:ext cx="88" cy="168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8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9475" y="0"/>
                            <a:ext cx="0" cy="16812"/>
                          </a:xfrm>
                          <a:prstGeom prst="line">
                            <a:avLst/>
                          </a:prstGeom>
                          <a:noFill/>
                          <a:ln w="180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9418" y="0"/>
                            <a:ext cx="0" cy="16812"/>
                          </a:xfrm>
                          <a:prstGeom prst="line">
                            <a:avLst/>
                          </a:prstGeom>
                          <a:noFill/>
                          <a:ln w="179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AutoShape 44"/>
                        <wps:cNvSpPr>
                          <a:spLocks/>
                        </wps:cNvSpPr>
                        <wps:spPr bwMode="auto">
                          <a:xfrm>
                            <a:off x="8930" y="14297"/>
                            <a:ext cx="1795" cy="1746"/>
                          </a:xfrm>
                          <a:custGeom>
                            <a:avLst/>
                            <a:gdLst>
                              <a:gd name="T0" fmla="+- 0 10620 8930"/>
                              <a:gd name="T1" fmla="*/ T0 w 1795"/>
                              <a:gd name="T2" fmla="+- 0 14826 14297"/>
                              <a:gd name="T3" fmla="*/ 14826 h 1746"/>
                              <a:gd name="T4" fmla="+- 0 10362 8930"/>
                              <a:gd name="T5" fmla="*/ T4 w 1795"/>
                              <a:gd name="T6" fmla="+- 0 14506 14297"/>
                              <a:gd name="T7" fmla="*/ 14506 h 1746"/>
                              <a:gd name="T8" fmla="+- 0 9976 8930"/>
                              <a:gd name="T9" fmla="*/ T8 w 1795"/>
                              <a:gd name="T10" fmla="+- 0 14339 14297"/>
                              <a:gd name="T11" fmla="*/ 14339 h 1746"/>
                              <a:gd name="T12" fmla="+- 0 9540 8930"/>
                              <a:gd name="T13" fmla="*/ T12 w 1795"/>
                              <a:gd name="T14" fmla="+- 0 14374 14297"/>
                              <a:gd name="T15" fmla="*/ 14374 h 1746"/>
                              <a:gd name="T16" fmla="+- 0 9190 8930"/>
                              <a:gd name="T17" fmla="*/ T16 w 1795"/>
                              <a:gd name="T18" fmla="+- 0 14598 14297"/>
                              <a:gd name="T19" fmla="*/ 14598 h 1746"/>
                              <a:gd name="T20" fmla="+- 0 8988 8930"/>
                              <a:gd name="T21" fmla="*/ T20 w 1795"/>
                              <a:gd name="T22" fmla="+- 0 14957 14297"/>
                              <a:gd name="T23" fmla="*/ 14957 h 1746"/>
                              <a:gd name="T24" fmla="+- 0 8988 8930"/>
                              <a:gd name="T25" fmla="*/ T24 w 1795"/>
                              <a:gd name="T26" fmla="+- 0 15383 14297"/>
                              <a:gd name="T27" fmla="*/ 15383 h 1746"/>
                              <a:gd name="T28" fmla="+- 0 9190 8930"/>
                              <a:gd name="T29" fmla="*/ T28 w 1795"/>
                              <a:gd name="T30" fmla="+- 0 15742 14297"/>
                              <a:gd name="T31" fmla="*/ 15742 h 1746"/>
                              <a:gd name="T32" fmla="+- 0 9540 8930"/>
                              <a:gd name="T33" fmla="*/ T32 w 1795"/>
                              <a:gd name="T34" fmla="+- 0 15966 14297"/>
                              <a:gd name="T35" fmla="*/ 15966 h 1746"/>
                              <a:gd name="T36" fmla="+- 0 9976 8930"/>
                              <a:gd name="T37" fmla="*/ T36 w 1795"/>
                              <a:gd name="T38" fmla="+- 0 16001 14297"/>
                              <a:gd name="T39" fmla="*/ 16001 h 1746"/>
                              <a:gd name="T40" fmla="+- 0 10362 8930"/>
                              <a:gd name="T41" fmla="*/ T40 w 1795"/>
                              <a:gd name="T42" fmla="+- 0 15834 14297"/>
                              <a:gd name="T43" fmla="*/ 15834 h 1746"/>
                              <a:gd name="T44" fmla="+- 0 10620 8930"/>
                              <a:gd name="T45" fmla="*/ T44 w 1795"/>
                              <a:gd name="T46" fmla="+- 0 15514 14297"/>
                              <a:gd name="T47" fmla="*/ 15514 h 1746"/>
                              <a:gd name="T48" fmla="+- 0 10725 8930"/>
                              <a:gd name="T49" fmla="*/ T48 w 1795"/>
                              <a:gd name="T50" fmla="+- 0 15169 14297"/>
                              <a:gd name="T51" fmla="*/ 15169 h 1746"/>
                              <a:gd name="T52" fmla="+- 0 10705 8930"/>
                              <a:gd name="T53" fmla="*/ T52 w 1795"/>
                              <a:gd name="T54" fmla="+- 0 15171 14297"/>
                              <a:gd name="T55" fmla="*/ 15171 h 1746"/>
                              <a:gd name="T56" fmla="+- 0 10666 8930"/>
                              <a:gd name="T57" fmla="*/ T56 w 1795"/>
                              <a:gd name="T58" fmla="+- 0 15425 14297"/>
                              <a:gd name="T59" fmla="*/ 15425 h 1746"/>
                              <a:gd name="T60" fmla="+- 0 10555 8930"/>
                              <a:gd name="T61" fmla="*/ T60 w 1795"/>
                              <a:gd name="T62" fmla="+- 0 15647 14297"/>
                              <a:gd name="T63" fmla="*/ 15647 h 1746"/>
                              <a:gd name="T64" fmla="+- 0 10386 8930"/>
                              <a:gd name="T65" fmla="*/ T64 w 1795"/>
                              <a:gd name="T66" fmla="+- 0 15829 14297"/>
                              <a:gd name="T67" fmla="*/ 15829 h 1746"/>
                              <a:gd name="T68" fmla="+- 0 10169 8930"/>
                              <a:gd name="T69" fmla="*/ T68 w 1795"/>
                              <a:gd name="T70" fmla="+- 0 15957 14297"/>
                              <a:gd name="T71" fmla="*/ 15957 h 1746"/>
                              <a:gd name="T72" fmla="+- 0 9828 8930"/>
                              <a:gd name="T73" fmla="*/ T72 w 1795"/>
                              <a:gd name="T74" fmla="+- 0 16025 14297"/>
                              <a:gd name="T75" fmla="*/ 16025 h 1746"/>
                              <a:gd name="T76" fmla="+- 0 9447 8930"/>
                              <a:gd name="T77" fmla="*/ T76 w 1795"/>
                              <a:gd name="T78" fmla="+- 0 15941 14297"/>
                              <a:gd name="T79" fmla="*/ 15941 h 1746"/>
                              <a:gd name="T80" fmla="+- 0 9238 8930"/>
                              <a:gd name="T81" fmla="*/ T80 w 1795"/>
                              <a:gd name="T82" fmla="+- 0 15803 14297"/>
                              <a:gd name="T83" fmla="*/ 15803 h 1746"/>
                              <a:gd name="T84" fmla="+- 0 9077 8930"/>
                              <a:gd name="T85" fmla="*/ T84 w 1795"/>
                              <a:gd name="T86" fmla="+- 0 15613 14297"/>
                              <a:gd name="T87" fmla="*/ 15613 h 1746"/>
                              <a:gd name="T88" fmla="+- 0 8978 8930"/>
                              <a:gd name="T89" fmla="*/ T88 w 1795"/>
                              <a:gd name="T90" fmla="+- 0 15385 14297"/>
                              <a:gd name="T91" fmla="*/ 15385 h 1746"/>
                              <a:gd name="T92" fmla="+- 0 8950 8930"/>
                              <a:gd name="T93" fmla="*/ T92 w 1795"/>
                              <a:gd name="T94" fmla="+- 0 15171 14297"/>
                              <a:gd name="T95" fmla="*/ 15171 h 1746"/>
                              <a:gd name="T96" fmla="+- 0 8978 8930"/>
                              <a:gd name="T97" fmla="*/ T96 w 1795"/>
                              <a:gd name="T98" fmla="+- 0 14957 14297"/>
                              <a:gd name="T99" fmla="*/ 14957 h 1746"/>
                              <a:gd name="T100" fmla="+- 0 9077 8930"/>
                              <a:gd name="T101" fmla="*/ T100 w 1795"/>
                              <a:gd name="T102" fmla="+- 0 14729 14297"/>
                              <a:gd name="T103" fmla="*/ 14729 h 1746"/>
                              <a:gd name="T104" fmla="+- 0 9269 8930"/>
                              <a:gd name="T105" fmla="*/ T104 w 1795"/>
                              <a:gd name="T106" fmla="+- 0 14513 14297"/>
                              <a:gd name="T107" fmla="*/ 14513 h 1746"/>
                              <a:gd name="T108" fmla="+- 0 9486 8930"/>
                              <a:gd name="T109" fmla="*/ T108 w 1795"/>
                              <a:gd name="T110" fmla="+- 0 14385 14297"/>
                              <a:gd name="T111" fmla="*/ 14385 h 1746"/>
                              <a:gd name="T112" fmla="+- 0 9827 8930"/>
                              <a:gd name="T113" fmla="*/ T112 w 1795"/>
                              <a:gd name="T114" fmla="+- 0 14317 14297"/>
                              <a:gd name="T115" fmla="*/ 14317 h 1746"/>
                              <a:gd name="T116" fmla="+- 0 10169 8930"/>
                              <a:gd name="T117" fmla="*/ T116 w 1795"/>
                              <a:gd name="T118" fmla="+- 0 14385 14297"/>
                              <a:gd name="T119" fmla="*/ 14385 h 1746"/>
                              <a:gd name="T120" fmla="+- 0 10385 8930"/>
                              <a:gd name="T121" fmla="*/ T120 w 1795"/>
                              <a:gd name="T122" fmla="+- 0 14511 14297"/>
                              <a:gd name="T123" fmla="*/ 14511 h 1746"/>
                              <a:gd name="T124" fmla="+- 0 10555 8930"/>
                              <a:gd name="T125" fmla="*/ T124 w 1795"/>
                              <a:gd name="T126" fmla="+- 0 14693 14297"/>
                              <a:gd name="T127" fmla="*/ 14693 h 1746"/>
                              <a:gd name="T128" fmla="+- 0 10666 8930"/>
                              <a:gd name="T129" fmla="*/ T128 w 1795"/>
                              <a:gd name="T130" fmla="+- 0 14917 14297"/>
                              <a:gd name="T131" fmla="*/ 14917 h 1746"/>
                              <a:gd name="T132" fmla="+- 0 10705 8930"/>
                              <a:gd name="T133" fmla="*/ T132 w 1795"/>
                              <a:gd name="T134" fmla="+- 0 15171 14297"/>
                              <a:gd name="T135" fmla="*/ 15171 h 1746"/>
                              <a:gd name="T136" fmla="+- 0 10636 8930"/>
                              <a:gd name="T137" fmla="*/ T136 w 1795"/>
                              <a:gd name="T138" fmla="+- 0 14791 14297"/>
                              <a:gd name="T139" fmla="*/ 14791 h 1746"/>
                              <a:gd name="T140" fmla="+- 0 10491 8930"/>
                              <a:gd name="T141" fmla="*/ T140 w 1795"/>
                              <a:gd name="T142" fmla="+- 0 14583 14297"/>
                              <a:gd name="T143" fmla="*/ 14583 h 1746"/>
                              <a:gd name="T144" fmla="+- 0 10292 8930"/>
                              <a:gd name="T145" fmla="*/ T144 w 1795"/>
                              <a:gd name="T146" fmla="+- 0 14423 14297"/>
                              <a:gd name="T147" fmla="*/ 14423 h 1746"/>
                              <a:gd name="T148" fmla="+- 0 10016 8930"/>
                              <a:gd name="T149" fmla="*/ T148 w 1795"/>
                              <a:gd name="T150" fmla="+- 0 14317 14297"/>
                              <a:gd name="T151" fmla="*/ 14317 h 1746"/>
                              <a:gd name="T152" fmla="+- 0 9690 8930"/>
                              <a:gd name="T153" fmla="*/ T152 w 1795"/>
                              <a:gd name="T154" fmla="+- 0 14307 14297"/>
                              <a:gd name="T155" fmla="*/ 14307 h 1746"/>
                              <a:gd name="T156" fmla="+- 0 9399 8930"/>
                              <a:gd name="T157" fmla="*/ T156 w 1795"/>
                              <a:gd name="T158" fmla="+- 0 14403 14297"/>
                              <a:gd name="T159" fmla="*/ 14403 h 1746"/>
                              <a:gd name="T160" fmla="+- 0 9193 8930"/>
                              <a:gd name="T161" fmla="*/ T160 w 1795"/>
                              <a:gd name="T162" fmla="+- 0 14553 14297"/>
                              <a:gd name="T163" fmla="*/ 14553 h 1746"/>
                              <a:gd name="T164" fmla="+- 0 9038 8930"/>
                              <a:gd name="T165" fmla="*/ T164 w 1795"/>
                              <a:gd name="T166" fmla="+- 0 14755 14297"/>
                              <a:gd name="T167" fmla="*/ 14755 h 1746"/>
                              <a:gd name="T168" fmla="+- 0 8948 8930"/>
                              <a:gd name="T169" fmla="*/ T168 w 1795"/>
                              <a:gd name="T170" fmla="+- 0 14995 14297"/>
                              <a:gd name="T171" fmla="*/ 14995 h 1746"/>
                              <a:gd name="T172" fmla="+- 0 8931 8930"/>
                              <a:gd name="T173" fmla="*/ T172 w 1795"/>
                              <a:gd name="T174" fmla="+- 0 15217 14297"/>
                              <a:gd name="T175" fmla="*/ 15217 h 1746"/>
                              <a:gd name="T176" fmla="+- 0 8985 8930"/>
                              <a:gd name="T177" fmla="*/ T176 w 1795"/>
                              <a:gd name="T178" fmla="+- 0 15471 14297"/>
                              <a:gd name="T179" fmla="*/ 15471 h 1746"/>
                              <a:gd name="T180" fmla="+- 0 9109 8930"/>
                              <a:gd name="T181" fmla="*/ T180 w 1795"/>
                              <a:gd name="T182" fmla="+- 0 15695 14297"/>
                              <a:gd name="T183" fmla="*/ 15695 h 1746"/>
                              <a:gd name="T184" fmla="+- 0 9291 8930"/>
                              <a:gd name="T185" fmla="*/ T184 w 1795"/>
                              <a:gd name="T186" fmla="+- 0 15871 14297"/>
                              <a:gd name="T187" fmla="*/ 15871 h 1746"/>
                              <a:gd name="T188" fmla="+- 0 9562 8930"/>
                              <a:gd name="T189" fmla="*/ T188 w 1795"/>
                              <a:gd name="T190" fmla="+- 0 16005 14297"/>
                              <a:gd name="T191" fmla="*/ 16005 h 1746"/>
                              <a:gd name="T192" fmla="+- 0 9920 8930"/>
                              <a:gd name="T193" fmla="*/ T192 w 1795"/>
                              <a:gd name="T194" fmla="+- 0 16039 14297"/>
                              <a:gd name="T195" fmla="*/ 16039 h 1746"/>
                              <a:gd name="T196" fmla="+- 0 10177 8930"/>
                              <a:gd name="T197" fmla="*/ T196 w 1795"/>
                              <a:gd name="T198" fmla="+- 0 15975 14297"/>
                              <a:gd name="T199" fmla="*/ 15975 h 1746"/>
                              <a:gd name="T200" fmla="+- 0 10399 8930"/>
                              <a:gd name="T201" fmla="*/ T200 w 1795"/>
                              <a:gd name="T202" fmla="+- 0 15845 14297"/>
                              <a:gd name="T203" fmla="*/ 15845 h 1746"/>
                              <a:gd name="T204" fmla="+- 0 10595 8930"/>
                              <a:gd name="T205" fmla="*/ T204 w 1795"/>
                              <a:gd name="T206" fmla="+- 0 15623 14297"/>
                              <a:gd name="T207" fmla="*/ 15623 h 1746"/>
                              <a:gd name="T208" fmla="+- 0 10697 8930"/>
                              <a:gd name="T209" fmla="*/ T208 w 1795"/>
                              <a:gd name="T210" fmla="+- 0 15389 14297"/>
                              <a:gd name="T211" fmla="*/ 15389 h 17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795" h="1746">
                                <a:moveTo>
                                  <a:pt x="1765" y="873"/>
                                </a:moveTo>
                                <a:lnTo>
                                  <a:pt x="1762" y="800"/>
                                </a:lnTo>
                                <a:lnTo>
                                  <a:pt x="1753" y="729"/>
                                </a:lnTo>
                                <a:lnTo>
                                  <a:pt x="1737" y="660"/>
                                </a:lnTo>
                                <a:lnTo>
                                  <a:pt x="1716" y="593"/>
                                </a:lnTo>
                                <a:lnTo>
                                  <a:pt x="1690" y="529"/>
                                </a:lnTo>
                                <a:lnTo>
                                  <a:pt x="1658" y="467"/>
                                </a:lnTo>
                                <a:lnTo>
                                  <a:pt x="1622" y="408"/>
                                </a:lnTo>
                                <a:lnTo>
                                  <a:pt x="1581" y="353"/>
                                </a:lnTo>
                                <a:lnTo>
                                  <a:pt x="1535" y="301"/>
                                </a:lnTo>
                                <a:lnTo>
                                  <a:pt x="1486" y="253"/>
                                </a:lnTo>
                                <a:lnTo>
                                  <a:pt x="1432" y="209"/>
                                </a:lnTo>
                                <a:lnTo>
                                  <a:pt x="1375" y="169"/>
                                </a:lnTo>
                                <a:lnTo>
                                  <a:pt x="1315" y="133"/>
                                </a:lnTo>
                                <a:lnTo>
                                  <a:pt x="1252" y="103"/>
                                </a:lnTo>
                                <a:lnTo>
                                  <a:pt x="1185" y="77"/>
                                </a:lnTo>
                                <a:lnTo>
                                  <a:pt x="1117" y="57"/>
                                </a:lnTo>
                                <a:lnTo>
                                  <a:pt x="1046" y="42"/>
                                </a:lnTo>
                                <a:lnTo>
                                  <a:pt x="972" y="32"/>
                                </a:lnTo>
                                <a:lnTo>
                                  <a:pt x="898" y="29"/>
                                </a:lnTo>
                                <a:lnTo>
                                  <a:pt x="823" y="32"/>
                                </a:lnTo>
                                <a:lnTo>
                                  <a:pt x="750" y="42"/>
                                </a:lnTo>
                                <a:lnTo>
                                  <a:pt x="679" y="57"/>
                                </a:lnTo>
                                <a:lnTo>
                                  <a:pt x="610" y="77"/>
                                </a:lnTo>
                                <a:lnTo>
                                  <a:pt x="544" y="103"/>
                                </a:lnTo>
                                <a:lnTo>
                                  <a:pt x="480" y="133"/>
                                </a:lnTo>
                                <a:lnTo>
                                  <a:pt x="420" y="169"/>
                                </a:lnTo>
                                <a:lnTo>
                                  <a:pt x="363" y="209"/>
                                </a:lnTo>
                                <a:lnTo>
                                  <a:pt x="309" y="253"/>
                                </a:lnTo>
                                <a:lnTo>
                                  <a:pt x="260" y="301"/>
                                </a:lnTo>
                                <a:lnTo>
                                  <a:pt x="214" y="353"/>
                                </a:lnTo>
                                <a:lnTo>
                                  <a:pt x="173" y="408"/>
                                </a:lnTo>
                                <a:lnTo>
                                  <a:pt x="137" y="467"/>
                                </a:lnTo>
                                <a:lnTo>
                                  <a:pt x="105" y="529"/>
                                </a:lnTo>
                                <a:lnTo>
                                  <a:pt x="79" y="593"/>
                                </a:lnTo>
                                <a:lnTo>
                                  <a:pt x="58" y="660"/>
                                </a:lnTo>
                                <a:lnTo>
                                  <a:pt x="43" y="729"/>
                                </a:lnTo>
                                <a:lnTo>
                                  <a:pt x="33" y="800"/>
                                </a:lnTo>
                                <a:lnTo>
                                  <a:pt x="30" y="873"/>
                                </a:lnTo>
                                <a:lnTo>
                                  <a:pt x="33" y="946"/>
                                </a:lnTo>
                                <a:lnTo>
                                  <a:pt x="43" y="1017"/>
                                </a:lnTo>
                                <a:lnTo>
                                  <a:pt x="58" y="1086"/>
                                </a:lnTo>
                                <a:lnTo>
                                  <a:pt x="79" y="1153"/>
                                </a:lnTo>
                                <a:lnTo>
                                  <a:pt x="105" y="1217"/>
                                </a:lnTo>
                                <a:lnTo>
                                  <a:pt x="137" y="1279"/>
                                </a:lnTo>
                                <a:lnTo>
                                  <a:pt x="173" y="1337"/>
                                </a:lnTo>
                                <a:lnTo>
                                  <a:pt x="214" y="1393"/>
                                </a:lnTo>
                                <a:lnTo>
                                  <a:pt x="260" y="1445"/>
                                </a:lnTo>
                                <a:lnTo>
                                  <a:pt x="309" y="1493"/>
                                </a:lnTo>
                                <a:lnTo>
                                  <a:pt x="363" y="1537"/>
                                </a:lnTo>
                                <a:lnTo>
                                  <a:pt x="420" y="1577"/>
                                </a:lnTo>
                                <a:lnTo>
                                  <a:pt x="480" y="1613"/>
                                </a:lnTo>
                                <a:lnTo>
                                  <a:pt x="544" y="1643"/>
                                </a:lnTo>
                                <a:lnTo>
                                  <a:pt x="610" y="1669"/>
                                </a:lnTo>
                                <a:lnTo>
                                  <a:pt x="679" y="1689"/>
                                </a:lnTo>
                                <a:lnTo>
                                  <a:pt x="750" y="1704"/>
                                </a:lnTo>
                                <a:lnTo>
                                  <a:pt x="823" y="1713"/>
                                </a:lnTo>
                                <a:lnTo>
                                  <a:pt x="898" y="1716"/>
                                </a:lnTo>
                                <a:lnTo>
                                  <a:pt x="972" y="1713"/>
                                </a:lnTo>
                                <a:lnTo>
                                  <a:pt x="1046" y="1704"/>
                                </a:lnTo>
                                <a:lnTo>
                                  <a:pt x="1117" y="1689"/>
                                </a:lnTo>
                                <a:lnTo>
                                  <a:pt x="1185" y="1669"/>
                                </a:lnTo>
                                <a:lnTo>
                                  <a:pt x="1252" y="1643"/>
                                </a:lnTo>
                                <a:lnTo>
                                  <a:pt x="1315" y="1613"/>
                                </a:lnTo>
                                <a:lnTo>
                                  <a:pt x="1375" y="1577"/>
                                </a:lnTo>
                                <a:lnTo>
                                  <a:pt x="1432" y="1537"/>
                                </a:lnTo>
                                <a:lnTo>
                                  <a:pt x="1486" y="1493"/>
                                </a:lnTo>
                                <a:lnTo>
                                  <a:pt x="1535" y="1445"/>
                                </a:lnTo>
                                <a:lnTo>
                                  <a:pt x="1581" y="1393"/>
                                </a:lnTo>
                                <a:lnTo>
                                  <a:pt x="1622" y="1337"/>
                                </a:lnTo>
                                <a:lnTo>
                                  <a:pt x="1658" y="1279"/>
                                </a:lnTo>
                                <a:lnTo>
                                  <a:pt x="1690" y="1217"/>
                                </a:lnTo>
                                <a:lnTo>
                                  <a:pt x="1716" y="1153"/>
                                </a:lnTo>
                                <a:lnTo>
                                  <a:pt x="1737" y="1086"/>
                                </a:lnTo>
                                <a:lnTo>
                                  <a:pt x="1753" y="1017"/>
                                </a:lnTo>
                                <a:lnTo>
                                  <a:pt x="1762" y="946"/>
                                </a:lnTo>
                                <a:lnTo>
                                  <a:pt x="1765" y="873"/>
                                </a:lnTo>
                                <a:moveTo>
                                  <a:pt x="1795" y="872"/>
                                </a:moveTo>
                                <a:lnTo>
                                  <a:pt x="1794" y="828"/>
                                </a:lnTo>
                                <a:lnTo>
                                  <a:pt x="1790" y="784"/>
                                </a:lnTo>
                                <a:lnTo>
                                  <a:pt x="1785" y="740"/>
                                </a:lnTo>
                                <a:lnTo>
                                  <a:pt x="1777" y="696"/>
                                </a:lnTo>
                                <a:lnTo>
                                  <a:pt x="1775" y="690"/>
                                </a:lnTo>
                                <a:lnTo>
                                  <a:pt x="1775" y="874"/>
                                </a:lnTo>
                                <a:lnTo>
                                  <a:pt x="1774" y="918"/>
                                </a:lnTo>
                                <a:lnTo>
                                  <a:pt x="1771" y="960"/>
                                </a:lnTo>
                                <a:lnTo>
                                  <a:pt x="1765" y="1004"/>
                                </a:lnTo>
                                <a:lnTo>
                                  <a:pt x="1757" y="1046"/>
                                </a:lnTo>
                                <a:lnTo>
                                  <a:pt x="1748" y="1086"/>
                                </a:lnTo>
                                <a:lnTo>
                                  <a:pt x="1736" y="1128"/>
                                </a:lnTo>
                                <a:lnTo>
                                  <a:pt x="1722" y="1166"/>
                                </a:lnTo>
                                <a:lnTo>
                                  <a:pt x="1706" y="1206"/>
                                </a:lnTo>
                                <a:lnTo>
                                  <a:pt x="1689" y="1244"/>
                                </a:lnTo>
                                <a:lnTo>
                                  <a:pt x="1669" y="1280"/>
                                </a:lnTo>
                                <a:lnTo>
                                  <a:pt x="1648" y="1316"/>
                                </a:lnTo>
                                <a:lnTo>
                                  <a:pt x="1625" y="1350"/>
                                </a:lnTo>
                                <a:lnTo>
                                  <a:pt x="1601" y="1384"/>
                                </a:lnTo>
                                <a:lnTo>
                                  <a:pt x="1575" y="1416"/>
                                </a:lnTo>
                                <a:lnTo>
                                  <a:pt x="1547" y="1448"/>
                                </a:lnTo>
                                <a:lnTo>
                                  <a:pt x="1518" y="1476"/>
                                </a:lnTo>
                                <a:lnTo>
                                  <a:pt x="1488" y="1506"/>
                                </a:lnTo>
                                <a:lnTo>
                                  <a:pt x="1456" y="1532"/>
                                </a:lnTo>
                                <a:lnTo>
                                  <a:pt x="1423" y="1558"/>
                                </a:lnTo>
                                <a:lnTo>
                                  <a:pt x="1388" y="1582"/>
                                </a:lnTo>
                                <a:lnTo>
                                  <a:pt x="1353" y="1604"/>
                                </a:lnTo>
                                <a:lnTo>
                                  <a:pt x="1316" y="1624"/>
                                </a:lnTo>
                                <a:lnTo>
                                  <a:pt x="1278" y="1642"/>
                                </a:lnTo>
                                <a:lnTo>
                                  <a:pt x="1239" y="1660"/>
                                </a:lnTo>
                                <a:lnTo>
                                  <a:pt x="1199" y="1676"/>
                                </a:lnTo>
                                <a:lnTo>
                                  <a:pt x="1117" y="1700"/>
                                </a:lnTo>
                                <a:lnTo>
                                  <a:pt x="1075" y="1710"/>
                                </a:lnTo>
                                <a:lnTo>
                                  <a:pt x="1031" y="1718"/>
                                </a:lnTo>
                                <a:lnTo>
                                  <a:pt x="943" y="1726"/>
                                </a:lnTo>
                                <a:lnTo>
                                  <a:pt x="898" y="1728"/>
                                </a:lnTo>
                                <a:lnTo>
                                  <a:pt x="853" y="1726"/>
                                </a:lnTo>
                                <a:lnTo>
                                  <a:pt x="764" y="1718"/>
                                </a:lnTo>
                                <a:lnTo>
                                  <a:pt x="721" y="1710"/>
                                </a:lnTo>
                                <a:lnTo>
                                  <a:pt x="679" y="1700"/>
                                </a:lnTo>
                                <a:lnTo>
                                  <a:pt x="596" y="1676"/>
                                </a:lnTo>
                                <a:lnTo>
                                  <a:pt x="517" y="1644"/>
                                </a:lnTo>
                                <a:lnTo>
                                  <a:pt x="480" y="1624"/>
                                </a:lnTo>
                                <a:lnTo>
                                  <a:pt x="443" y="1604"/>
                                </a:lnTo>
                                <a:lnTo>
                                  <a:pt x="407" y="1582"/>
                                </a:lnTo>
                                <a:lnTo>
                                  <a:pt x="373" y="1558"/>
                                </a:lnTo>
                                <a:lnTo>
                                  <a:pt x="340" y="1532"/>
                                </a:lnTo>
                                <a:lnTo>
                                  <a:pt x="308" y="1506"/>
                                </a:lnTo>
                                <a:lnTo>
                                  <a:pt x="277" y="1478"/>
                                </a:lnTo>
                                <a:lnTo>
                                  <a:pt x="248" y="1448"/>
                                </a:lnTo>
                                <a:lnTo>
                                  <a:pt x="221" y="1416"/>
                                </a:lnTo>
                                <a:lnTo>
                                  <a:pt x="195" y="1384"/>
                                </a:lnTo>
                                <a:lnTo>
                                  <a:pt x="170" y="1352"/>
                                </a:lnTo>
                                <a:lnTo>
                                  <a:pt x="147" y="1316"/>
                                </a:lnTo>
                                <a:lnTo>
                                  <a:pt x="126" y="1280"/>
                                </a:lnTo>
                                <a:lnTo>
                                  <a:pt x="107" y="1244"/>
                                </a:lnTo>
                                <a:lnTo>
                                  <a:pt x="89" y="1206"/>
                                </a:lnTo>
                                <a:lnTo>
                                  <a:pt x="73" y="1168"/>
                                </a:lnTo>
                                <a:lnTo>
                                  <a:pt x="60" y="1128"/>
                                </a:lnTo>
                                <a:lnTo>
                                  <a:pt x="48" y="1088"/>
                                </a:lnTo>
                                <a:lnTo>
                                  <a:pt x="38" y="1046"/>
                                </a:lnTo>
                                <a:lnTo>
                                  <a:pt x="30" y="1004"/>
                                </a:lnTo>
                                <a:lnTo>
                                  <a:pt x="25" y="962"/>
                                </a:lnTo>
                                <a:lnTo>
                                  <a:pt x="22" y="920"/>
                                </a:lnTo>
                                <a:lnTo>
                                  <a:pt x="21" y="916"/>
                                </a:lnTo>
                                <a:lnTo>
                                  <a:pt x="20" y="874"/>
                                </a:lnTo>
                                <a:lnTo>
                                  <a:pt x="21" y="832"/>
                                </a:lnTo>
                                <a:lnTo>
                                  <a:pt x="22" y="828"/>
                                </a:lnTo>
                                <a:lnTo>
                                  <a:pt x="25" y="786"/>
                                </a:lnTo>
                                <a:lnTo>
                                  <a:pt x="30" y="744"/>
                                </a:lnTo>
                                <a:lnTo>
                                  <a:pt x="38" y="702"/>
                                </a:lnTo>
                                <a:lnTo>
                                  <a:pt x="48" y="660"/>
                                </a:lnTo>
                                <a:lnTo>
                                  <a:pt x="59" y="620"/>
                                </a:lnTo>
                                <a:lnTo>
                                  <a:pt x="73" y="580"/>
                                </a:lnTo>
                                <a:lnTo>
                                  <a:pt x="89" y="542"/>
                                </a:lnTo>
                                <a:lnTo>
                                  <a:pt x="107" y="504"/>
                                </a:lnTo>
                                <a:lnTo>
                                  <a:pt x="126" y="466"/>
                                </a:lnTo>
                                <a:lnTo>
                                  <a:pt x="147" y="432"/>
                                </a:lnTo>
                                <a:lnTo>
                                  <a:pt x="170" y="396"/>
                                </a:lnTo>
                                <a:lnTo>
                                  <a:pt x="220" y="330"/>
                                </a:lnTo>
                                <a:lnTo>
                                  <a:pt x="248" y="300"/>
                                </a:lnTo>
                                <a:lnTo>
                                  <a:pt x="277" y="270"/>
                                </a:lnTo>
                                <a:lnTo>
                                  <a:pt x="308" y="242"/>
                                </a:lnTo>
                                <a:lnTo>
                                  <a:pt x="339" y="216"/>
                                </a:lnTo>
                                <a:lnTo>
                                  <a:pt x="372" y="190"/>
                                </a:lnTo>
                                <a:lnTo>
                                  <a:pt x="407" y="166"/>
                                </a:lnTo>
                                <a:lnTo>
                                  <a:pt x="442" y="144"/>
                                </a:lnTo>
                                <a:lnTo>
                                  <a:pt x="479" y="124"/>
                                </a:lnTo>
                                <a:lnTo>
                                  <a:pt x="517" y="104"/>
                                </a:lnTo>
                                <a:lnTo>
                                  <a:pt x="556" y="88"/>
                                </a:lnTo>
                                <a:lnTo>
                                  <a:pt x="596" y="72"/>
                                </a:lnTo>
                                <a:lnTo>
                                  <a:pt x="636" y="58"/>
                                </a:lnTo>
                                <a:lnTo>
                                  <a:pt x="720" y="38"/>
                                </a:lnTo>
                                <a:lnTo>
                                  <a:pt x="764" y="30"/>
                                </a:lnTo>
                                <a:lnTo>
                                  <a:pt x="808" y="24"/>
                                </a:lnTo>
                                <a:lnTo>
                                  <a:pt x="897" y="20"/>
                                </a:lnTo>
                                <a:lnTo>
                                  <a:pt x="987" y="24"/>
                                </a:lnTo>
                                <a:lnTo>
                                  <a:pt x="1031" y="30"/>
                                </a:lnTo>
                                <a:lnTo>
                                  <a:pt x="1117" y="46"/>
                                </a:lnTo>
                                <a:lnTo>
                                  <a:pt x="1158" y="58"/>
                                </a:lnTo>
                                <a:lnTo>
                                  <a:pt x="1199" y="72"/>
                                </a:lnTo>
                                <a:lnTo>
                                  <a:pt x="1239" y="88"/>
                                </a:lnTo>
                                <a:lnTo>
                                  <a:pt x="1278" y="104"/>
                                </a:lnTo>
                                <a:lnTo>
                                  <a:pt x="1316" y="124"/>
                                </a:lnTo>
                                <a:lnTo>
                                  <a:pt x="1352" y="144"/>
                                </a:lnTo>
                                <a:lnTo>
                                  <a:pt x="1388" y="166"/>
                                </a:lnTo>
                                <a:lnTo>
                                  <a:pt x="1422" y="190"/>
                                </a:lnTo>
                                <a:lnTo>
                                  <a:pt x="1455" y="214"/>
                                </a:lnTo>
                                <a:lnTo>
                                  <a:pt x="1487" y="242"/>
                                </a:lnTo>
                                <a:lnTo>
                                  <a:pt x="1518" y="270"/>
                                </a:lnTo>
                                <a:lnTo>
                                  <a:pt x="1547" y="300"/>
                                </a:lnTo>
                                <a:lnTo>
                                  <a:pt x="1574" y="330"/>
                                </a:lnTo>
                                <a:lnTo>
                                  <a:pt x="1601" y="362"/>
                                </a:lnTo>
                                <a:lnTo>
                                  <a:pt x="1625" y="396"/>
                                </a:lnTo>
                                <a:lnTo>
                                  <a:pt x="1648" y="430"/>
                                </a:lnTo>
                                <a:lnTo>
                                  <a:pt x="1669" y="466"/>
                                </a:lnTo>
                                <a:lnTo>
                                  <a:pt x="1688" y="504"/>
                                </a:lnTo>
                                <a:lnTo>
                                  <a:pt x="1706" y="542"/>
                                </a:lnTo>
                                <a:lnTo>
                                  <a:pt x="1722" y="580"/>
                                </a:lnTo>
                                <a:lnTo>
                                  <a:pt x="1736" y="620"/>
                                </a:lnTo>
                                <a:lnTo>
                                  <a:pt x="1747" y="660"/>
                                </a:lnTo>
                                <a:lnTo>
                                  <a:pt x="1757" y="702"/>
                                </a:lnTo>
                                <a:lnTo>
                                  <a:pt x="1765" y="744"/>
                                </a:lnTo>
                                <a:lnTo>
                                  <a:pt x="1771" y="786"/>
                                </a:lnTo>
                                <a:lnTo>
                                  <a:pt x="1774" y="830"/>
                                </a:lnTo>
                                <a:lnTo>
                                  <a:pt x="1775" y="874"/>
                                </a:lnTo>
                                <a:lnTo>
                                  <a:pt x="1775" y="690"/>
                                </a:lnTo>
                                <a:lnTo>
                                  <a:pt x="1767" y="654"/>
                                </a:lnTo>
                                <a:lnTo>
                                  <a:pt x="1754" y="612"/>
                                </a:lnTo>
                                <a:lnTo>
                                  <a:pt x="1740" y="572"/>
                                </a:lnTo>
                                <a:lnTo>
                                  <a:pt x="1724" y="532"/>
                                </a:lnTo>
                                <a:lnTo>
                                  <a:pt x="1706" y="494"/>
                                </a:lnTo>
                                <a:lnTo>
                                  <a:pt x="1686" y="456"/>
                                </a:lnTo>
                                <a:lnTo>
                                  <a:pt x="1665" y="420"/>
                                </a:lnTo>
                                <a:lnTo>
                                  <a:pt x="1641" y="384"/>
                                </a:lnTo>
                                <a:lnTo>
                                  <a:pt x="1616" y="350"/>
                                </a:lnTo>
                                <a:lnTo>
                                  <a:pt x="1589" y="318"/>
                                </a:lnTo>
                                <a:lnTo>
                                  <a:pt x="1561" y="286"/>
                                </a:lnTo>
                                <a:lnTo>
                                  <a:pt x="1531" y="256"/>
                                </a:lnTo>
                                <a:lnTo>
                                  <a:pt x="1500" y="226"/>
                                </a:lnTo>
                                <a:lnTo>
                                  <a:pt x="1468" y="198"/>
                                </a:lnTo>
                                <a:lnTo>
                                  <a:pt x="1434" y="174"/>
                                </a:lnTo>
                                <a:lnTo>
                                  <a:pt x="1398" y="148"/>
                                </a:lnTo>
                                <a:lnTo>
                                  <a:pt x="1362" y="126"/>
                                </a:lnTo>
                                <a:lnTo>
                                  <a:pt x="1324" y="106"/>
                                </a:lnTo>
                                <a:lnTo>
                                  <a:pt x="1286" y="86"/>
                                </a:lnTo>
                                <a:lnTo>
                                  <a:pt x="1246" y="68"/>
                                </a:lnTo>
                                <a:lnTo>
                                  <a:pt x="1205" y="52"/>
                                </a:lnTo>
                                <a:lnTo>
                                  <a:pt x="1121" y="28"/>
                                </a:lnTo>
                                <a:lnTo>
                                  <a:pt x="1086" y="20"/>
                                </a:lnTo>
                                <a:lnTo>
                                  <a:pt x="1078" y="18"/>
                                </a:lnTo>
                                <a:lnTo>
                                  <a:pt x="1033" y="10"/>
                                </a:lnTo>
                                <a:lnTo>
                                  <a:pt x="988" y="4"/>
                                </a:lnTo>
                                <a:lnTo>
                                  <a:pt x="897" y="0"/>
                                </a:lnTo>
                                <a:lnTo>
                                  <a:pt x="805" y="4"/>
                                </a:lnTo>
                                <a:lnTo>
                                  <a:pt x="760" y="10"/>
                                </a:lnTo>
                                <a:lnTo>
                                  <a:pt x="716" y="18"/>
                                </a:lnTo>
                                <a:lnTo>
                                  <a:pt x="673" y="28"/>
                                </a:lnTo>
                                <a:lnTo>
                                  <a:pt x="630" y="40"/>
                                </a:lnTo>
                                <a:lnTo>
                                  <a:pt x="589" y="54"/>
                                </a:lnTo>
                                <a:lnTo>
                                  <a:pt x="508" y="86"/>
                                </a:lnTo>
                                <a:lnTo>
                                  <a:pt x="469" y="106"/>
                                </a:lnTo>
                                <a:lnTo>
                                  <a:pt x="432" y="126"/>
                                </a:lnTo>
                                <a:lnTo>
                                  <a:pt x="396" y="150"/>
                                </a:lnTo>
                                <a:lnTo>
                                  <a:pt x="360" y="174"/>
                                </a:lnTo>
                                <a:lnTo>
                                  <a:pt x="326" y="200"/>
                                </a:lnTo>
                                <a:lnTo>
                                  <a:pt x="294" y="228"/>
                                </a:lnTo>
                                <a:lnTo>
                                  <a:pt x="263" y="256"/>
                                </a:lnTo>
                                <a:lnTo>
                                  <a:pt x="233" y="286"/>
                                </a:lnTo>
                                <a:lnTo>
                                  <a:pt x="205" y="318"/>
                                </a:lnTo>
                                <a:lnTo>
                                  <a:pt x="178" y="352"/>
                                </a:lnTo>
                                <a:lnTo>
                                  <a:pt x="153" y="386"/>
                                </a:lnTo>
                                <a:lnTo>
                                  <a:pt x="130" y="422"/>
                                </a:lnTo>
                                <a:lnTo>
                                  <a:pt x="108" y="458"/>
                                </a:lnTo>
                                <a:lnTo>
                                  <a:pt x="88" y="496"/>
                                </a:lnTo>
                                <a:lnTo>
                                  <a:pt x="70" y="534"/>
                                </a:lnTo>
                                <a:lnTo>
                                  <a:pt x="54" y="574"/>
                                </a:lnTo>
                                <a:lnTo>
                                  <a:pt x="40" y="614"/>
                                </a:lnTo>
                                <a:lnTo>
                                  <a:pt x="28" y="656"/>
                                </a:lnTo>
                                <a:lnTo>
                                  <a:pt x="18" y="698"/>
                                </a:lnTo>
                                <a:lnTo>
                                  <a:pt x="10" y="742"/>
                                </a:lnTo>
                                <a:lnTo>
                                  <a:pt x="5" y="786"/>
                                </a:lnTo>
                                <a:lnTo>
                                  <a:pt x="2" y="828"/>
                                </a:lnTo>
                                <a:lnTo>
                                  <a:pt x="1" y="832"/>
                                </a:lnTo>
                                <a:lnTo>
                                  <a:pt x="0" y="874"/>
                                </a:lnTo>
                                <a:lnTo>
                                  <a:pt x="1" y="920"/>
                                </a:lnTo>
                                <a:lnTo>
                                  <a:pt x="5" y="964"/>
                                </a:lnTo>
                                <a:lnTo>
                                  <a:pt x="11" y="1008"/>
                                </a:lnTo>
                                <a:lnTo>
                                  <a:pt x="18" y="1050"/>
                                </a:lnTo>
                                <a:lnTo>
                                  <a:pt x="29" y="1092"/>
                                </a:lnTo>
                                <a:lnTo>
                                  <a:pt x="41" y="1134"/>
                                </a:lnTo>
                                <a:lnTo>
                                  <a:pt x="55" y="1174"/>
                                </a:lnTo>
                                <a:lnTo>
                                  <a:pt x="71" y="1214"/>
                                </a:lnTo>
                                <a:lnTo>
                                  <a:pt x="89" y="1254"/>
                                </a:lnTo>
                                <a:lnTo>
                                  <a:pt x="109" y="1290"/>
                                </a:lnTo>
                                <a:lnTo>
                                  <a:pt x="131" y="1328"/>
                                </a:lnTo>
                                <a:lnTo>
                                  <a:pt x="154" y="1362"/>
                                </a:lnTo>
                                <a:lnTo>
                                  <a:pt x="179" y="1398"/>
                                </a:lnTo>
                                <a:lnTo>
                                  <a:pt x="206" y="1430"/>
                                </a:lnTo>
                                <a:lnTo>
                                  <a:pt x="234" y="1462"/>
                                </a:lnTo>
                                <a:lnTo>
                                  <a:pt x="264" y="1492"/>
                                </a:lnTo>
                                <a:lnTo>
                                  <a:pt x="295" y="1520"/>
                                </a:lnTo>
                                <a:lnTo>
                                  <a:pt x="328" y="1548"/>
                                </a:lnTo>
                                <a:lnTo>
                                  <a:pt x="361" y="1574"/>
                                </a:lnTo>
                                <a:lnTo>
                                  <a:pt x="397" y="1598"/>
                                </a:lnTo>
                                <a:lnTo>
                                  <a:pt x="433" y="1622"/>
                                </a:lnTo>
                                <a:lnTo>
                                  <a:pt x="471" y="1642"/>
                                </a:lnTo>
                                <a:lnTo>
                                  <a:pt x="509" y="1662"/>
                                </a:lnTo>
                                <a:lnTo>
                                  <a:pt x="590" y="1694"/>
                                </a:lnTo>
                                <a:lnTo>
                                  <a:pt x="632" y="1708"/>
                                </a:lnTo>
                                <a:lnTo>
                                  <a:pt x="674" y="1720"/>
                                </a:lnTo>
                                <a:lnTo>
                                  <a:pt x="718" y="1730"/>
                                </a:lnTo>
                                <a:lnTo>
                                  <a:pt x="762" y="1738"/>
                                </a:lnTo>
                                <a:lnTo>
                                  <a:pt x="852" y="1746"/>
                                </a:lnTo>
                                <a:lnTo>
                                  <a:pt x="944" y="1746"/>
                                </a:lnTo>
                                <a:lnTo>
                                  <a:pt x="990" y="1742"/>
                                </a:lnTo>
                                <a:lnTo>
                                  <a:pt x="1079" y="1730"/>
                                </a:lnTo>
                                <a:lnTo>
                                  <a:pt x="1088" y="1728"/>
                                </a:lnTo>
                                <a:lnTo>
                                  <a:pt x="1122" y="1720"/>
                                </a:lnTo>
                                <a:lnTo>
                                  <a:pt x="1165" y="1708"/>
                                </a:lnTo>
                                <a:lnTo>
                                  <a:pt x="1207" y="1694"/>
                                </a:lnTo>
                                <a:lnTo>
                                  <a:pt x="1247" y="1678"/>
                                </a:lnTo>
                                <a:lnTo>
                                  <a:pt x="1287" y="1660"/>
                                </a:lnTo>
                                <a:lnTo>
                                  <a:pt x="1326" y="1642"/>
                                </a:lnTo>
                                <a:lnTo>
                                  <a:pt x="1363" y="1620"/>
                                </a:lnTo>
                                <a:lnTo>
                                  <a:pt x="1400" y="1598"/>
                                </a:lnTo>
                                <a:lnTo>
                                  <a:pt x="1435" y="1574"/>
                                </a:lnTo>
                                <a:lnTo>
                                  <a:pt x="1469" y="1548"/>
                                </a:lnTo>
                                <a:lnTo>
                                  <a:pt x="1501" y="1520"/>
                                </a:lnTo>
                                <a:lnTo>
                                  <a:pt x="1532" y="1492"/>
                                </a:lnTo>
                                <a:lnTo>
                                  <a:pt x="1590" y="1430"/>
                                </a:lnTo>
                                <a:lnTo>
                                  <a:pt x="1617" y="1396"/>
                                </a:lnTo>
                                <a:lnTo>
                                  <a:pt x="1642" y="1362"/>
                                </a:lnTo>
                                <a:lnTo>
                                  <a:pt x="1665" y="1326"/>
                                </a:lnTo>
                                <a:lnTo>
                                  <a:pt x="1687" y="1290"/>
                                </a:lnTo>
                                <a:lnTo>
                                  <a:pt x="1707" y="1252"/>
                                </a:lnTo>
                                <a:lnTo>
                                  <a:pt x="1725" y="1214"/>
                                </a:lnTo>
                                <a:lnTo>
                                  <a:pt x="1741" y="1174"/>
                                </a:lnTo>
                                <a:lnTo>
                                  <a:pt x="1755" y="1132"/>
                                </a:lnTo>
                                <a:lnTo>
                                  <a:pt x="1767" y="1092"/>
                                </a:lnTo>
                                <a:lnTo>
                                  <a:pt x="1777" y="1048"/>
                                </a:lnTo>
                                <a:lnTo>
                                  <a:pt x="1785" y="1006"/>
                                </a:lnTo>
                                <a:lnTo>
                                  <a:pt x="1791" y="962"/>
                                </a:lnTo>
                                <a:lnTo>
                                  <a:pt x="1794" y="918"/>
                                </a:lnTo>
                                <a:lnTo>
                                  <a:pt x="1795" y="872"/>
                                </a:lnTo>
                              </a:path>
                            </a:pathLst>
                          </a:custGeom>
                          <a:solidFill>
                            <a:srgbClr val="6E6E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88" y="13692"/>
                            <a:ext cx="357" cy="3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36" y="13845"/>
                            <a:ext cx="1248" cy="12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87F63C" id="Group 41" o:spid="_x0000_s1026" style="position:absolute;margin-left:446.5pt;margin-top:0;width:134pt;height:841.75pt;z-index:-251656192;mso-position-horizontal-relative:page;mso-position-vertical-relative:page" coordorigin="8930" coordsize="2680,168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" o:spid="_x0000_s1027" type="#_x0000_t75" style="position:absolute;left:9942;top:16100;width:204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">
                  <v:imagedata r:id="rId13" o:title=""/>
                </v:shape>
                <v:shape id="Picture 51" o:spid="_x0000_s1028" type="#_x0000_t75" style="position:absolute;left:10099;width:1511;height:16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">
                  <v:imagedata r:id="rId14" o:title=""/>
                </v:shape>
                <v:shape id="Picture 50" o:spid="_x0000_s1029" type="#_x0000_t75" style="position:absolute;left:9993;top:7;width:31;height:16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">
                  <v:imagedata r:id="rId15" o:title=""/>
                </v:shape>
                <v:line id="Line 49" o:spid="_x0000_s1030" style="position:absolute;visibility:visible;mso-wrap-style:square" from="10011,0" to="10011,16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" strokecolor="#6e6e74" strokeweight="1.5pt"/>
                <v:line id="Line 48" o:spid="_x0000_s1031" style="position:absolute;visibility:visible;mso-wrap-style:square" from="9783,0" to="9783,16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" strokecolor="#a7b788"/>
                <v:shape id="Picture 47" o:spid="_x0000_s1032" type="#_x0000_t75" style="position:absolute;left:9400;top:33;width:88;height:16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">
                  <v:imagedata r:id="rId16" o:title=""/>
                </v:shape>
                <v:line id="Line 46" o:spid="_x0000_s1033" style="position:absolute;visibility:visible;mso-wrap-style:square" from="9475,0" to="9475,16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" strokeweight="1.42pt"/>
                <v:line id="Line 45" o:spid="_x0000_s1034" style="position:absolute;visibility:visible;mso-wrap-style:square" from="9418,0" to="9418,16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" strokeweight="1.41pt"/>
                <v:shape id="AutoShape 44" o:spid="_x0000_s1035" style="position:absolute;left:8930;top:14297;width:1795;height:1746;visibility:visible;mso-wrap-style:square;v-text-anchor:top" coordsize="1795,1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" path="m1765,873r-3,-73l1753,729r-16,-69l1716,593r-26,-64l1658,467r-36,-59l1581,353r-46,-52l1486,253r-54,-44l1375,169r-60,-36l1252,103,1185,77,1117,57,1046,42,972,32,898,29r-75,3l750,42,679,57,610,77r-66,26l480,133r-60,36l363,209r-54,44l260,301r-46,52l173,408r-36,59l105,529,79,593,58,660,43,729,33,800r-3,73l33,946r10,71l58,1086r21,67l105,1217r32,62l173,1337r41,56l260,1445r49,48l363,1537r57,40l480,1613r64,30l610,1669r69,20l750,1704r73,9l898,1716r74,-3l1046,1704r71,-15l1185,1669r67,-26l1315,1613r60,-36l1432,1537r54,-44l1535,1445r46,-52l1622,1337r36,-58l1690,1217r26,-64l1737,1086r16,-69l1762,946r3,-73m1795,872r-1,-44l1790,784r-5,-44l1777,696r-2,-6l1775,874r-1,44l1771,960r-6,44l1757,1046r-9,40l1736,1128r-14,38l1706,1206r-17,38l1669,1280r-21,36l1625,1350r-24,34l1575,1416r-28,32l1518,1476r-30,30l1456,1532r-33,26l1388,1582r-35,22l1316,1624r-38,18l1239,1660r-40,16l1117,1700r-42,10l1031,1718r-88,8l898,1728r-45,-2l764,1718r-43,-8l679,1700r-83,-24l517,1644r-37,-20l443,1604r-36,-22l373,1558r-33,-26l308,1506r-31,-28l248,1448r-27,-32l195,1384r-25,-32l147,1316r-21,-36l107,1244,89,1206,73,1168,60,1128,48,1088,38,1046r-8,-42l25,962,22,920r-1,-4l20,874r1,-42l22,828r3,-42l30,744r8,-42l48,660,59,620,73,580,89,542r18,-38l126,466r21,-34l170,396r50,-66l248,300r29,-30l308,242r31,-26l372,190r35,-24l442,144r37,-20l517,104,556,88,596,72,636,58,720,38r44,-8l808,24r89,-4l987,24r44,6l1117,46r41,12l1199,72r40,16l1278,104r38,20l1352,144r36,22l1422,190r33,24l1487,242r31,28l1547,300r27,30l1601,362r24,34l1648,430r21,36l1688,504r18,38l1722,580r14,40l1747,660r10,42l1765,744r6,42l1774,830r1,44l1775,690r-8,-36l1754,612r-14,-40l1724,532r-18,-38l1686,456r-21,-36l1641,384r-25,-34l1589,318r-28,-32l1531,256r-31,-30l1468,198r-34,-24l1398,148r-36,-22l1324,106,1286,86,1246,68,1205,52,1121,28r-35,-8l1078,18r-45,-8l988,4,897,,805,4r-45,6l716,18,673,28,630,40,589,54,508,86r-39,20l432,126r-36,24l360,174r-34,26l294,228r-31,28l233,286r-28,32l178,352r-25,34l130,422r-22,36l88,496,70,534,54,574,40,614,28,656,18,698r-8,44l5,786,2,828r-1,4l,874r1,46l5,964r6,44l18,1050r11,42l41,1134r14,40l71,1214r18,40l109,1290r22,38l154,1362r25,36l206,1430r28,32l264,1492r31,28l328,1548r33,26l397,1598r36,24l471,1642r38,20l590,1694r42,14l674,1720r44,10l762,1738r90,8l944,1746r46,-4l1079,1730r9,-2l1122,1720r43,-12l1207,1694r40,-16l1287,1660r39,-18l1363,1620r37,-22l1435,1574r34,-26l1501,1520r31,-28l1590,1430r27,-34l1642,1362r23,-36l1687,1290r20,-38l1725,1214r16,-40l1755,1132r12,-40l1777,1048r8,-42l1791,962r3,-44l1795,872e" fillcolor="#6e6e74" stroked="f">
                  <v:path arrowok="t" o:connecttype="custom" o:connectlocs="1690,14826;1432,14506;1046,14339;610,14374;260,14598;58,14957;58,15383;260,15742;610,15966;1046,16001;1432,15834;1690,15514;1795,15169;1775,15171;1736,15425;1625,15647;1456,15829;1239,15957;898,16025;517,15941;308,15803;147,15613;48,15385;20,15171;48,14957;147,14729;339,14513;556,14385;897,14317;1239,14385;1455,14511;1625,14693;1736,14917;1775,15171;1706,14791;1561,14583;1362,14423;1086,14317;760,14307;469,14403;263,14553;108,14755;18,14995;1,15217;55,15471;179,15695;361,15871;632,16005;990,16039;1247,15975;1469,15845;1665,15623;1767,15389" o:connectangles="0,0,0,0,0,0,0,0,0,0,0,0,0,0,0,0,0,0,0,0,0,0,0,0,0,0,0,0,0,0,0,0,0,0,0,0,0,0,0,0,0,0,0,0,0,0,0,0,0,0,0,0,0"/>
                </v:shape>
                <v:shape id="Picture 43" o:spid="_x0000_s1036" type="#_x0000_t75" style="position:absolute;left:10588;top:13692;width:357;height: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">
                  <v:imagedata r:id="rId17" o:title=""/>
                </v:shape>
                <v:shape id="Picture 42" o:spid="_x0000_s1037" type="#_x0000_t75" style="position:absolute;left:9536;top:13845;width:1248;height:1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">
                  <v:imagedata r:id="rId18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8C8D9D" wp14:editId="6721A75C">
                <wp:simplePos x="0" y="0"/>
                <wp:positionH relativeFrom="page">
                  <wp:posOffset>7463790</wp:posOffset>
                </wp:positionH>
                <wp:positionV relativeFrom="page">
                  <wp:posOffset>0</wp:posOffset>
                </wp:positionV>
                <wp:extent cx="0" cy="10676890"/>
                <wp:effectExtent l="15240" t="19050" r="22860" b="19685"/>
                <wp:wrapNone/>
                <wp:docPr id="120" name="Lin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7689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EB6E33" id="Line 40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7.7pt,0" to="587.7pt,84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" strokecolor="#6e6e74" strokeweight="2.25pt">
                <w10:wrap anchorx="page" anchory="page"/>
              </v:line>
            </w:pict>
          </mc:Fallback>
        </mc:AlternateContent>
      </w:r>
    </w:p>
    <w:p w14:paraId="17048B2F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245C4771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032D8AD4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05339327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26A0F220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07756D84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3EF71883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28743A96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0DF85853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0B6114BD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26654D0F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174A0D59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0EEEBB18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778C3E30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5A3AB9A9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19F17CE9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6051BB6D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3A903B0F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4A368EF5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2A17250C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54F5013E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563D9717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13DA38F5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35C7BC30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4A8B4538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5BEB4FA2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6D5ACEF8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4FC2E71F" w14:textId="77777777" w:rsidR="00565DD5" w:rsidRDefault="00565DD5" w:rsidP="00565DD5">
      <w:pPr>
        <w:pStyle w:val="Corpsdetexte"/>
        <w:rPr>
          <w:rFonts w:ascii="Times New Roman"/>
          <w:sz w:val="22"/>
        </w:rPr>
      </w:pPr>
    </w:p>
    <w:p w14:paraId="032960D0" w14:textId="77777777" w:rsidR="00565DD5" w:rsidRDefault="00565DD5" w:rsidP="00565DD5">
      <w:pPr>
        <w:spacing w:before="79"/>
        <w:ind w:left="1036"/>
        <w:rPr>
          <w:rFonts w:ascii="Times New Roman"/>
          <w:sz w:val="42"/>
        </w:rPr>
      </w:pPr>
      <w:r>
        <w:rPr>
          <w:rFonts w:ascii="Times New Roman"/>
          <w:color w:val="55623B"/>
          <w:sz w:val="52"/>
        </w:rPr>
        <w:t>D</w:t>
      </w:r>
      <w:r>
        <w:rPr>
          <w:rFonts w:ascii="Times New Roman"/>
          <w:color w:val="55623B"/>
          <w:sz w:val="42"/>
        </w:rPr>
        <w:t>OSSIER FONCTIONNEL</w:t>
      </w:r>
    </w:p>
    <w:p w14:paraId="6573C927" w14:textId="77777777" w:rsidR="00565DD5" w:rsidRDefault="00565DD5" w:rsidP="00565DD5">
      <w:pPr>
        <w:pStyle w:val="Corpsdetexte"/>
        <w:spacing w:before="2"/>
        <w:rPr>
          <w:rFonts w:ascii="Times New Roman"/>
          <w:sz w:val="46"/>
        </w:rPr>
      </w:pPr>
    </w:p>
    <w:p w14:paraId="25F8C2DA" w14:textId="283FA580" w:rsidR="00565DD5" w:rsidRPr="00A47D12" w:rsidRDefault="00565DD5" w:rsidP="00565DD5">
      <w:pPr>
        <w:spacing w:before="1"/>
        <w:ind w:left="1036"/>
        <w:rPr>
          <w:i/>
          <w:sz w:val="28"/>
        </w:rPr>
      </w:pPr>
      <w:r>
        <w:rPr>
          <w:i/>
          <w:color w:val="55623B"/>
          <w:sz w:val="28"/>
        </w:rPr>
        <w:t xml:space="preserve">Maj dossier </w:t>
      </w:r>
      <w:r w:rsidR="00C83A8C">
        <w:rPr>
          <w:i/>
          <w:color w:val="55623B"/>
          <w:sz w:val="28"/>
        </w:rPr>
        <w:t>enseignant</w:t>
      </w:r>
      <w:r w:rsidRPr="00A47D12">
        <w:rPr>
          <w:i/>
          <w:color w:val="55623B"/>
          <w:sz w:val="28"/>
        </w:rPr>
        <w:t xml:space="preserve"> </w:t>
      </w:r>
    </w:p>
    <w:p w14:paraId="5357DBF8" w14:textId="77777777" w:rsidR="00565DD5" w:rsidRDefault="00565DD5" w:rsidP="00565DD5">
      <w:pPr>
        <w:pStyle w:val="Corpsdetexte"/>
        <w:rPr>
          <w:i/>
          <w:sz w:val="20"/>
        </w:rPr>
      </w:pPr>
    </w:p>
    <w:p w14:paraId="6C9E8A77" w14:textId="77777777" w:rsidR="00565DD5" w:rsidRDefault="00565DD5" w:rsidP="00565DD5">
      <w:pPr>
        <w:pStyle w:val="Corpsdetexte"/>
        <w:rPr>
          <w:i/>
          <w:sz w:val="20"/>
        </w:rPr>
      </w:pPr>
    </w:p>
    <w:p w14:paraId="1932DB1D" w14:textId="77777777" w:rsidR="00565DD5" w:rsidRDefault="00565DD5" w:rsidP="00565DD5">
      <w:pPr>
        <w:pStyle w:val="Corpsdetexte"/>
        <w:rPr>
          <w:i/>
          <w:sz w:val="20"/>
        </w:rPr>
      </w:pPr>
    </w:p>
    <w:p w14:paraId="4F0C9FF5" w14:textId="77777777" w:rsidR="00565DD5" w:rsidRDefault="00565DD5" w:rsidP="00565DD5">
      <w:pPr>
        <w:pStyle w:val="Corpsdetexte"/>
        <w:rPr>
          <w:i/>
          <w:sz w:val="20"/>
        </w:rPr>
      </w:pPr>
    </w:p>
    <w:p w14:paraId="32614B3A" w14:textId="77777777" w:rsidR="00565DD5" w:rsidRDefault="00565DD5" w:rsidP="00565DD5">
      <w:pPr>
        <w:pStyle w:val="Corpsdetexte"/>
        <w:rPr>
          <w:i/>
          <w:sz w:val="20"/>
        </w:rPr>
      </w:pPr>
    </w:p>
    <w:p w14:paraId="598FC603" w14:textId="77777777" w:rsidR="00565DD5" w:rsidRDefault="00565DD5" w:rsidP="00565DD5">
      <w:pPr>
        <w:pStyle w:val="Corpsdetexte"/>
        <w:rPr>
          <w:i/>
          <w:sz w:val="20"/>
        </w:rPr>
      </w:pPr>
    </w:p>
    <w:p w14:paraId="7BAC480A" w14:textId="77777777" w:rsidR="00565DD5" w:rsidRDefault="00565DD5" w:rsidP="00565DD5">
      <w:pPr>
        <w:pStyle w:val="Corpsdetexte"/>
        <w:rPr>
          <w:i/>
          <w:sz w:val="20"/>
        </w:rPr>
      </w:pPr>
    </w:p>
    <w:p w14:paraId="1B549781" w14:textId="77777777" w:rsidR="00565DD5" w:rsidRDefault="00565DD5" w:rsidP="00565DD5">
      <w:pPr>
        <w:pStyle w:val="Corpsdetexte"/>
        <w:rPr>
          <w:i/>
          <w:sz w:val="20"/>
        </w:rPr>
      </w:pPr>
    </w:p>
    <w:p w14:paraId="1744EAAF" w14:textId="77777777" w:rsidR="00565DD5" w:rsidRDefault="00565DD5" w:rsidP="00565DD5">
      <w:pPr>
        <w:pStyle w:val="Corpsdetexte"/>
        <w:rPr>
          <w:i/>
          <w:sz w:val="20"/>
        </w:rPr>
      </w:pPr>
    </w:p>
    <w:p w14:paraId="49EC059A" w14:textId="77777777" w:rsidR="00565DD5" w:rsidRDefault="00565DD5" w:rsidP="00565DD5">
      <w:pPr>
        <w:pStyle w:val="Corpsdetexte"/>
        <w:rPr>
          <w:i/>
          <w:sz w:val="20"/>
        </w:rPr>
      </w:pPr>
    </w:p>
    <w:p w14:paraId="7E9FD077" w14:textId="77777777" w:rsidR="00565DD5" w:rsidRDefault="00565DD5" w:rsidP="00565DD5">
      <w:pPr>
        <w:pStyle w:val="Corpsdetexte"/>
        <w:rPr>
          <w:i/>
          <w:sz w:val="20"/>
        </w:rPr>
      </w:pPr>
    </w:p>
    <w:p w14:paraId="540D582B" w14:textId="77777777" w:rsidR="00565DD5" w:rsidRDefault="00565DD5" w:rsidP="00565DD5">
      <w:pPr>
        <w:pStyle w:val="Corpsdetexte"/>
        <w:rPr>
          <w:i/>
          <w:sz w:val="20"/>
        </w:rPr>
      </w:pPr>
    </w:p>
    <w:p w14:paraId="1EFC5C0A" w14:textId="77777777" w:rsidR="00565DD5" w:rsidRDefault="00565DD5" w:rsidP="00565DD5">
      <w:pPr>
        <w:pStyle w:val="Corpsdetexte"/>
        <w:rPr>
          <w:i/>
          <w:sz w:val="20"/>
        </w:rPr>
      </w:pPr>
    </w:p>
    <w:p w14:paraId="5263AD1F" w14:textId="77777777" w:rsidR="00565DD5" w:rsidRDefault="00565DD5" w:rsidP="00565DD5">
      <w:pPr>
        <w:pStyle w:val="Corpsdetexte"/>
        <w:rPr>
          <w:i/>
          <w:sz w:val="20"/>
        </w:rPr>
      </w:pPr>
    </w:p>
    <w:p w14:paraId="54F54EA9" w14:textId="77777777" w:rsidR="00565DD5" w:rsidRDefault="00565DD5" w:rsidP="00565DD5">
      <w:pPr>
        <w:pStyle w:val="Corpsdetexte"/>
        <w:rPr>
          <w:i/>
          <w:sz w:val="20"/>
        </w:rPr>
      </w:pPr>
    </w:p>
    <w:p w14:paraId="61D77F69" w14:textId="77777777" w:rsidR="00565DD5" w:rsidRDefault="00565DD5" w:rsidP="00565DD5">
      <w:pPr>
        <w:pStyle w:val="Corpsdetexte"/>
        <w:rPr>
          <w:i/>
          <w:sz w:val="20"/>
        </w:rPr>
      </w:pPr>
    </w:p>
    <w:p w14:paraId="233FCD11" w14:textId="77777777" w:rsidR="00565DD5" w:rsidRDefault="00565DD5" w:rsidP="00565DD5">
      <w:pPr>
        <w:pStyle w:val="Corpsdetexte"/>
        <w:rPr>
          <w:i/>
          <w:sz w:val="20"/>
        </w:rPr>
      </w:pPr>
    </w:p>
    <w:p w14:paraId="61AACA8F" w14:textId="77777777" w:rsidR="00565DD5" w:rsidRDefault="00565DD5" w:rsidP="00565DD5">
      <w:pPr>
        <w:pStyle w:val="Corpsdetexte"/>
        <w:rPr>
          <w:i/>
          <w:sz w:val="20"/>
        </w:rPr>
      </w:pPr>
      <w:r>
        <w:rPr>
          <w:i/>
          <w:sz w:val="20"/>
        </w:rPr>
        <w:t>-</w:t>
      </w:r>
    </w:p>
    <w:p w14:paraId="7029B16E" w14:textId="77777777" w:rsidR="00565DD5" w:rsidRDefault="00565DD5" w:rsidP="00565DD5">
      <w:pPr>
        <w:pStyle w:val="Corpsdetexte"/>
        <w:rPr>
          <w:i/>
          <w:sz w:val="20"/>
        </w:rPr>
      </w:pPr>
    </w:p>
    <w:p w14:paraId="0A88AEDE" w14:textId="77777777" w:rsidR="00565DD5" w:rsidRDefault="00565DD5" w:rsidP="00565DD5">
      <w:pPr>
        <w:pStyle w:val="Corpsdetexte"/>
        <w:spacing w:before="11"/>
        <w:rPr>
          <w:i/>
          <w:sz w:val="20"/>
        </w:rPr>
      </w:pPr>
    </w:p>
    <w:p w14:paraId="38A92F53" w14:textId="77777777" w:rsidR="00565DD5" w:rsidRDefault="00565DD5" w:rsidP="00565DD5">
      <w:pPr>
        <w:rPr>
          <w:color w:val="525255"/>
        </w:rPr>
      </w:pPr>
      <w:r>
        <w:rPr>
          <w:color w:val="525255"/>
        </w:rPr>
        <w:t>William Garneau</w:t>
      </w:r>
      <w:r>
        <w:rPr>
          <w:color w:val="525255"/>
          <w:spacing w:val="-15"/>
        </w:rPr>
        <w:t xml:space="preserve"> </w:t>
      </w:r>
      <w:r>
        <w:rPr>
          <w:color w:val="525255"/>
        </w:rPr>
        <w:t xml:space="preserve"> </w:t>
      </w:r>
    </w:p>
    <w:p w14:paraId="4D89513A" w14:textId="77777777" w:rsidR="00565DD5" w:rsidRDefault="00565DD5" w:rsidP="00565DD5">
      <w:pPr>
        <w:rPr>
          <w:color w:val="525255"/>
        </w:rPr>
      </w:pPr>
    </w:p>
    <w:p w14:paraId="27FE0240" w14:textId="77777777" w:rsidR="00565DD5" w:rsidRDefault="00565DD5" w:rsidP="00565DD5">
      <w:pPr>
        <w:rPr>
          <w:color w:val="525255"/>
        </w:rPr>
      </w:pPr>
    </w:p>
    <w:p w14:paraId="56A92578" w14:textId="77777777" w:rsidR="00565DD5" w:rsidRDefault="00565DD5" w:rsidP="00565DD5">
      <w:pPr>
        <w:rPr>
          <w:color w:val="525255"/>
        </w:rPr>
      </w:pPr>
    </w:p>
    <w:p w14:paraId="320F4CBA" w14:textId="77777777" w:rsidR="00565DD5" w:rsidRDefault="00565DD5" w:rsidP="00565DD5">
      <w:pPr>
        <w:rPr>
          <w:color w:val="525255"/>
        </w:rPr>
      </w:pPr>
    </w:p>
    <w:p w14:paraId="0FFF5723" w14:textId="77777777" w:rsidR="00565DD5" w:rsidRDefault="00565DD5" w:rsidP="00565DD5">
      <w:pPr>
        <w:rPr>
          <w:color w:val="525255"/>
        </w:rPr>
      </w:pPr>
    </w:p>
    <w:p w14:paraId="51BE8BD7" w14:textId="77777777" w:rsidR="00565DD5" w:rsidRDefault="00565DD5" w:rsidP="00565DD5">
      <w:pPr>
        <w:rPr>
          <w:color w:val="525255"/>
        </w:rPr>
      </w:pPr>
    </w:p>
    <w:p w14:paraId="1607A4CE" w14:textId="77777777" w:rsidR="00565DD5" w:rsidRDefault="00565DD5" w:rsidP="00565DD5">
      <w:pPr>
        <w:rPr>
          <w:color w:val="525255"/>
        </w:rPr>
      </w:pPr>
    </w:p>
    <w:p w14:paraId="3E4A2351" w14:textId="77777777" w:rsidR="00565DD5" w:rsidRDefault="00565DD5" w:rsidP="00565DD5">
      <w:pPr>
        <w:rPr>
          <w:color w:val="525255"/>
        </w:rPr>
      </w:pPr>
    </w:p>
    <w:p w14:paraId="3D39A1E8" w14:textId="77777777" w:rsidR="00565DD5" w:rsidRDefault="00565DD5" w:rsidP="00565DD5">
      <w:pPr>
        <w:rPr>
          <w:color w:val="525255"/>
        </w:rPr>
      </w:pPr>
    </w:p>
    <w:p w14:paraId="6705260F" w14:textId="77777777" w:rsidR="00565DD5" w:rsidRDefault="00565DD5" w:rsidP="00565DD5">
      <w:pPr>
        <w:rPr>
          <w:color w:val="525255"/>
        </w:rPr>
      </w:pPr>
    </w:p>
    <w:p w14:paraId="4B91F30D" w14:textId="77777777" w:rsidR="00565DD5" w:rsidRDefault="00565DD5" w:rsidP="00565DD5">
      <w:pPr>
        <w:rPr>
          <w:color w:val="525255"/>
        </w:rPr>
      </w:pPr>
    </w:p>
    <w:p w14:paraId="39261F40" w14:textId="77777777" w:rsidR="00565DD5" w:rsidRDefault="00565DD5" w:rsidP="00565DD5">
      <w:pPr>
        <w:rPr>
          <w:color w:val="525255"/>
        </w:rPr>
      </w:pPr>
    </w:p>
    <w:p w14:paraId="0689B8D0" w14:textId="77777777" w:rsidR="00565DD5" w:rsidRDefault="00565DD5" w:rsidP="00565DD5">
      <w:pPr>
        <w:rPr>
          <w:color w:val="525255"/>
        </w:rPr>
      </w:pPr>
    </w:p>
    <w:p w14:paraId="6C83BFE1" w14:textId="77777777" w:rsidR="00565DD5" w:rsidRDefault="00565DD5" w:rsidP="00565DD5">
      <w:pPr>
        <w:rPr>
          <w:rFonts w:ascii="Times New Roman"/>
          <w:sz w:val="31"/>
        </w:rPr>
        <w:sectPr w:rsidR="00565DD5">
          <w:footerReference w:type="default" r:id="rId19"/>
          <w:pgSz w:w="11910" w:h="16840"/>
          <w:pgMar w:top="0" w:right="1640" w:bottom="0" w:left="1580" w:header="0" w:footer="526" w:gutter="0"/>
          <w:pgNumType w:start="1"/>
          <w:cols w:space="720"/>
        </w:sectPr>
      </w:pPr>
    </w:p>
    <w:p w14:paraId="1564FD0C" w14:textId="77777777" w:rsidR="00565DD5" w:rsidRPr="00FD319D" w:rsidRDefault="00565DD5" w:rsidP="00565DD5">
      <w:pPr>
        <w:pStyle w:val="TM1"/>
        <w:tabs>
          <w:tab w:val="left" w:pos="652"/>
          <w:tab w:val="left" w:pos="653"/>
          <w:tab w:val="right" w:leader="dot" w:pos="8568"/>
        </w:tabs>
        <w:spacing w:before="1"/>
        <w:ind w:firstLine="0"/>
        <w:rPr>
          <w:rFonts w:ascii="Garamond" w:hAnsi="Garamond"/>
        </w:rPr>
      </w:pPr>
    </w:p>
    <w:p w14:paraId="5E4C74D2" w14:textId="77777777" w:rsidR="00565DD5" w:rsidRPr="00FD319D" w:rsidRDefault="00565DD5" w:rsidP="00565DD5">
      <w:pPr>
        <w:pStyle w:val="TM1"/>
        <w:tabs>
          <w:tab w:val="left" w:pos="652"/>
          <w:tab w:val="left" w:pos="653"/>
          <w:tab w:val="right" w:leader="dot" w:pos="8568"/>
        </w:tabs>
        <w:spacing w:before="1"/>
        <w:ind w:firstLine="0"/>
        <w:rPr>
          <w:rFonts w:ascii="Garamond" w:hAnsi="Garamond"/>
        </w:rPr>
      </w:pPr>
    </w:p>
    <w:p w14:paraId="362A96B9" w14:textId="77777777" w:rsidR="00565DD5" w:rsidRDefault="007E1FBB" w:rsidP="00565DD5">
      <w:pPr>
        <w:pStyle w:val="TM1"/>
        <w:numPr>
          <w:ilvl w:val="0"/>
          <w:numId w:val="3"/>
        </w:numPr>
        <w:tabs>
          <w:tab w:val="left" w:pos="652"/>
          <w:tab w:val="left" w:pos="653"/>
          <w:tab w:val="right" w:leader="dot" w:pos="8568"/>
        </w:tabs>
        <w:spacing w:before="1"/>
        <w:rPr>
          <w:rFonts w:ascii="Garamond" w:hAnsi="Garamond"/>
        </w:rPr>
      </w:pPr>
      <w:hyperlink w:anchor="_bookmark0" w:history="1">
        <w:r w:rsidR="00565DD5">
          <w:rPr>
            <w:color w:val="343437"/>
          </w:rPr>
          <w:t>DESCRIPTION</w:t>
        </w:r>
        <w:r w:rsidR="00565DD5">
          <w:rPr>
            <w:color w:val="343437"/>
            <w:spacing w:val="-2"/>
          </w:rPr>
          <w:t xml:space="preserve"> </w:t>
        </w:r>
        <w:r w:rsidR="00565DD5">
          <w:rPr>
            <w:color w:val="343437"/>
          </w:rPr>
          <w:t>GÉNÉRALE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3</w:t>
        </w:r>
      </w:hyperlink>
    </w:p>
    <w:p w14:paraId="1AE50968" w14:textId="77777777" w:rsidR="00565DD5" w:rsidRDefault="007E1FBB" w:rsidP="00565DD5">
      <w:pPr>
        <w:pStyle w:val="TM2"/>
        <w:numPr>
          <w:ilvl w:val="2"/>
          <w:numId w:val="2"/>
        </w:numPr>
        <w:tabs>
          <w:tab w:val="left" w:pos="1271"/>
          <w:tab w:val="left" w:pos="1272"/>
          <w:tab w:val="right" w:leader="dot" w:pos="8568"/>
        </w:tabs>
        <w:spacing w:before="281"/>
        <w:ind w:hanging="859"/>
        <w:rPr>
          <w:rFonts w:ascii="Garamond"/>
        </w:rPr>
      </w:pPr>
      <w:hyperlink w:anchor="_bookmark1" w:history="1">
        <w:r w:rsidR="00565DD5">
          <w:rPr>
            <w:color w:val="343437"/>
          </w:rPr>
          <w:t>But</w:t>
        </w:r>
        <w:r w:rsidR="00565DD5">
          <w:rPr>
            <w:color w:val="343437"/>
          </w:rPr>
          <w:tab/>
        </w:r>
        <w:r w:rsidR="00565DD5">
          <w:rPr>
            <w:rFonts w:ascii="Garamond"/>
            <w:color w:val="343437"/>
          </w:rPr>
          <w:t>3</w:t>
        </w:r>
      </w:hyperlink>
    </w:p>
    <w:p w14:paraId="5FA69839" w14:textId="77777777" w:rsidR="00565DD5" w:rsidRDefault="007E1FBB" w:rsidP="00565DD5">
      <w:pPr>
        <w:pStyle w:val="TM2"/>
        <w:numPr>
          <w:ilvl w:val="2"/>
          <w:numId w:val="2"/>
        </w:numPr>
        <w:tabs>
          <w:tab w:val="left" w:pos="1271"/>
          <w:tab w:val="left" w:pos="1272"/>
          <w:tab w:val="right" w:leader="dot" w:pos="8568"/>
        </w:tabs>
        <w:spacing w:before="279"/>
        <w:ind w:hanging="859"/>
        <w:rPr>
          <w:rFonts w:ascii="Garamond"/>
        </w:rPr>
      </w:pPr>
      <w:hyperlink w:anchor="_bookmark2" w:history="1">
        <w:r w:rsidR="00565DD5">
          <w:rPr>
            <w:color w:val="343437"/>
          </w:rPr>
          <w:t>Processus</w:t>
        </w:r>
        <w:r w:rsidR="00565DD5">
          <w:rPr>
            <w:color w:val="343437"/>
            <w:spacing w:val="-1"/>
          </w:rPr>
          <w:t xml:space="preserve"> </w:t>
        </w:r>
        <w:r w:rsidR="00565DD5">
          <w:rPr>
            <w:color w:val="343437"/>
          </w:rPr>
          <w:t>administratifs</w:t>
        </w:r>
        <w:r w:rsidR="00565DD5">
          <w:rPr>
            <w:color w:val="343437"/>
          </w:rPr>
          <w:tab/>
        </w:r>
        <w:r w:rsidR="00565DD5">
          <w:rPr>
            <w:rFonts w:ascii="Garamond"/>
            <w:color w:val="343437"/>
          </w:rPr>
          <w:t>3</w:t>
        </w:r>
      </w:hyperlink>
    </w:p>
    <w:p w14:paraId="152A9A73" w14:textId="77777777" w:rsidR="00565DD5" w:rsidRDefault="007E1FBB" w:rsidP="00565DD5">
      <w:pPr>
        <w:pStyle w:val="TM2"/>
        <w:numPr>
          <w:ilvl w:val="2"/>
          <w:numId w:val="2"/>
        </w:numPr>
        <w:tabs>
          <w:tab w:val="left" w:pos="1271"/>
          <w:tab w:val="left" w:pos="1272"/>
          <w:tab w:val="right" w:leader="dot" w:pos="8568"/>
        </w:tabs>
        <w:ind w:hanging="859"/>
        <w:rPr>
          <w:rFonts w:ascii="Garamond" w:hAnsi="Garamond"/>
        </w:rPr>
      </w:pPr>
      <w:hyperlink w:anchor="_bookmark3" w:history="1">
        <w:r w:rsidR="00565DD5">
          <w:rPr>
            <w:color w:val="343437"/>
          </w:rPr>
          <w:t>Description générale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3</w:t>
        </w:r>
      </w:hyperlink>
    </w:p>
    <w:p w14:paraId="1E73FC28" w14:textId="77777777" w:rsidR="00565DD5" w:rsidRDefault="007E1FBB" w:rsidP="00565DD5">
      <w:pPr>
        <w:pStyle w:val="TM2"/>
        <w:numPr>
          <w:ilvl w:val="2"/>
          <w:numId w:val="2"/>
        </w:numPr>
        <w:tabs>
          <w:tab w:val="left" w:pos="1271"/>
          <w:tab w:val="left" w:pos="1272"/>
          <w:tab w:val="right" w:leader="dot" w:pos="8568"/>
        </w:tabs>
        <w:ind w:hanging="859"/>
        <w:rPr>
          <w:rFonts w:ascii="Garamond" w:hAnsi="Garamond"/>
        </w:rPr>
      </w:pPr>
      <w:hyperlink w:anchor="_bookmark4" w:history="1">
        <w:r w:rsidR="00565DD5">
          <w:rPr>
            <w:color w:val="343437"/>
          </w:rPr>
          <w:t>Sécurité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3</w:t>
        </w:r>
      </w:hyperlink>
    </w:p>
    <w:p w14:paraId="629D3DDB" w14:textId="77777777" w:rsidR="00565DD5" w:rsidRDefault="007E1FBB" w:rsidP="00565DD5">
      <w:pPr>
        <w:pStyle w:val="TM2"/>
        <w:numPr>
          <w:ilvl w:val="2"/>
          <w:numId w:val="2"/>
        </w:numPr>
        <w:tabs>
          <w:tab w:val="left" w:pos="1271"/>
          <w:tab w:val="left" w:pos="1272"/>
          <w:tab w:val="right" w:leader="dot" w:pos="8568"/>
        </w:tabs>
        <w:ind w:hanging="859"/>
        <w:rPr>
          <w:rFonts w:ascii="Garamond"/>
        </w:rPr>
      </w:pPr>
      <w:hyperlink w:anchor="_bookmark5" w:history="1">
        <w:r w:rsidR="00565DD5">
          <w:rPr>
            <w:color w:val="343437"/>
          </w:rPr>
          <w:t>Historique</w:t>
        </w:r>
        <w:r w:rsidR="00565DD5">
          <w:rPr>
            <w:color w:val="343437"/>
            <w:spacing w:val="-2"/>
          </w:rPr>
          <w:t xml:space="preserve"> </w:t>
        </w:r>
        <w:r w:rsidR="00565DD5">
          <w:rPr>
            <w:color w:val="343437"/>
          </w:rPr>
          <w:t>du</w:t>
        </w:r>
        <w:r w:rsidR="00565DD5">
          <w:rPr>
            <w:color w:val="343437"/>
            <w:spacing w:val="-1"/>
          </w:rPr>
          <w:t xml:space="preserve"> </w:t>
        </w:r>
        <w:r w:rsidR="00565DD5">
          <w:rPr>
            <w:color w:val="343437"/>
          </w:rPr>
          <w:t>dossier</w:t>
        </w:r>
        <w:r w:rsidR="00565DD5">
          <w:rPr>
            <w:color w:val="343437"/>
          </w:rPr>
          <w:tab/>
        </w:r>
        <w:r w:rsidR="00565DD5">
          <w:rPr>
            <w:rFonts w:ascii="Garamond"/>
            <w:color w:val="343437"/>
          </w:rPr>
          <w:t>3</w:t>
        </w:r>
      </w:hyperlink>
    </w:p>
    <w:p w14:paraId="455AE4A8" w14:textId="77777777" w:rsidR="00565DD5" w:rsidRDefault="007E1FBB" w:rsidP="00565DD5">
      <w:pPr>
        <w:pStyle w:val="TM1"/>
        <w:numPr>
          <w:ilvl w:val="0"/>
          <w:numId w:val="3"/>
        </w:numPr>
        <w:tabs>
          <w:tab w:val="left" w:pos="652"/>
          <w:tab w:val="left" w:pos="653"/>
          <w:tab w:val="right" w:leader="dot" w:pos="8568"/>
        </w:tabs>
        <w:rPr>
          <w:rFonts w:ascii="Garamond" w:hAnsi="Garamond"/>
        </w:rPr>
      </w:pPr>
      <w:hyperlink w:anchor="_bookmark6" w:history="1">
        <w:r w:rsidR="00565DD5">
          <w:rPr>
            <w:color w:val="343437"/>
          </w:rPr>
          <w:t>DESCRIPTION</w:t>
        </w:r>
        <w:r w:rsidR="00565DD5">
          <w:rPr>
            <w:color w:val="343437"/>
            <w:spacing w:val="-2"/>
          </w:rPr>
          <w:t xml:space="preserve"> </w:t>
        </w:r>
        <w:r w:rsidR="00565DD5">
          <w:rPr>
            <w:color w:val="343437"/>
          </w:rPr>
          <w:t>DÉTAILLÉE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4</w:t>
        </w:r>
      </w:hyperlink>
    </w:p>
    <w:p w14:paraId="4B02E2AA" w14:textId="77777777" w:rsidR="00565DD5" w:rsidRDefault="007E1FBB" w:rsidP="00565DD5">
      <w:pPr>
        <w:pStyle w:val="TM2"/>
        <w:numPr>
          <w:ilvl w:val="1"/>
          <w:numId w:val="3"/>
        </w:numPr>
        <w:tabs>
          <w:tab w:val="left" w:pos="1053"/>
          <w:tab w:val="left" w:pos="1054"/>
          <w:tab w:val="right" w:leader="dot" w:pos="8568"/>
        </w:tabs>
        <w:rPr>
          <w:rFonts w:ascii="Garamond" w:hAnsi="Garamond"/>
        </w:rPr>
      </w:pPr>
      <w:hyperlink w:anchor="_bookmark7" w:history="1">
        <w:r w:rsidR="00565DD5">
          <w:rPr>
            <w:color w:val="343437"/>
          </w:rPr>
          <w:t>Diagramme de</w:t>
        </w:r>
        <w:r w:rsidR="00565DD5">
          <w:rPr>
            <w:color w:val="343437"/>
            <w:spacing w:val="-1"/>
          </w:rPr>
          <w:t xml:space="preserve"> </w:t>
        </w:r>
        <w:r w:rsidR="00565DD5">
          <w:rPr>
            <w:color w:val="343437"/>
          </w:rPr>
          <w:t>cas</w:t>
        </w:r>
        <w:r w:rsidR="00565DD5">
          <w:rPr>
            <w:color w:val="343437"/>
            <w:spacing w:val="-2"/>
          </w:rPr>
          <w:t xml:space="preserve"> </w:t>
        </w:r>
        <w:r w:rsidR="00565DD5">
          <w:rPr>
            <w:color w:val="343437"/>
          </w:rPr>
          <w:t>d’utilisation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4</w:t>
        </w:r>
      </w:hyperlink>
    </w:p>
    <w:p w14:paraId="48BE613C" w14:textId="33502D5D" w:rsidR="00565DD5" w:rsidRDefault="007E1FBB" w:rsidP="00565DD5">
      <w:pPr>
        <w:pStyle w:val="TM2"/>
        <w:numPr>
          <w:ilvl w:val="1"/>
          <w:numId w:val="3"/>
        </w:numPr>
        <w:tabs>
          <w:tab w:val="left" w:pos="1053"/>
          <w:tab w:val="left" w:pos="1054"/>
          <w:tab w:val="right" w:leader="dot" w:pos="8568"/>
        </w:tabs>
        <w:spacing w:before="281"/>
        <w:rPr>
          <w:rFonts w:ascii="Garamond" w:hAnsi="Garamond"/>
        </w:rPr>
      </w:pPr>
      <w:hyperlink w:anchor="_bookmark8" w:history="1">
        <w:r w:rsidR="00565DD5">
          <w:rPr>
            <w:color w:val="343437"/>
          </w:rPr>
          <w:t>Étude de cas d’utilisation « Rechercher</w:t>
        </w:r>
        <w:r w:rsidR="00565DD5">
          <w:rPr>
            <w:color w:val="343437"/>
            <w:spacing w:val="-5"/>
          </w:rPr>
          <w:t xml:space="preserve"> </w:t>
        </w:r>
        <w:r w:rsidR="00565DD5">
          <w:rPr>
            <w:color w:val="343437"/>
          </w:rPr>
          <w:t>Enseignants</w:t>
        </w:r>
        <w:r w:rsidR="00565DD5">
          <w:rPr>
            <w:color w:val="343437"/>
            <w:spacing w:val="3"/>
          </w:rPr>
          <w:t xml:space="preserve"> </w:t>
        </w:r>
        <w:r w:rsidR="00565DD5">
          <w:rPr>
            <w:color w:val="343437"/>
          </w:rPr>
          <w:t>»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4</w:t>
        </w:r>
      </w:hyperlink>
    </w:p>
    <w:p w14:paraId="4AA50D98" w14:textId="1A4F7F6F" w:rsidR="00565DD5" w:rsidRDefault="007E1FBB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8"/>
        </w:tabs>
        <w:rPr>
          <w:rFonts w:ascii="Garamond" w:hAnsi="Garamond"/>
        </w:rPr>
      </w:pPr>
      <w:hyperlink w:anchor="_bookmark9" w:history="1">
        <w:r w:rsidR="00565DD5">
          <w:rPr>
            <w:color w:val="343437"/>
          </w:rPr>
          <w:t>Panoramas et rapports de « Rechercher</w:t>
        </w:r>
        <w:r w:rsidR="00565DD5">
          <w:rPr>
            <w:color w:val="343437"/>
            <w:spacing w:val="-2"/>
          </w:rPr>
          <w:t xml:space="preserve"> </w:t>
        </w:r>
        <w:proofErr w:type="gramStart"/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proofErr w:type="gramEnd"/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5</w:t>
        </w:r>
      </w:hyperlink>
    </w:p>
    <w:p w14:paraId="39074F0B" w14:textId="7E614A16" w:rsidR="00565DD5" w:rsidRDefault="007E1FBB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8"/>
        </w:tabs>
        <w:spacing w:before="281"/>
        <w:rPr>
          <w:rFonts w:ascii="Garamond" w:hAnsi="Garamond"/>
        </w:rPr>
      </w:pPr>
      <w:hyperlink w:anchor="_bookmark10" w:history="1">
        <w:r w:rsidR="00565DD5">
          <w:rPr>
            <w:color w:val="343437"/>
          </w:rPr>
          <w:t>Description des champs de « Rechercher</w:t>
        </w:r>
        <w:r w:rsidR="00565DD5">
          <w:rPr>
            <w:color w:val="343437"/>
            <w:spacing w:val="-4"/>
          </w:rPr>
          <w:t xml:space="preserve"> </w:t>
        </w:r>
        <w:proofErr w:type="gramStart"/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proofErr w:type="gramEnd"/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6</w:t>
        </w:r>
      </w:hyperlink>
    </w:p>
    <w:p w14:paraId="68703621" w14:textId="16E653F0" w:rsidR="00565DD5" w:rsidRDefault="007E1FBB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8"/>
        </w:tabs>
        <w:rPr>
          <w:rFonts w:ascii="Garamond" w:hAnsi="Garamond"/>
        </w:rPr>
      </w:pPr>
      <w:hyperlink w:anchor="_bookmark11" w:history="1">
        <w:r w:rsidR="00565DD5">
          <w:rPr>
            <w:color w:val="343437"/>
          </w:rPr>
          <w:t>Tableau des validations de « Rechercher</w:t>
        </w:r>
        <w:r w:rsidR="00565DD5">
          <w:rPr>
            <w:color w:val="343437"/>
            <w:spacing w:val="-3"/>
          </w:rPr>
          <w:t xml:space="preserve"> </w:t>
        </w:r>
        <w:proofErr w:type="gramStart"/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proofErr w:type="gramEnd"/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8</w:t>
        </w:r>
      </w:hyperlink>
    </w:p>
    <w:p w14:paraId="33D987BA" w14:textId="1D578D3E" w:rsidR="00565DD5" w:rsidRDefault="007E1FBB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8"/>
        </w:tabs>
        <w:rPr>
          <w:rFonts w:ascii="Garamond" w:hAnsi="Garamond"/>
        </w:rPr>
      </w:pPr>
      <w:hyperlink w:anchor="_bookmark12" w:history="1">
        <w:r w:rsidR="00565DD5">
          <w:rPr>
            <w:color w:val="343437"/>
          </w:rPr>
          <w:t xml:space="preserve">Paramètres d'entrée de « Rechercher </w:t>
        </w:r>
        <w:proofErr w:type="gramStart"/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proofErr w:type="gramEnd"/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9</w:t>
        </w:r>
      </w:hyperlink>
    </w:p>
    <w:p w14:paraId="3B38A816" w14:textId="61940AE1" w:rsidR="00565DD5" w:rsidRDefault="007E1FBB" w:rsidP="00565DD5">
      <w:pPr>
        <w:pStyle w:val="TM2"/>
        <w:numPr>
          <w:ilvl w:val="1"/>
          <w:numId w:val="3"/>
        </w:numPr>
        <w:tabs>
          <w:tab w:val="left" w:pos="1053"/>
          <w:tab w:val="left" w:pos="1054"/>
          <w:tab w:val="right" w:leader="dot" w:pos="8568"/>
        </w:tabs>
        <w:rPr>
          <w:rFonts w:ascii="Garamond" w:hAnsi="Garamond"/>
        </w:rPr>
      </w:pPr>
      <w:hyperlink w:anchor="_bookmark13" w:history="1">
        <w:r w:rsidR="00565DD5">
          <w:rPr>
            <w:color w:val="343437"/>
          </w:rPr>
          <w:t>Étude de cas d’utilisation « Ajouter</w:t>
        </w:r>
        <w:r w:rsidR="00565DD5">
          <w:rPr>
            <w:color w:val="343437"/>
            <w:spacing w:val="-6"/>
          </w:rPr>
          <w:t xml:space="preserve"> </w:t>
        </w:r>
        <w:proofErr w:type="gramStart"/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proofErr w:type="gramEnd"/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9</w:t>
        </w:r>
      </w:hyperlink>
    </w:p>
    <w:p w14:paraId="079532B5" w14:textId="25B564CA" w:rsidR="00565DD5" w:rsidRDefault="007E1FBB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spacing w:before="281"/>
        <w:rPr>
          <w:rFonts w:ascii="Garamond" w:hAnsi="Garamond"/>
        </w:rPr>
      </w:pPr>
      <w:hyperlink w:anchor="_bookmark14" w:history="1">
        <w:r w:rsidR="00565DD5">
          <w:rPr>
            <w:color w:val="343437"/>
          </w:rPr>
          <w:t xml:space="preserve">Panoramas et rapports </w:t>
        </w:r>
        <w:proofErr w:type="gramStart"/>
        <w:r w:rsidR="00565DD5">
          <w:rPr>
            <w:color w:val="343437"/>
          </w:rPr>
          <w:t>d’ «</w:t>
        </w:r>
        <w:proofErr w:type="gramEnd"/>
        <w:r w:rsidR="00565DD5">
          <w:rPr>
            <w:color w:val="343437"/>
          </w:rPr>
          <w:t xml:space="preserve"> Ajouter</w:t>
        </w:r>
        <w:r w:rsidR="00565DD5">
          <w:rPr>
            <w:color w:val="343437"/>
            <w:spacing w:val="-1"/>
          </w:rPr>
          <w:t xml:space="preserve"> </w:t>
        </w:r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10</w:t>
        </w:r>
      </w:hyperlink>
    </w:p>
    <w:p w14:paraId="01C6EDA6" w14:textId="18EF618E" w:rsidR="00565DD5" w:rsidRDefault="007E1FBB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rPr>
          <w:rFonts w:ascii="Garamond" w:hAnsi="Garamond"/>
        </w:rPr>
      </w:pPr>
      <w:hyperlink w:anchor="_bookmark15" w:history="1">
        <w:r w:rsidR="00565DD5">
          <w:rPr>
            <w:color w:val="343437"/>
          </w:rPr>
          <w:t xml:space="preserve">Description des champs </w:t>
        </w:r>
        <w:proofErr w:type="gramStart"/>
        <w:r w:rsidR="00565DD5">
          <w:rPr>
            <w:color w:val="343437"/>
          </w:rPr>
          <w:t>d’ «</w:t>
        </w:r>
        <w:proofErr w:type="gramEnd"/>
        <w:r w:rsidR="00565DD5">
          <w:rPr>
            <w:color w:val="343437"/>
          </w:rPr>
          <w:t xml:space="preserve"> Ajouter</w:t>
        </w:r>
        <w:r w:rsidR="00565DD5">
          <w:rPr>
            <w:color w:val="343437"/>
            <w:spacing w:val="-4"/>
          </w:rPr>
          <w:t xml:space="preserve"> </w:t>
        </w:r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11</w:t>
        </w:r>
      </w:hyperlink>
    </w:p>
    <w:p w14:paraId="4797AD01" w14:textId="2A330CFF" w:rsidR="00565DD5" w:rsidRDefault="007E1FBB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spacing w:before="279"/>
        <w:rPr>
          <w:rFonts w:ascii="Garamond" w:hAnsi="Garamond"/>
        </w:rPr>
      </w:pPr>
      <w:hyperlink w:anchor="_bookmark16" w:history="1">
        <w:r w:rsidR="00565DD5">
          <w:rPr>
            <w:color w:val="343437"/>
          </w:rPr>
          <w:t xml:space="preserve">Tableau des validations </w:t>
        </w:r>
        <w:proofErr w:type="gramStart"/>
        <w:r w:rsidR="00565DD5">
          <w:rPr>
            <w:color w:val="343437"/>
          </w:rPr>
          <w:t>d’ «</w:t>
        </w:r>
        <w:proofErr w:type="gramEnd"/>
        <w:r w:rsidR="00565DD5">
          <w:rPr>
            <w:color w:val="343437"/>
          </w:rPr>
          <w:t xml:space="preserve"> Ajouter</w:t>
        </w:r>
        <w:r w:rsidR="00565DD5">
          <w:rPr>
            <w:color w:val="343437"/>
            <w:spacing w:val="-4"/>
          </w:rPr>
          <w:t xml:space="preserve"> </w:t>
        </w:r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12</w:t>
        </w:r>
      </w:hyperlink>
    </w:p>
    <w:p w14:paraId="20D4E5F2" w14:textId="3861B7FA" w:rsidR="00565DD5" w:rsidRDefault="007E1FBB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rPr>
          <w:rFonts w:ascii="Garamond" w:hAnsi="Garamond"/>
        </w:rPr>
      </w:pPr>
      <w:hyperlink w:anchor="_bookmark17" w:history="1">
        <w:r w:rsidR="00565DD5">
          <w:rPr>
            <w:color w:val="343437"/>
          </w:rPr>
          <w:t xml:space="preserve">Paramètres d’entrée </w:t>
        </w:r>
        <w:proofErr w:type="gramStart"/>
        <w:r w:rsidR="00565DD5">
          <w:rPr>
            <w:color w:val="343437"/>
          </w:rPr>
          <w:t>d’ «</w:t>
        </w:r>
        <w:proofErr w:type="gramEnd"/>
        <w:r w:rsidR="00565DD5">
          <w:rPr>
            <w:color w:val="343437"/>
          </w:rPr>
          <w:t xml:space="preserve"> Ajouter</w:t>
        </w:r>
        <w:r w:rsidR="00565DD5">
          <w:rPr>
            <w:color w:val="343437"/>
            <w:spacing w:val="-3"/>
          </w:rPr>
          <w:t xml:space="preserve"> </w:t>
        </w:r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13</w:t>
        </w:r>
      </w:hyperlink>
    </w:p>
    <w:p w14:paraId="22863295" w14:textId="767D4084" w:rsidR="00565DD5" w:rsidRDefault="007E1FBB" w:rsidP="00565DD5">
      <w:pPr>
        <w:pStyle w:val="TM2"/>
        <w:numPr>
          <w:ilvl w:val="1"/>
          <w:numId w:val="3"/>
        </w:numPr>
        <w:tabs>
          <w:tab w:val="left" w:pos="1053"/>
          <w:tab w:val="left" w:pos="1054"/>
          <w:tab w:val="right" w:leader="dot" w:pos="8569"/>
        </w:tabs>
        <w:rPr>
          <w:rFonts w:ascii="Garamond" w:hAnsi="Garamond"/>
        </w:rPr>
      </w:pPr>
      <w:hyperlink w:anchor="_bookmark18" w:history="1">
        <w:r w:rsidR="00565DD5">
          <w:rPr>
            <w:color w:val="343437"/>
          </w:rPr>
          <w:t>Étude de cas d’utilisation de « Modifier</w:t>
        </w:r>
        <w:r w:rsidR="00565DD5">
          <w:rPr>
            <w:color w:val="343437"/>
            <w:spacing w:val="-6"/>
          </w:rPr>
          <w:t xml:space="preserve"> </w:t>
        </w:r>
        <w:proofErr w:type="gramStart"/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proofErr w:type="gramEnd"/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13</w:t>
        </w:r>
      </w:hyperlink>
    </w:p>
    <w:p w14:paraId="114F446A" w14:textId="4AF9EE05" w:rsidR="00565DD5" w:rsidRDefault="007E1FBB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spacing w:before="281"/>
        <w:rPr>
          <w:rFonts w:ascii="Garamond" w:hAnsi="Garamond"/>
        </w:rPr>
      </w:pPr>
      <w:hyperlink w:anchor="_bookmark19" w:history="1">
        <w:r w:rsidR="00565DD5">
          <w:rPr>
            <w:color w:val="343437"/>
          </w:rPr>
          <w:t>Panoramas et rapports de « Modifier</w:t>
        </w:r>
        <w:r w:rsidR="00565DD5">
          <w:rPr>
            <w:color w:val="343437"/>
            <w:spacing w:val="-2"/>
          </w:rPr>
          <w:t xml:space="preserve"> </w:t>
        </w:r>
        <w:proofErr w:type="gramStart"/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proofErr w:type="gramEnd"/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14</w:t>
        </w:r>
      </w:hyperlink>
    </w:p>
    <w:p w14:paraId="29005885" w14:textId="700AAE89" w:rsidR="00565DD5" w:rsidRDefault="007E1FBB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rPr>
          <w:rFonts w:ascii="Garamond" w:hAnsi="Garamond"/>
        </w:rPr>
      </w:pPr>
      <w:hyperlink w:anchor="_bookmark20" w:history="1">
        <w:r w:rsidR="00565DD5">
          <w:rPr>
            <w:color w:val="343437"/>
          </w:rPr>
          <w:t>Description des champs de « Modifier</w:t>
        </w:r>
        <w:r w:rsidR="00565DD5">
          <w:rPr>
            <w:color w:val="343437"/>
            <w:spacing w:val="-5"/>
          </w:rPr>
          <w:t xml:space="preserve"> </w:t>
        </w:r>
        <w:proofErr w:type="gramStart"/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proofErr w:type="gramEnd"/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15</w:t>
        </w:r>
      </w:hyperlink>
    </w:p>
    <w:p w14:paraId="0D50C122" w14:textId="58926085" w:rsidR="00565DD5" w:rsidRDefault="00565DD5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spacing w:before="281" w:after="240"/>
        <w:rPr>
          <w:rFonts w:ascii="Garamond" w:hAnsi="Garamond"/>
        </w:rPr>
      </w:pPr>
      <w:r>
        <w:rPr>
          <w:noProof/>
          <w:lang w:bidi="ar-SA"/>
        </w:rPr>
        <w:drawing>
          <wp:anchor distT="0" distB="0" distL="0" distR="0" simplePos="0" relativeHeight="251663360" behindDoc="0" locked="0" layoutInCell="1" allowOverlap="1" wp14:anchorId="111E60D9" wp14:editId="557611F0">
            <wp:simplePos x="0" y="0"/>
            <wp:positionH relativeFrom="page">
              <wp:posOffset>6286500</wp:posOffset>
            </wp:positionH>
            <wp:positionV relativeFrom="paragraph">
              <wp:posOffset>870675</wp:posOffset>
            </wp:positionV>
            <wp:extent cx="129539" cy="129603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anchor="_bookmark21" w:history="1">
        <w:r>
          <w:rPr>
            <w:color w:val="343437"/>
          </w:rPr>
          <w:t>Tableau des validations de « Modifier</w:t>
        </w:r>
        <w:r>
          <w:rPr>
            <w:color w:val="343437"/>
            <w:spacing w:val="-3"/>
          </w:rPr>
          <w:t xml:space="preserve"> </w:t>
        </w:r>
        <w:proofErr w:type="gramStart"/>
        <w:r w:rsidRPr="00565DD5">
          <w:rPr>
            <w:color w:val="343437"/>
          </w:rPr>
          <w:t>Enseignants</w:t>
        </w:r>
        <w:r>
          <w:rPr>
            <w:color w:val="343437"/>
          </w:rPr>
          <w:t>»</w:t>
        </w:r>
        <w:proofErr w:type="gramEnd"/>
        <w:r>
          <w:rPr>
            <w:color w:val="343437"/>
          </w:rPr>
          <w:tab/>
        </w:r>
        <w:r>
          <w:rPr>
            <w:rFonts w:ascii="Garamond" w:hAnsi="Garamond"/>
            <w:color w:val="343437"/>
          </w:rPr>
          <w:t>16</w:t>
        </w:r>
      </w:hyperlink>
    </w:p>
    <w:p w14:paraId="6E0DEE85" w14:textId="77777777" w:rsidR="00565DD5" w:rsidRDefault="00565DD5" w:rsidP="00565DD5">
      <w:pPr>
        <w:pStyle w:val="TM4"/>
        <w:tabs>
          <w:tab w:val="left" w:pos="7256"/>
        </w:tabs>
      </w:pPr>
      <w:r>
        <w:rPr>
          <w:noProof/>
          <w:lang w:bidi="ar-SA"/>
        </w:rPr>
        <w:drawing>
          <wp:anchor distT="0" distB="0" distL="0" distR="0" simplePos="0" relativeHeight="251661312" behindDoc="0" locked="0" layoutInCell="1" allowOverlap="1" wp14:anchorId="2D9B0B5D" wp14:editId="300FCD32">
            <wp:simplePos x="0" y="0"/>
            <wp:positionH relativeFrom="page">
              <wp:posOffset>6286500</wp:posOffset>
            </wp:positionH>
            <wp:positionV relativeFrom="page">
              <wp:posOffset>10224007</wp:posOffset>
            </wp:positionV>
            <wp:extent cx="129539" cy="129603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3FCBE8" wp14:editId="4F7E6DD4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118" name="Lin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873FF8" id="Line 38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" strokecolor="#6e6e74" strokeweight="1pt">
                <w10:wrap anchorx="page" anchory="page"/>
              </v:line>
            </w:pict>
          </mc:Fallback>
        </mc:AlternateContent>
      </w:r>
      <w:r>
        <w:rPr>
          <w:color w:val="464649"/>
        </w:rPr>
        <w:t>MAJ</w:t>
      </w:r>
      <w:r>
        <w:rPr>
          <w:color w:val="464649"/>
          <w:spacing w:val="10"/>
        </w:rPr>
        <w:t xml:space="preserve"> </w:t>
      </w:r>
      <w:r>
        <w:rPr>
          <w:color w:val="464649"/>
          <w:spacing w:val="2"/>
        </w:rPr>
        <w:t>Étudiant</w:t>
      </w:r>
      <w:r>
        <w:rPr>
          <w:color w:val="464649"/>
          <w:spacing w:val="2"/>
        </w:rPr>
        <w:tab/>
        <w:t>Hiver 2018</w:t>
      </w:r>
    </w:p>
    <w:p w14:paraId="278454DC" w14:textId="798F0CB6" w:rsidR="00565DD5" w:rsidRDefault="00565DD5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spacing w:before="481"/>
        <w:rPr>
          <w:rFonts w:ascii="Garamond" w:hAnsi="Garamond"/>
        </w:rPr>
      </w:pPr>
      <w:hyperlink w:anchor="_bookmark22" w:history="1">
        <w:r>
          <w:rPr>
            <w:color w:val="343437"/>
          </w:rPr>
          <w:t>Paramètres d’entrée de « Modifier</w:t>
        </w:r>
        <w:r>
          <w:rPr>
            <w:color w:val="343437"/>
            <w:spacing w:val="-1"/>
          </w:rPr>
          <w:t xml:space="preserve"> </w:t>
        </w:r>
        <w:proofErr w:type="gramStart"/>
        <w:r w:rsidRPr="00565DD5">
          <w:rPr>
            <w:color w:val="343437"/>
          </w:rPr>
          <w:t>Enseignants</w:t>
        </w:r>
        <w:r>
          <w:rPr>
            <w:color w:val="343437"/>
          </w:rPr>
          <w:t>»</w:t>
        </w:r>
        <w:proofErr w:type="gramEnd"/>
        <w:r>
          <w:rPr>
            <w:color w:val="343437"/>
          </w:rPr>
          <w:tab/>
        </w:r>
        <w:r>
          <w:rPr>
            <w:rFonts w:ascii="Garamond" w:hAnsi="Garamond"/>
            <w:color w:val="343437"/>
          </w:rPr>
          <w:t>17</w:t>
        </w:r>
      </w:hyperlink>
    </w:p>
    <w:p w14:paraId="1AB84F2B" w14:textId="579A0088" w:rsidR="00565DD5" w:rsidRDefault="007E1FBB" w:rsidP="00565DD5">
      <w:pPr>
        <w:pStyle w:val="TM2"/>
        <w:numPr>
          <w:ilvl w:val="1"/>
          <w:numId w:val="3"/>
        </w:numPr>
        <w:tabs>
          <w:tab w:val="left" w:pos="1053"/>
          <w:tab w:val="left" w:pos="1054"/>
          <w:tab w:val="right" w:leader="dot" w:pos="8569"/>
        </w:tabs>
        <w:rPr>
          <w:rFonts w:ascii="Garamond" w:hAnsi="Garamond"/>
        </w:rPr>
      </w:pPr>
      <w:hyperlink w:anchor="_bookmark23" w:history="1">
        <w:r w:rsidR="00565DD5">
          <w:rPr>
            <w:color w:val="343437"/>
          </w:rPr>
          <w:t>Étude de cas d’utilisation « Supprimer</w:t>
        </w:r>
        <w:r w:rsidR="00565DD5">
          <w:rPr>
            <w:color w:val="343437"/>
            <w:spacing w:val="-6"/>
          </w:rPr>
          <w:t xml:space="preserve"> </w:t>
        </w:r>
        <w:proofErr w:type="gramStart"/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proofErr w:type="gramEnd"/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17</w:t>
        </w:r>
      </w:hyperlink>
    </w:p>
    <w:p w14:paraId="2BC1F6E5" w14:textId="24C048E9" w:rsidR="00565DD5" w:rsidRDefault="007E1FBB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rPr>
          <w:rFonts w:ascii="Garamond" w:hAnsi="Garamond"/>
        </w:rPr>
      </w:pPr>
      <w:hyperlink w:anchor="_bookmark24" w:history="1">
        <w:r w:rsidR="00565DD5">
          <w:rPr>
            <w:color w:val="343437"/>
          </w:rPr>
          <w:t>Panoramas et rapports de « Supprimer</w:t>
        </w:r>
        <w:r w:rsidR="00565DD5">
          <w:rPr>
            <w:color w:val="343437"/>
            <w:spacing w:val="-2"/>
          </w:rPr>
          <w:t xml:space="preserve"> </w:t>
        </w:r>
        <w:proofErr w:type="gramStart"/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proofErr w:type="gramEnd"/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18</w:t>
        </w:r>
      </w:hyperlink>
    </w:p>
    <w:p w14:paraId="4B29739A" w14:textId="37CE1861" w:rsidR="00565DD5" w:rsidRDefault="007E1FBB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spacing w:before="281"/>
        <w:rPr>
          <w:rFonts w:ascii="Garamond" w:hAnsi="Garamond"/>
        </w:rPr>
      </w:pPr>
      <w:hyperlink w:anchor="_bookmark25" w:history="1">
        <w:r w:rsidR="00565DD5">
          <w:rPr>
            <w:color w:val="343437"/>
          </w:rPr>
          <w:t>Description des champs de « Supprimer</w:t>
        </w:r>
        <w:r w:rsidR="00565DD5">
          <w:rPr>
            <w:color w:val="343437"/>
            <w:spacing w:val="-4"/>
          </w:rPr>
          <w:t xml:space="preserve"> </w:t>
        </w:r>
        <w:proofErr w:type="gramStart"/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proofErr w:type="gramEnd"/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19</w:t>
        </w:r>
      </w:hyperlink>
    </w:p>
    <w:p w14:paraId="1044AE92" w14:textId="6AF39877" w:rsidR="00565DD5" w:rsidRDefault="007E1FBB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spacing w:before="279"/>
        <w:rPr>
          <w:rFonts w:ascii="Garamond" w:hAnsi="Garamond"/>
        </w:rPr>
      </w:pPr>
      <w:hyperlink w:anchor="_bookmark26" w:history="1">
        <w:r w:rsidR="00565DD5">
          <w:rPr>
            <w:color w:val="343437"/>
          </w:rPr>
          <w:t>Tableau des validations de « Supprimer</w:t>
        </w:r>
        <w:r w:rsidR="00565DD5">
          <w:rPr>
            <w:color w:val="343437"/>
            <w:spacing w:val="-3"/>
          </w:rPr>
          <w:t xml:space="preserve"> </w:t>
        </w:r>
        <w:proofErr w:type="gramStart"/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proofErr w:type="gramEnd"/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20</w:t>
        </w:r>
      </w:hyperlink>
    </w:p>
    <w:p w14:paraId="35E9BF6D" w14:textId="5A13B839" w:rsidR="00565DD5" w:rsidRDefault="007E1FBB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rPr>
          <w:rFonts w:ascii="Garamond" w:hAnsi="Garamond"/>
        </w:rPr>
      </w:pPr>
      <w:hyperlink w:anchor="_bookmark27" w:history="1">
        <w:r w:rsidR="00565DD5">
          <w:rPr>
            <w:color w:val="343437"/>
          </w:rPr>
          <w:t>Paramètres d’entrée de « Supprimer</w:t>
        </w:r>
        <w:r w:rsidR="00565DD5">
          <w:rPr>
            <w:color w:val="343437"/>
            <w:spacing w:val="-2"/>
          </w:rPr>
          <w:t xml:space="preserve"> </w:t>
        </w:r>
        <w:proofErr w:type="gramStart"/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proofErr w:type="gramEnd"/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21</w:t>
        </w:r>
      </w:hyperlink>
    </w:p>
    <w:p w14:paraId="63618EC3" w14:textId="77777777" w:rsidR="00565DD5" w:rsidRDefault="007E1FBB" w:rsidP="00565DD5">
      <w:pPr>
        <w:pStyle w:val="TM1"/>
        <w:numPr>
          <w:ilvl w:val="0"/>
          <w:numId w:val="3"/>
        </w:numPr>
        <w:tabs>
          <w:tab w:val="left" w:pos="652"/>
          <w:tab w:val="left" w:pos="653"/>
          <w:tab w:val="right" w:leader="dot" w:pos="8569"/>
        </w:tabs>
        <w:rPr>
          <w:rFonts w:ascii="Garamond"/>
        </w:rPr>
      </w:pPr>
      <w:hyperlink w:anchor="_bookmark28" w:history="1">
        <w:r w:rsidR="00565DD5">
          <w:rPr>
            <w:color w:val="343437"/>
          </w:rPr>
          <w:t>Diagramme</w:t>
        </w:r>
        <w:r w:rsidR="00565DD5">
          <w:rPr>
            <w:color w:val="343437"/>
            <w:spacing w:val="-2"/>
          </w:rPr>
          <w:t xml:space="preserve"> </w:t>
        </w:r>
        <w:r w:rsidR="00565DD5">
          <w:rPr>
            <w:color w:val="343437"/>
          </w:rPr>
          <w:t>de classes</w:t>
        </w:r>
        <w:r w:rsidR="00565DD5">
          <w:rPr>
            <w:color w:val="343437"/>
          </w:rPr>
          <w:tab/>
        </w:r>
        <w:r w:rsidR="00565DD5">
          <w:rPr>
            <w:rFonts w:ascii="Garamond"/>
            <w:color w:val="343437"/>
          </w:rPr>
          <w:t>22</w:t>
        </w:r>
      </w:hyperlink>
    </w:p>
    <w:p w14:paraId="30AECAB3" w14:textId="77777777" w:rsidR="00565DD5" w:rsidRDefault="007E1FBB" w:rsidP="00565DD5">
      <w:pPr>
        <w:pStyle w:val="TM1"/>
        <w:numPr>
          <w:ilvl w:val="0"/>
          <w:numId w:val="3"/>
        </w:numPr>
        <w:tabs>
          <w:tab w:val="left" w:pos="652"/>
          <w:tab w:val="left" w:pos="653"/>
          <w:tab w:val="right" w:leader="dot" w:pos="8569"/>
        </w:tabs>
        <w:spacing w:before="283"/>
        <w:rPr>
          <w:rFonts w:ascii="Garamond"/>
        </w:rPr>
      </w:pPr>
      <w:hyperlink w:anchor="_bookmark29" w:history="1">
        <w:r w:rsidR="00565DD5">
          <w:rPr>
            <w:color w:val="343437"/>
          </w:rPr>
          <w:t>Messages</w:t>
        </w:r>
        <w:r w:rsidR="00565DD5">
          <w:rPr>
            <w:color w:val="343437"/>
          </w:rPr>
          <w:tab/>
        </w:r>
        <w:r w:rsidR="00565DD5">
          <w:rPr>
            <w:rFonts w:ascii="Garamond"/>
            <w:color w:val="343437"/>
          </w:rPr>
          <w:t>23</w:t>
        </w:r>
      </w:hyperlink>
    </w:p>
    <w:p w14:paraId="3CA2F22B" w14:textId="77777777" w:rsidR="00565DD5" w:rsidRDefault="007E1FBB" w:rsidP="00565DD5">
      <w:pPr>
        <w:pStyle w:val="TM2"/>
        <w:numPr>
          <w:ilvl w:val="1"/>
          <w:numId w:val="1"/>
        </w:numPr>
        <w:tabs>
          <w:tab w:val="left" w:pos="773"/>
          <w:tab w:val="right" w:leader="dot" w:pos="8569"/>
        </w:tabs>
        <w:spacing w:before="281"/>
        <w:rPr>
          <w:rFonts w:ascii="Garamond"/>
        </w:rPr>
      </w:pPr>
      <w:hyperlink w:anchor="_bookmark30" w:history="1">
        <w:r w:rsidR="00565DD5">
          <w:rPr>
            <w:color w:val="343437"/>
          </w:rPr>
          <w:t>Messages</w:t>
        </w:r>
        <w:r w:rsidR="00565DD5">
          <w:rPr>
            <w:color w:val="343437"/>
          </w:rPr>
          <w:tab/>
        </w:r>
        <w:r w:rsidR="00565DD5">
          <w:rPr>
            <w:rFonts w:ascii="Garamond"/>
            <w:color w:val="343437"/>
          </w:rPr>
          <w:t>23</w:t>
        </w:r>
      </w:hyperlink>
    </w:p>
    <w:p w14:paraId="52313DDA" w14:textId="77777777" w:rsidR="00565DD5" w:rsidRDefault="007E1FBB" w:rsidP="00565DD5">
      <w:pPr>
        <w:ind w:firstLine="412"/>
        <w:rPr>
          <w:color w:val="343437"/>
        </w:rPr>
      </w:pPr>
      <w:hyperlink w:anchor="_bookmark31" w:history="1">
        <w:r w:rsidR="00565DD5">
          <w:rPr>
            <w:color w:val="343437"/>
          </w:rPr>
          <w:t>Messages</w:t>
        </w:r>
        <w:r w:rsidR="00565DD5">
          <w:rPr>
            <w:color w:val="343437"/>
            <w:spacing w:val="-1"/>
          </w:rPr>
          <w:t xml:space="preserve"> </w:t>
        </w:r>
        <w:r w:rsidR="00565DD5">
          <w:rPr>
            <w:color w:val="343437"/>
          </w:rPr>
          <w:t>de confirmation</w:t>
        </w:r>
        <w:r w:rsidR="00565DD5">
          <w:rPr>
            <w:color w:val="343437"/>
          </w:rPr>
          <w:tab/>
          <w:t>23</w:t>
        </w:r>
      </w:hyperlink>
    </w:p>
    <w:p w14:paraId="043A5DFF" w14:textId="62F85FEE" w:rsidR="007E1FBB" w:rsidRDefault="007E1FBB"/>
    <w:p w14:paraId="24E5D618" w14:textId="77777777" w:rsidR="00C83A8C" w:rsidRDefault="00C83A8C" w:rsidP="00C83A8C">
      <w:pPr>
        <w:pStyle w:val="Titre1"/>
        <w:numPr>
          <w:ilvl w:val="0"/>
          <w:numId w:val="11"/>
        </w:numPr>
        <w:tabs>
          <w:tab w:val="left" w:pos="533"/>
        </w:tabs>
        <w:spacing w:before="253"/>
        <w:ind w:right="3934"/>
      </w:pPr>
      <w:r>
        <w:rPr>
          <w:color w:val="343437"/>
          <w:spacing w:val="2"/>
        </w:rPr>
        <w:t xml:space="preserve">DESCRIPTION </w:t>
      </w:r>
      <w:r>
        <w:rPr>
          <w:color w:val="343437"/>
          <w:spacing w:val="-57"/>
        </w:rPr>
        <w:t>DÉTAILLÉE</w:t>
      </w:r>
    </w:p>
    <w:p w14:paraId="2053137D" w14:textId="77777777" w:rsidR="00C83A8C" w:rsidRDefault="00C83A8C" w:rsidP="00C83A8C">
      <w:pPr>
        <w:pStyle w:val="Titre2"/>
        <w:numPr>
          <w:ilvl w:val="1"/>
          <w:numId w:val="11"/>
        </w:numPr>
        <w:tabs>
          <w:tab w:val="left" w:pos="965"/>
        </w:tabs>
        <w:spacing w:before="175"/>
        <w:ind w:right="3854"/>
      </w:pPr>
      <w:r>
        <w:rPr>
          <w:color w:val="343437"/>
        </w:rPr>
        <w:t>Diagramme de cas</w:t>
      </w:r>
      <w:r>
        <w:rPr>
          <w:color w:val="343437"/>
          <w:spacing w:val="-6"/>
        </w:rPr>
        <w:t xml:space="preserve"> </w:t>
      </w:r>
      <w:r>
        <w:rPr>
          <w:color w:val="343437"/>
        </w:rPr>
        <w:t>d’utilisation</w:t>
      </w:r>
    </w:p>
    <w:p w14:paraId="2E1F61CD" w14:textId="77777777" w:rsidR="00C83A8C" w:rsidRDefault="00C83A8C" w:rsidP="00C83A8C">
      <w:pPr>
        <w:pStyle w:val="Corpsdetexte"/>
        <w:spacing w:before="5"/>
        <w:rPr>
          <w:sz w:val="27"/>
        </w:rPr>
      </w:pPr>
    </w:p>
    <w:p w14:paraId="04F7C294" w14:textId="77777777" w:rsidR="00C83A8C" w:rsidRDefault="00C83A8C" w:rsidP="00C83A8C">
      <w:pPr>
        <w:pStyle w:val="Corpsdetexte"/>
        <w:rPr>
          <w:rFonts w:ascii="Calibri"/>
          <w:color w:val="5B9BD4"/>
        </w:rPr>
      </w:pPr>
      <w:commentRangeStart w:id="0"/>
      <w:r>
        <w:rPr>
          <w:rFonts w:ascii="Calibri"/>
          <w:noProof/>
          <w:color w:val="5B9BD4"/>
          <w:lang w:bidi="ar-SA"/>
        </w:rPr>
        <w:drawing>
          <wp:inline distT="0" distB="0" distL="0" distR="0" wp14:anchorId="0973308D" wp14:editId="231A57F5">
            <wp:extent cx="5518785" cy="4991100"/>
            <wp:effectExtent l="0" t="0" r="571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8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 w:rsidR="007E1FBB">
        <w:rPr>
          <w:rStyle w:val="Marquedecommentaire"/>
        </w:rPr>
        <w:commentReference w:id="0"/>
      </w:r>
    </w:p>
    <w:p w14:paraId="2FF057B9" w14:textId="77777777" w:rsidR="00C83A8C" w:rsidRDefault="00C83A8C" w:rsidP="00C83A8C">
      <w:pPr>
        <w:pStyle w:val="Corpsdetexte"/>
        <w:rPr>
          <w:rFonts w:ascii="Calibri"/>
          <w:sz w:val="20"/>
        </w:rPr>
      </w:pPr>
    </w:p>
    <w:p w14:paraId="32621146" w14:textId="77777777" w:rsidR="00C83A8C" w:rsidRDefault="00C83A8C" w:rsidP="00C83A8C">
      <w:pPr>
        <w:pStyle w:val="Corpsdetexte"/>
        <w:rPr>
          <w:rFonts w:ascii="Calibri"/>
          <w:sz w:val="20"/>
        </w:rPr>
      </w:pPr>
    </w:p>
    <w:p w14:paraId="773D85B0" w14:textId="77777777" w:rsidR="00C83A8C" w:rsidRDefault="00C83A8C" w:rsidP="00C83A8C">
      <w:pPr>
        <w:pStyle w:val="Corpsdetexte"/>
        <w:spacing w:before="187" w:line="276" w:lineRule="auto"/>
        <w:ind w:left="892" w:right="901"/>
        <w:rPr>
          <w:color w:val="525255"/>
          <w:u w:val="single" w:color="525255"/>
        </w:rPr>
      </w:pPr>
      <w:r>
        <w:rPr>
          <w:color w:val="525255"/>
          <w:u w:val="single" w:color="525255"/>
        </w:rPr>
        <w:t xml:space="preserve">But : </w:t>
      </w:r>
    </w:p>
    <w:p w14:paraId="0E3EBA49" w14:textId="0844BE15" w:rsidR="00C83A8C" w:rsidRPr="00A52A4A" w:rsidRDefault="00C83A8C" w:rsidP="00C83A8C">
      <w:pPr>
        <w:pStyle w:val="Corpsdetexte"/>
        <w:spacing w:before="187" w:line="276" w:lineRule="auto"/>
        <w:ind w:left="892" w:right="901"/>
      </w:pPr>
      <w:r>
        <w:t>Le client a besoin de fonctionnalités qui l’aideront à gérer les enseigna</w:t>
      </w:r>
      <w:ins w:id="1" w:author="Lainesse" w:date="2018-03-27T14:59:00Z">
        <w:r w:rsidR="007E1FBB">
          <w:t>n</w:t>
        </w:r>
      </w:ins>
      <w:r>
        <w:t>ts efficacement à l’aide d’un système de recherche, d’ajout, de modification et de suppression.</w:t>
      </w:r>
    </w:p>
    <w:p w14:paraId="177D340D" w14:textId="77777777" w:rsidR="00C83A8C" w:rsidRDefault="00C83A8C" w:rsidP="00C83A8C">
      <w:pPr>
        <w:pStyle w:val="Corpsdetexte"/>
        <w:spacing w:before="147"/>
        <w:ind w:left="892"/>
      </w:pPr>
      <w:r>
        <w:rPr>
          <w:color w:val="525255"/>
          <w:u w:val="single" w:color="525255"/>
        </w:rPr>
        <w:t>Acteur :</w:t>
      </w:r>
    </w:p>
    <w:p w14:paraId="39428CAC" w14:textId="77777777" w:rsidR="00C83A8C" w:rsidRDefault="00C83A8C" w:rsidP="00C83A8C">
      <w:pPr>
        <w:pStyle w:val="Corpsdetexte"/>
        <w:spacing w:before="4"/>
        <w:rPr>
          <w:sz w:val="16"/>
        </w:rPr>
      </w:pPr>
    </w:p>
    <w:p w14:paraId="491B73EE" w14:textId="77777777" w:rsidR="00C83A8C" w:rsidRPr="00A52A4A" w:rsidRDefault="00C83A8C" w:rsidP="00C83A8C">
      <w:pPr>
        <w:pStyle w:val="Corpsdetexte"/>
        <w:spacing w:before="100"/>
        <w:ind w:left="892"/>
        <w:rPr>
          <w:color w:val="343437"/>
        </w:rPr>
      </w:pPr>
      <w:r>
        <w:rPr>
          <w:color w:val="343437"/>
        </w:rPr>
        <w:t xml:space="preserve">Les enseignants accès à la possibilité de rechercher d’autres étudiants et d’en </w:t>
      </w:r>
      <w:r>
        <w:rPr>
          <w:color w:val="343437"/>
        </w:rPr>
        <w:lastRenderedPageBreak/>
        <w:t>ajouter. Il leur sera impossible, sans droit d’administrateur, de supprimer un enseignant ou encore d’en modifier un. Ils auront l’autorisation de se modifier eux-mêmes en se recherchant dans la base de données.</w:t>
      </w:r>
    </w:p>
    <w:p w14:paraId="3D3B5C4F" w14:textId="77777777" w:rsidR="00C83A8C" w:rsidRDefault="00C83A8C" w:rsidP="00C83A8C">
      <w:pPr>
        <w:pStyle w:val="Corpsdetexte"/>
        <w:rPr>
          <w:sz w:val="26"/>
        </w:rPr>
      </w:pPr>
    </w:p>
    <w:p w14:paraId="29511D4A" w14:textId="77777777" w:rsidR="00C83A8C" w:rsidRDefault="00C83A8C" w:rsidP="00C83A8C">
      <w:pPr>
        <w:pStyle w:val="Corpsdetexte"/>
        <w:spacing w:before="184"/>
        <w:ind w:left="892"/>
        <w:rPr>
          <w:color w:val="525255"/>
          <w:u w:val="single" w:color="525255"/>
        </w:rPr>
      </w:pPr>
      <w:r>
        <w:rPr>
          <w:color w:val="525255"/>
          <w:u w:val="single" w:color="525255"/>
        </w:rPr>
        <w:t>Description générale :</w:t>
      </w:r>
    </w:p>
    <w:p w14:paraId="27DD6A83" w14:textId="77777777" w:rsidR="00C83A8C" w:rsidRDefault="00C83A8C" w:rsidP="00C83A8C">
      <w:pPr>
        <w:pStyle w:val="Corpsdetexte"/>
        <w:spacing w:before="184"/>
        <w:ind w:left="892"/>
      </w:pPr>
    </w:p>
    <w:p w14:paraId="744BFA21" w14:textId="77777777" w:rsidR="00C83A8C" w:rsidRDefault="00C83A8C" w:rsidP="00C83A8C">
      <w:pPr>
        <w:pStyle w:val="Corpsdetexte"/>
        <w:spacing w:before="6"/>
        <w:ind w:left="840"/>
        <w:rPr>
          <w:sz w:val="25"/>
        </w:rPr>
      </w:pPr>
      <w:r>
        <w:rPr>
          <w:sz w:val="25"/>
        </w:rPr>
        <w:t xml:space="preserve">Les fonctionnalités de ce cas d’utilisation vont permettre d’effectuer des recherches dans la liste d’étudiants, d’en ajouter, d’en modifier et même d’en supprimer. </w:t>
      </w:r>
    </w:p>
    <w:p w14:paraId="21C7BC53" w14:textId="77777777" w:rsidR="00C83A8C" w:rsidRDefault="00C83A8C" w:rsidP="00C83A8C">
      <w:pPr>
        <w:pStyle w:val="Corpsdetexte"/>
        <w:spacing w:before="6"/>
        <w:ind w:left="840"/>
        <w:rPr>
          <w:sz w:val="42"/>
        </w:rPr>
      </w:pPr>
    </w:p>
    <w:p w14:paraId="06908B35" w14:textId="77777777" w:rsidR="00C83A8C" w:rsidRDefault="00C83A8C" w:rsidP="00C83A8C">
      <w:pPr>
        <w:pStyle w:val="Corpsdetexte"/>
        <w:spacing w:before="100"/>
        <w:ind w:left="892"/>
        <w:rPr>
          <w:color w:val="525255"/>
          <w:u w:val="single" w:color="525255"/>
        </w:rPr>
      </w:pPr>
      <w:r>
        <w:rPr>
          <w:color w:val="525255"/>
          <w:u w:val="single" w:color="525255"/>
        </w:rPr>
        <w:t>Sécurité :</w:t>
      </w:r>
    </w:p>
    <w:p w14:paraId="72391591" w14:textId="77777777" w:rsidR="00C83A8C" w:rsidRDefault="00C83A8C" w:rsidP="00C83A8C">
      <w:pPr>
        <w:pStyle w:val="Corpsdetexte"/>
        <w:spacing w:before="100"/>
        <w:ind w:left="892"/>
      </w:pPr>
      <w:r>
        <w:t>L’administrateur et les enseignants auront les mêmes droits vis-à-vis des étudiants.</w:t>
      </w:r>
    </w:p>
    <w:p w14:paraId="12FD470D" w14:textId="77777777" w:rsidR="00C83A8C" w:rsidRDefault="00C83A8C" w:rsidP="00C83A8C">
      <w:pPr>
        <w:pStyle w:val="Corpsdetexte"/>
        <w:spacing w:before="100"/>
        <w:ind w:left="892"/>
      </w:pPr>
      <w:r>
        <w:t>Pour accéder à cette section, ils devront obligatoirement être connectés.</w:t>
      </w:r>
    </w:p>
    <w:p w14:paraId="199B7C71" w14:textId="77777777" w:rsidR="00C83A8C" w:rsidRDefault="00C83A8C" w:rsidP="00C83A8C">
      <w:pPr>
        <w:pStyle w:val="Corpsdetexte"/>
        <w:rPr>
          <w:rFonts w:ascii="Calibri"/>
          <w:sz w:val="20"/>
        </w:rPr>
      </w:pPr>
    </w:p>
    <w:p w14:paraId="7D01AFCC" w14:textId="77777777" w:rsidR="00C83A8C" w:rsidRDefault="00C83A8C" w:rsidP="00C83A8C">
      <w:pPr>
        <w:pStyle w:val="Corpsdetexte"/>
        <w:spacing w:before="5"/>
        <w:rPr>
          <w:rFonts w:ascii="Calibri"/>
        </w:rPr>
      </w:pPr>
    </w:p>
    <w:p w14:paraId="44C22084" w14:textId="77777777" w:rsidR="00C83A8C" w:rsidRDefault="00C83A8C" w:rsidP="00C83A8C">
      <w:pPr>
        <w:pStyle w:val="Corpsdetexte"/>
        <w:spacing w:before="5"/>
        <w:rPr>
          <w:rFonts w:ascii="Calibri"/>
        </w:rPr>
      </w:pPr>
    </w:p>
    <w:p w14:paraId="66664816" w14:textId="77777777" w:rsidR="00C83A8C" w:rsidRDefault="00C83A8C" w:rsidP="00C83A8C">
      <w:pPr>
        <w:pStyle w:val="Corpsdetexte"/>
        <w:spacing w:before="5"/>
        <w:rPr>
          <w:rFonts w:ascii="Calibri"/>
        </w:rPr>
      </w:pPr>
    </w:p>
    <w:p w14:paraId="7CE84F8D" w14:textId="77777777" w:rsidR="00C83A8C" w:rsidRDefault="00C83A8C" w:rsidP="00C83A8C">
      <w:pPr>
        <w:pStyle w:val="Titre2"/>
        <w:numPr>
          <w:ilvl w:val="1"/>
          <w:numId w:val="9"/>
        </w:numPr>
        <w:tabs>
          <w:tab w:val="left" w:pos="886"/>
        </w:tabs>
      </w:pPr>
      <w:r>
        <w:rPr>
          <w:rFonts w:ascii="Times New Roman" w:hAnsi="Times New Roman"/>
          <w:color w:val="343437"/>
        </w:rPr>
        <w:t>.</w:t>
      </w:r>
      <w:r>
        <w:rPr>
          <w:color w:val="343437"/>
        </w:rPr>
        <w:t xml:space="preserve"> Étude de cas d’utilisation « Rechercher Enseignant</w:t>
      </w:r>
      <w:r>
        <w:rPr>
          <w:color w:val="343437"/>
          <w:spacing w:val="-4"/>
        </w:rPr>
        <w:t xml:space="preserve"> </w:t>
      </w:r>
      <w:r>
        <w:rPr>
          <w:color w:val="343437"/>
        </w:rPr>
        <w:t>»</w:t>
      </w:r>
    </w:p>
    <w:p w14:paraId="7740D313" w14:textId="77777777" w:rsidR="00C83A8C" w:rsidRDefault="00C83A8C" w:rsidP="00C83A8C">
      <w:pPr>
        <w:pStyle w:val="Corpsdetexte"/>
        <w:spacing w:before="286"/>
        <w:ind w:left="892"/>
      </w:pPr>
      <w:r>
        <w:rPr>
          <w:color w:val="525255"/>
          <w:u w:val="single" w:color="525255"/>
        </w:rPr>
        <w:t>Description :</w:t>
      </w:r>
    </w:p>
    <w:p w14:paraId="0CEE6DAD" w14:textId="77777777" w:rsidR="00C83A8C" w:rsidRDefault="00C83A8C" w:rsidP="00C83A8C">
      <w:pPr>
        <w:pStyle w:val="Corpsdetexte"/>
        <w:spacing w:before="2"/>
        <w:rPr>
          <w:sz w:val="16"/>
        </w:rPr>
      </w:pPr>
    </w:p>
    <w:p w14:paraId="31F23D5F" w14:textId="77777777" w:rsidR="00C83A8C" w:rsidRPr="00243708" w:rsidRDefault="00C83A8C" w:rsidP="00C83A8C">
      <w:pPr>
        <w:pStyle w:val="Corpsdetexte"/>
        <w:spacing w:before="100" w:line="278" w:lineRule="auto"/>
        <w:ind w:left="892" w:right="418"/>
      </w:pPr>
      <w:r>
        <w:rPr>
          <w:color w:val="343437"/>
        </w:rPr>
        <w:t>Ce cas d’utilisation permet à un enseignant ou à un administrateur d’obtenir la liste des enseignants, et de rechercher un enseignant dans cette dite liste. L’administrateur va avoir l’option de modifier ou de supprimer les enseignants de la liste.</w:t>
      </w:r>
    </w:p>
    <w:p w14:paraId="35292FD7" w14:textId="77777777" w:rsidR="00C83A8C" w:rsidRDefault="00C83A8C" w:rsidP="00C83A8C">
      <w:pPr>
        <w:pStyle w:val="Corpsdetexte"/>
        <w:spacing w:before="7"/>
        <w:rPr>
          <w:sz w:val="38"/>
        </w:rPr>
      </w:pPr>
    </w:p>
    <w:p w14:paraId="081D2C24" w14:textId="77777777" w:rsidR="00C83A8C" w:rsidRDefault="00C83A8C" w:rsidP="00C83A8C">
      <w:pPr>
        <w:pStyle w:val="Corpsdetexte"/>
        <w:spacing w:line="276" w:lineRule="auto"/>
        <w:ind w:left="892" w:right="208"/>
        <w:rPr>
          <w:color w:val="343437"/>
        </w:rPr>
      </w:pPr>
      <w:r>
        <w:rPr>
          <w:color w:val="343437"/>
        </w:rPr>
        <w:t>Lors de la sélection de l’option « Enseignant » dans le menu « Administration », la page de recherche d’enseignants apparaît. Par défaut, un filtre est appliqué sur la liste des enseignants afin d’afficher uniquement les enseignants qui sont actifs au Cégep.</w:t>
      </w:r>
    </w:p>
    <w:p w14:paraId="62331D2B" w14:textId="77777777" w:rsidR="00C83A8C" w:rsidRDefault="00C83A8C" w:rsidP="00C83A8C">
      <w:pPr>
        <w:pStyle w:val="Corpsdetexte"/>
        <w:spacing w:line="276" w:lineRule="auto"/>
        <w:ind w:right="208"/>
      </w:pPr>
    </w:p>
    <w:p w14:paraId="5DF2EE62" w14:textId="77777777" w:rsidR="00C83A8C" w:rsidRDefault="00C83A8C" w:rsidP="00C83A8C">
      <w:pPr>
        <w:pStyle w:val="Corpsdetexte"/>
        <w:spacing w:line="276" w:lineRule="auto"/>
        <w:ind w:right="208"/>
      </w:pPr>
    </w:p>
    <w:p w14:paraId="4BB017CB" w14:textId="77777777" w:rsidR="00C83A8C" w:rsidRDefault="00C83A8C" w:rsidP="00C83A8C">
      <w:pPr>
        <w:pStyle w:val="Corpsdetexte"/>
        <w:spacing w:line="278" w:lineRule="auto"/>
        <w:ind w:left="892" w:right="351"/>
      </w:pPr>
      <w:r>
        <w:rPr>
          <w:color w:val="343437"/>
        </w:rPr>
        <w:t xml:space="preserve">L’usager peut modifier le filtre et cliquer sur « Rechercher » afin d’accéder à </w:t>
      </w:r>
      <w:proofErr w:type="gramStart"/>
      <w:r>
        <w:rPr>
          <w:color w:val="343437"/>
          <w:spacing w:val="-10"/>
        </w:rPr>
        <w:t xml:space="preserve">tous </w:t>
      </w:r>
      <w:r>
        <w:rPr>
          <w:color w:val="343437"/>
        </w:rPr>
        <w:t>les enseignants</w:t>
      </w:r>
      <w:proofErr w:type="gramEnd"/>
      <w:r>
        <w:rPr>
          <w:color w:val="343437"/>
        </w:rPr>
        <w:t xml:space="preserve"> correspondant au filtre. Il peut ensuite sélectionner un étudiant afin de le modifier ou de le supprimer.</w:t>
      </w:r>
    </w:p>
    <w:p w14:paraId="3D8D99B1" w14:textId="77777777" w:rsidR="00C83A8C" w:rsidRDefault="00C83A8C" w:rsidP="00C83A8C">
      <w:pPr>
        <w:pStyle w:val="Corpsdetexte"/>
        <w:spacing w:before="3"/>
        <w:rPr>
          <w:sz w:val="38"/>
        </w:rPr>
      </w:pPr>
    </w:p>
    <w:p w14:paraId="7C4DF80F" w14:textId="77777777" w:rsidR="00C83A8C" w:rsidRDefault="00C83A8C" w:rsidP="00C83A8C">
      <w:pPr>
        <w:pStyle w:val="Corpsdetexte"/>
        <w:ind w:left="892"/>
      </w:pPr>
      <w:r>
        <w:rPr>
          <w:color w:val="525255"/>
          <w:u w:val="single" w:color="525255"/>
        </w:rPr>
        <w:t>Acteur :</w:t>
      </w:r>
    </w:p>
    <w:p w14:paraId="563252B5" w14:textId="77777777" w:rsidR="00C83A8C" w:rsidRDefault="00C83A8C" w:rsidP="00C83A8C">
      <w:pPr>
        <w:pStyle w:val="Corpsdetexte"/>
        <w:spacing w:before="5"/>
        <w:rPr>
          <w:sz w:val="16"/>
        </w:rPr>
      </w:pPr>
    </w:p>
    <w:p w14:paraId="639BBBF3" w14:textId="77777777" w:rsidR="00C83A8C" w:rsidRDefault="00C83A8C" w:rsidP="00C83A8C">
      <w:pPr>
        <w:pStyle w:val="Corpsdetexte"/>
        <w:spacing w:before="100"/>
        <w:ind w:left="892"/>
        <w:rPr>
          <w:color w:val="343437"/>
        </w:rPr>
      </w:pPr>
      <w:r>
        <w:rPr>
          <w:color w:val="343437"/>
        </w:rPr>
        <w:t>Enseignant</w:t>
      </w:r>
    </w:p>
    <w:p w14:paraId="68863D14" w14:textId="77777777" w:rsidR="00C83A8C" w:rsidRDefault="00C83A8C" w:rsidP="00C83A8C">
      <w:pPr>
        <w:pStyle w:val="Corpsdetexte"/>
        <w:spacing w:before="100"/>
        <w:ind w:left="892"/>
      </w:pPr>
      <w:r>
        <w:rPr>
          <w:color w:val="343437"/>
        </w:rPr>
        <w:t>Administrateur</w:t>
      </w:r>
    </w:p>
    <w:p w14:paraId="00E22660" w14:textId="77777777" w:rsidR="00C83A8C" w:rsidRDefault="00C83A8C" w:rsidP="00C83A8C">
      <w:pPr>
        <w:pStyle w:val="Corpsdetexte"/>
        <w:rPr>
          <w:sz w:val="26"/>
        </w:rPr>
      </w:pPr>
    </w:p>
    <w:p w14:paraId="7EE6D8E2" w14:textId="77777777" w:rsidR="00C83A8C" w:rsidRDefault="00C83A8C" w:rsidP="00C83A8C">
      <w:pPr>
        <w:pStyle w:val="Corpsdetexte"/>
        <w:spacing w:before="184"/>
        <w:ind w:left="892"/>
      </w:pPr>
      <w:r>
        <w:rPr>
          <w:color w:val="525255"/>
          <w:u w:val="single" w:color="525255"/>
        </w:rPr>
        <w:t>Conditions de départ :</w:t>
      </w:r>
    </w:p>
    <w:p w14:paraId="791B5627" w14:textId="77777777" w:rsidR="00C83A8C" w:rsidRDefault="00C83A8C" w:rsidP="00C83A8C">
      <w:pPr>
        <w:pStyle w:val="Corpsdetexte"/>
        <w:spacing w:before="2"/>
        <w:rPr>
          <w:sz w:val="25"/>
        </w:rPr>
      </w:pPr>
    </w:p>
    <w:p w14:paraId="28C50BE2" w14:textId="77777777" w:rsidR="00C83A8C" w:rsidRDefault="00C83A8C" w:rsidP="00C83A8C">
      <w:pPr>
        <w:pStyle w:val="Paragraphedeliste"/>
        <w:numPr>
          <w:ilvl w:val="2"/>
          <w:numId w:val="9"/>
        </w:numPr>
        <w:tabs>
          <w:tab w:val="left" w:pos="1612"/>
          <w:tab w:val="left" w:pos="1613"/>
        </w:tabs>
        <w:spacing w:before="1"/>
        <w:ind w:firstLine="0"/>
        <w:rPr>
          <w:sz w:val="24"/>
        </w:rPr>
      </w:pPr>
      <w:r>
        <w:rPr>
          <w:noProof/>
          <w:lang w:bidi="ar-SA"/>
        </w:rPr>
        <w:drawing>
          <wp:anchor distT="0" distB="0" distL="0" distR="0" simplePos="0" relativeHeight="251665408" behindDoc="0" locked="0" layoutInCell="1" allowOverlap="1" wp14:anchorId="44AD1776" wp14:editId="3F69F251">
            <wp:simplePos x="0" y="0"/>
            <wp:positionH relativeFrom="page">
              <wp:posOffset>6286500</wp:posOffset>
            </wp:positionH>
            <wp:positionV relativeFrom="paragraph">
              <wp:posOffset>1026851</wp:posOffset>
            </wp:positionV>
            <wp:extent cx="129539" cy="129603"/>
            <wp:effectExtent l="0" t="0" r="0" b="0"/>
            <wp:wrapNone/>
            <wp:docPr id="1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3437"/>
          <w:sz w:val="24"/>
        </w:rPr>
        <w:t>N/A</w:t>
      </w:r>
    </w:p>
    <w:p w14:paraId="2A659E5E" w14:textId="77777777" w:rsidR="00C83A8C" w:rsidRDefault="00C83A8C" w:rsidP="00C83A8C">
      <w:pPr>
        <w:rPr>
          <w:sz w:val="24"/>
        </w:rPr>
        <w:sectPr w:rsidR="00C83A8C" w:rsidSect="007E1FBB">
          <w:pgSz w:w="11910" w:h="16840"/>
          <w:pgMar w:top="0" w:right="1640" w:bottom="720" w:left="1580" w:header="720" w:footer="720" w:gutter="0"/>
          <w:cols w:space="720"/>
        </w:sectPr>
      </w:pPr>
    </w:p>
    <w:p w14:paraId="177937A5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66432" behindDoc="0" locked="0" layoutInCell="1" allowOverlap="1" wp14:anchorId="5E81EF35" wp14:editId="39C29FAB">
            <wp:simplePos x="0" y="0"/>
            <wp:positionH relativeFrom="page">
              <wp:posOffset>6286500</wp:posOffset>
            </wp:positionH>
            <wp:positionV relativeFrom="page">
              <wp:posOffset>10224007</wp:posOffset>
            </wp:positionV>
            <wp:extent cx="129539" cy="129603"/>
            <wp:effectExtent l="0" t="0" r="0" b="0"/>
            <wp:wrapNone/>
            <wp:docPr id="1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742DAC" wp14:editId="5609156C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97" name="Lin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7B408A" id="Line 53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" strokecolor="#6e6e74" strokeweight="1pt">
                <w10:wrap anchorx="page" anchory="page"/>
              </v:line>
            </w:pict>
          </mc:Fallback>
        </mc:AlternateContent>
      </w:r>
    </w:p>
    <w:p w14:paraId="205870F6" w14:textId="77777777" w:rsidR="00C83A8C" w:rsidRDefault="00C83A8C" w:rsidP="00C83A8C">
      <w:pPr>
        <w:pStyle w:val="Corpsdetexte"/>
        <w:rPr>
          <w:sz w:val="20"/>
        </w:rPr>
      </w:pPr>
    </w:p>
    <w:p w14:paraId="7BF253CC" w14:textId="77777777" w:rsidR="00C83A8C" w:rsidRDefault="00C83A8C" w:rsidP="00C83A8C">
      <w:pPr>
        <w:pStyle w:val="Corpsdetexte"/>
        <w:rPr>
          <w:sz w:val="20"/>
        </w:rPr>
      </w:pPr>
    </w:p>
    <w:p w14:paraId="1A85AF6C" w14:textId="77777777" w:rsidR="00C83A8C" w:rsidRDefault="00C83A8C" w:rsidP="00C83A8C">
      <w:pPr>
        <w:pStyle w:val="Corpsdetexte"/>
        <w:spacing w:before="9"/>
        <w:rPr>
          <w:sz w:val="22"/>
        </w:rPr>
      </w:pPr>
    </w:p>
    <w:p w14:paraId="15A794E2" w14:textId="77777777" w:rsidR="00C83A8C" w:rsidRDefault="00C83A8C" w:rsidP="00C83A8C">
      <w:pPr>
        <w:tabs>
          <w:tab w:val="left" w:pos="7256"/>
        </w:tabs>
        <w:ind w:left="892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590762FD" w14:textId="77777777" w:rsidR="00C83A8C" w:rsidRDefault="00C83A8C" w:rsidP="00C83A8C">
      <w:pPr>
        <w:pStyle w:val="Corpsdetexte"/>
        <w:rPr>
          <w:i/>
          <w:sz w:val="20"/>
        </w:rPr>
      </w:pPr>
    </w:p>
    <w:p w14:paraId="0B6D694B" w14:textId="77777777" w:rsidR="00C83A8C" w:rsidRDefault="00C83A8C" w:rsidP="00C83A8C">
      <w:pPr>
        <w:pStyle w:val="Corpsdetexte"/>
        <w:spacing w:before="6"/>
        <w:rPr>
          <w:i/>
          <w:sz w:val="22"/>
        </w:rPr>
      </w:pPr>
    </w:p>
    <w:p w14:paraId="7F6D0C81" w14:textId="77777777" w:rsidR="00C83A8C" w:rsidRDefault="00C83A8C" w:rsidP="00C83A8C">
      <w:pPr>
        <w:pStyle w:val="Corpsdetexte"/>
        <w:ind w:left="892"/>
        <w:rPr>
          <w:color w:val="525255"/>
          <w:u w:val="single" w:color="525255"/>
        </w:rPr>
      </w:pPr>
      <w:r>
        <w:rPr>
          <w:color w:val="525255"/>
          <w:u w:val="single" w:color="525255"/>
        </w:rPr>
        <w:t>Description générale :</w:t>
      </w:r>
    </w:p>
    <w:p w14:paraId="15859BCA" w14:textId="77777777" w:rsidR="00C83A8C" w:rsidRDefault="00C83A8C" w:rsidP="00C83A8C">
      <w:pPr>
        <w:pStyle w:val="Corpsdetexte"/>
        <w:ind w:left="892"/>
      </w:pPr>
    </w:p>
    <w:p w14:paraId="41B64FA7" w14:textId="77777777" w:rsidR="00C83A8C" w:rsidRDefault="00C83A8C" w:rsidP="00C83A8C">
      <w:pPr>
        <w:pStyle w:val="Corpsdetexte"/>
        <w:ind w:left="892"/>
      </w:pPr>
      <w:r>
        <w:t>Les fonctionnalités vont permettre d’effectuer des recherches dans la liste d’enseignants à l’aide de filtres, de modifier, de supprimer et même d’ajouter un enseignant dans la base de données.</w:t>
      </w:r>
    </w:p>
    <w:p w14:paraId="0A1A8726" w14:textId="77777777" w:rsidR="00C83A8C" w:rsidRDefault="00C83A8C" w:rsidP="00C83A8C">
      <w:pPr>
        <w:pStyle w:val="Corpsdetexte"/>
        <w:spacing w:before="6"/>
        <w:rPr>
          <w:sz w:val="25"/>
        </w:rPr>
      </w:pPr>
      <w:r>
        <w:rPr>
          <w:sz w:val="25"/>
        </w:rPr>
        <w:tab/>
      </w:r>
    </w:p>
    <w:p w14:paraId="36BF693D" w14:textId="77777777" w:rsidR="00C83A8C" w:rsidRDefault="00C83A8C" w:rsidP="00C83A8C">
      <w:pPr>
        <w:pStyle w:val="Corpsdetexte"/>
        <w:spacing w:before="6"/>
        <w:rPr>
          <w:sz w:val="42"/>
        </w:rPr>
      </w:pPr>
      <w:r>
        <w:rPr>
          <w:sz w:val="42"/>
        </w:rPr>
        <w:tab/>
      </w:r>
    </w:p>
    <w:p w14:paraId="683517FC" w14:textId="77777777" w:rsidR="00C83A8C" w:rsidRDefault="00C83A8C" w:rsidP="00C83A8C">
      <w:pPr>
        <w:pStyle w:val="Corpsdetexte"/>
        <w:spacing w:before="100"/>
        <w:ind w:left="892"/>
        <w:rPr>
          <w:color w:val="525255"/>
          <w:u w:val="single" w:color="525255"/>
        </w:rPr>
      </w:pPr>
      <w:r>
        <w:rPr>
          <w:color w:val="525255"/>
          <w:u w:val="single" w:color="525255"/>
        </w:rPr>
        <w:t>Sécurité :</w:t>
      </w:r>
    </w:p>
    <w:p w14:paraId="57E5FBAE" w14:textId="77777777" w:rsidR="00C83A8C" w:rsidRDefault="00C83A8C" w:rsidP="00C83A8C">
      <w:pPr>
        <w:pStyle w:val="Corpsdetexte"/>
        <w:spacing w:before="100"/>
        <w:ind w:left="892"/>
      </w:pPr>
      <w:r>
        <w:t>La suppression et la modification d’enseignants seront uniquement réservés aux administrateurs. L’enseignant devra se faire promouvoir les droits d’administrateur pour accéder à ces sections. Voir la section Gérer les droits au besoin.</w:t>
      </w:r>
    </w:p>
    <w:p w14:paraId="2CF539F3" w14:textId="77777777" w:rsidR="00C83A8C" w:rsidRDefault="00C83A8C" w:rsidP="00C83A8C">
      <w:pPr>
        <w:pStyle w:val="Corpsdetexte"/>
        <w:rPr>
          <w:sz w:val="26"/>
        </w:rPr>
      </w:pPr>
    </w:p>
    <w:p w14:paraId="56BCDCCB" w14:textId="77777777" w:rsidR="00C83A8C" w:rsidRDefault="00C83A8C" w:rsidP="00C83A8C">
      <w:pPr>
        <w:pStyle w:val="Titre2"/>
        <w:numPr>
          <w:ilvl w:val="2"/>
          <w:numId w:val="8"/>
        </w:numPr>
        <w:tabs>
          <w:tab w:val="left" w:pos="1613"/>
        </w:tabs>
        <w:spacing w:before="185"/>
      </w:pPr>
      <w:r>
        <w:rPr>
          <w:color w:val="343437"/>
          <w:spacing w:val="2"/>
        </w:rPr>
        <w:t xml:space="preserve">Panoramas </w:t>
      </w:r>
      <w:r>
        <w:rPr>
          <w:color w:val="343437"/>
          <w:spacing w:val="1"/>
        </w:rPr>
        <w:t xml:space="preserve">et rapports de </w:t>
      </w:r>
      <w:r>
        <w:rPr>
          <w:color w:val="343437"/>
        </w:rPr>
        <w:t xml:space="preserve">« </w:t>
      </w:r>
      <w:r>
        <w:rPr>
          <w:color w:val="343437"/>
          <w:spacing w:val="2"/>
        </w:rPr>
        <w:t xml:space="preserve">Rechercher </w:t>
      </w:r>
      <w:r>
        <w:rPr>
          <w:color w:val="343437"/>
        </w:rPr>
        <w:t>Enseignant</w:t>
      </w:r>
      <w:r>
        <w:rPr>
          <w:color w:val="343437"/>
          <w:spacing w:val="5"/>
        </w:rPr>
        <w:t xml:space="preserve"> </w:t>
      </w:r>
      <w:r>
        <w:rPr>
          <w:color w:val="343437"/>
        </w:rPr>
        <w:t>»</w:t>
      </w:r>
    </w:p>
    <w:p w14:paraId="266F3675" w14:textId="77777777" w:rsidR="00C83A8C" w:rsidRDefault="00C83A8C" w:rsidP="00C83A8C">
      <w:commentRangeStart w:id="2"/>
      <w:r>
        <w:rPr>
          <w:noProof/>
          <w:lang w:bidi="ar-SA"/>
        </w:rPr>
        <w:drawing>
          <wp:anchor distT="0" distB="0" distL="114300" distR="114300" simplePos="0" relativeHeight="251705344" behindDoc="0" locked="0" layoutInCell="1" allowOverlap="1" wp14:anchorId="3587A67A" wp14:editId="300A72C8">
            <wp:simplePos x="0" y="0"/>
            <wp:positionH relativeFrom="margin">
              <wp:posOffset>-555625</wp:posOffset>
            </wp:positionH>
            <wp:positionV relativeFrom="paragraph">
              <wp:posOffset>158750</wp:posOffset>
            </wp:positionV>
            <wp:extent cx="6837680" cy="4300220"/>
            <wp:effectExtent l="0" t="0" r="1270" b="5080"/>
            <wp:wrapThrough wrapText="bothSides">
              <wp:wrapPolygon edited="0">
                <wp:start x="0" y="0"/>
                <wp:lineTo x="0" y="21530"/>
                <wp:lineTo x="21544" y="21530"/>
                <wp:lineTo x="21544" y="0"/>
                <wp:lineTo x="0" y="0"/>
              </wp:wrapPolygon>
            </wp:wrapThrough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End w:id="2"/>
      <w:r w:rsidR="007E1FBB">
        <w:rPr>
          <w:rStyle w:val="Marquedecommentaire"/>
        </w:rPr>
        <w:commentReference w:id="2"/>
      </w:r>
    </w:p>
    <w:p w14:paraId="1388F0C3" w14:textId="77777777" w:rsidR="00C83A8C" w:rsidRDefault="00C83A8C" w:rsidP="00C83A8C">
      <w:pPr>
        <w:sectPr w:rsidR="00C83A8C">
          <w:pgSz w:w="11910" w:h="16840"/>
          <w:pgMar w:top="0" w:right="1640" w:bottom="720" w:left="1580" w:header="0" w:footer="526" w:gutter="0"/>
          <w:cols w:space="720"/>
        </w:sectPr>
      </w:pPr>
    </w:p>
    <w:p w14:paraId="07891C8B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68480" behindDoc="0" locked="0" layoutInCell="1" allowOverlap="1" wp14:anchorId="1BE2420B" wp14:editId="520C5C3D">
            <wp:simplePos x="0" y="0"/>
            <wp:positionH relativeFrom="page">
              <wp:posOffset>9605009</wp:posOffset>
            </wp:positionH>
            <wp:positionV relativeFrom="page">
              <wp:posOffset>7095997</wp:posOffset>
            </wp:positionV>
            <wp:extent cx="129540" cy="129603"/>
            <wp:effectExtent l="0" t="0" r="0" b="0"/>
            <wp:wrapNone/>
            <wp:docPr id="20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3B6B80" wp14:editId="6597D115">
                <wp:simplePos x="0" y="0"/>
                <wp:positionH relativeFrom="page">
                  <wp:posOffset>10229850</wp:posOffset>
                </wp:positionH>
                <wp:positionV relativeFrom="page">
                  <wp:posOffset>0</wp:posOffset>
                </wp:positionV>
                <wp:extent cx="0" cy="7560310"/>
                <wp:effectExtent l="9525" t="9525" r="9525" b="12065"/>
                <wp:wrapNone/>
                <wp:docPr id="96" name="Lin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3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FF5AFE" id="Line 54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05.5pt,0" to="805.5pt,5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" strokecolor="#6e6e74" strokeweight="1pt">
                <w10:wrap anchorx="page" anchory="page"/>
              </v:line>
            </w:pict>
          </mc:Fallback>
        </mc:AlternateContent>
      </w:r>
    </w:p>
    <w:p w14:paraId="3218C0B6" w14:textId="77777777" w:rsidR="00C83A8C" w:rsidRDefault="00C83A8C" w:rsidP="00C83A8C">
      <w:pPr>
        <w:pStyle w:val="Corpsdetexte"/>
        <w:rPr>
          <w:sz w:val="20"/>
        </w:rPr>
      </w:pPr>
    </w:p>
    <w:p w14:paraId="7AA5D324" w14:textId="77777777" w:rsidR="00C83A8C" w:rsidRDefault="00C83A8C" w:rsidP="00C83A8C">
      <w:pPr>
        <w:pStyle w:val="Corpsdetexte"/>
        <w:rPr>
          <w:sz w:val="20"/>
        </w:rPr>
      </w:pPr>
    </w:p>
    <w:p w14:paraId="46A201CA" w14:textId="77777777" w:rsidR="00C83A8C" w:rsidRDefault="00C83A8C" w:rsidP="00C83A8C">
      <w:pPr>
        <w:pStyle w:val="Corpsdetexte"/>
        <w:spacing w:before="10"/>
        <w:rPr>
          <w:sz w:val="23"/>
        </w:rPr>
      </w:pPr>
    </w:p>
    <w:p w14:paraId="502B8A02" w14:textId="77777777" w:rsidR="00C83A8C" w:rsidRDefault="00C83A8C" w:rsidP="00C83A8C">
      <w:pPr>
        <w:tabs>
          <w:tab w:val="left" w:pos="12790"/>
        </w:tabs>
        <w:ind w:left="940"/>
        <w:rPr>
          <w:i/>
          <w:sz w:val="20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315A5096" w14:textId="77777777" w:rsidR="00C83A8C" w:rsidRDefault="00C83A8C" w:rsidP="00C83A8C">
      <w:pPr>
        <w:pStyle w:val="Corpsdetexte"/>
        <w:rPr>
          <w:i/>
          <w:sz w:val="20"/>
        </w:rPr>
      </w:pPr>
    </w:p>
    <w:p w14:paraId="70D24682" w14:textId="77777777" w:rsidR="00C83A8C" w:rsidRDefault="00C83A8C" w:rsidP="00C83A8C">
      <w:pPr>
        <w:pStyle w:val="Corpsdetexte"/>
        <w:spacing w:before="9"/>
        <w:rPr>
          <w:i/>
          <w:sz w:val="18"/>
        </w:rPr>
      </w:pPr>
    </w:p>
    <w:p w14:paraId="4DE7D606" w14:textId="77777777" w:rsidR="00C83A8C" w:rsidRDefault="00C83A8C" w:rsidP="00C83A8C">
      <w:pPr>
        <w:pStyle w:val="Titre2"/>
        <w:numPr>
          <w:ilvl w:val="2"/>
          <w:numId w:val="8"/>
        </w:numPr>
        <w:tabs>
          <w:tab w:val="left" w:pos="1661"/>
        </w:tabs>
        <w:ind w:left="1660"/>
      </w:pPr>
      <w:r>
        <w:rPr>
          <w:color w:val="343437"/>
          <w:spacing w:val="2"/>
        </w:rPr>
        <w:t xml:space="preserve">Description des </w:t>
      </w:r>
      <w:r>
        <w:rPr>
          <w:color w:val="343437"/>
          <w:spacing w:val="1"/>
        </w:rPr>
        <w:t xml:space="preserve">champs de </w:t>
      </w:r>
      <w:r>
        <w:rPr>
          <w:color w:val="343437"/>
        </w:rPr>
        <w:t xml:space="preserve">« </w:t>
      </w:r>
      <w:r>
        <w:rPr>
          <w:color w:val="343437"/>
          <w:spacing w:val="2"/>
        </w:rPr>
        <w:t>Rechercher étudiant</w:t>
      </w:r>
      <w:r>
        <w:rPr>
          <w:color w:val="343437"/>
          <w:spacing w:val="60"/>
        </w:rPr>
        <w:t xml:space="preserve"> </w:t>
      </w:r>
      <w:r>
        <w:rPr>
          <w:color w:val="343437"/>
        </w:rPr>
        <w:t>»</w:t>
      </w:r>
    </w:p>
    <w:p w14:paraId="520A7421" w14:textId="77777777" w:rsidR="00C83A8C" w:rsidRDefault="00C83A8C" w:rsidP="00C83A8C">
      <w:pPr>
        <w:pStyle w:val="Corpsdetexte"/>
        <w:spacing w:before="4"/>
        <w:rPr>
          <w:sz w:val="5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276"/>
        <w:gridCol w:w="6243"/>
        <w:gridCol w:w="2830"/>
      </w:tblGrid>
      <w:tr w:rsidR="00C83A8C" w14:paraId="0B9035E1" w14:textId="77777777" w:rsidTr="007E1FBB">
        <w:trPr>
          <w:trHeight w:val="454"/>
        </w:trPr>
        <w:tc>
          <w:tcPr>
            <w:tcW w:w="226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7615E88E" w14:textId="77777777" w:rsidR="00C83A8C" w:rsidRDefault="00C83A8C" w:rsidP="007E1FBB">
            <w:pPr>
              <w:pStyle w:val="TableParagraph"/>
              <w:spacing w:before="92"/>
              <w:ind w:left="325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du champ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4187963B" w14:textId="77777777" w:rsidR="00C83A8C" w:rsidRDefault="00C83A8C" w:rsidP="007E1FBB">
            <w:pPr>
              <w:pStyle w:val="TableParagraph"/>
              <w:spacing w:before="92"/>
              <w:ind w:left="384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62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099B3F03" w14:textId="77777777" w:rsidR="00C83A8C" w:rsidRDefault="00C83A8C" w:rsidP="007E1FBB">
            <w:pPr>
              <w:pStyle w:val="TableParagraph"/>
              <w:spacing w:before="92"/>
              <w:ind w:left="2507" w:right="248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28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23CD06F2" w14:textId="77777777" w:rsidR="00C83A8C" w:rsidRDefault="00C83A8C" w:rsidP="007E1FBB">
            <w:pPr>
              <w:pStyle w:val="TableParagraph"/>
              <w:spacing w:before="92"/>
              <w:ind w:left="1081" w:right="1047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Entité</w:t>
            </w:r>
          </w:p>
        </w:tc>
      </w:tr>
      <w:tr w:rsidR="00C83A8C" w14:paraId="0435032A" w14:textId="77777777" w:rsidTr="007E1FBB">
        <w:trPr>
          <w:trHeight w:val="672"/>
        </w:trPr>
        <w:tc>
          <w:tcPr>
            <w:tcW w:w="1261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14:paraId="366FA28D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73BBBC55" w14:textId="77777777" w:rsidR="00C83A8C" w:rsidRDefault="00C83A8C" w:rsidP="007E1FBB">
            <w:pPr>
              <w:pStyle w:val="TableParagraph"/>
              <w:ind w:left="104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Section Recherche</w:t>
            </w:r>
          </w:p>
        </w:tc>
      </w:tr>
      <w:tr w:rsidR="00C83A8C" w14:paraId="674A7D5A" w14:textId="77777777" w:rsidTr="007E1FBB">
        <w:trPr>
          <w:trHeight w:val="1940"/>
        </w:trPr>
        <w:tc>
          <w:tcPr>
            <w:tcW w:w="2268" w:type="dxa"/>
            <w:tcBorders>
              <w:top w:val="single" w:sz="4" w:space="0" w:color="000000"/>
              <w:bottom w:val="nil"/>
              <w:right w:val="single" w:sz="4" w:space="0" w:color="000000"/>
            </w:tcBorders>
          </w:tcPr>
          <w:p w14:paraId="00C72686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731D81FF" w14:textId="77777777" w:rsidR="00C83A8C" w:rsidRDefault="00C83A8C" w:rsidP="007E1FBB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Session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E1110FE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7FC5C14D" w14:textId="77777777" w:rsidR="00C83A8C" w:rsidRDefault="00C83A8C" w:rsidP="007E1FBB">
            <w:pPr>
              <w:pStyle w:val="TableParagraph"/>
              <w:spacing w:line="276" w:lineRule="auto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Liste déroulante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095AFCA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6985CC4B" w14:textId="77777777" w:rsidR="00C83A8C" w:rsidRDefault="00C83A8C" w:rsidP="007E1FBB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Concaténation de la saison et de l’année</w:t>
            </w:r>
          </w:p>
          <w:p w14:paraId="4CFB595F" w14:textId="77777777" w:rsidR="00C83A8C" w:rsidRDefault="00C83A8C" w:rsidP="007E1FBB">
            <w:pPr>
              <w:pStyle w:val="TableParagraph"/>
              <w:spacing w:before="9"/>
              <w:rPr>
                <w:sz w:val="24"/>
              </w:rPr>
            </w:pPr>
          </w:p>
          <w:p w14:paraId="61A08294" w14:textId="77777777" w:rsidR="00C83A8C" w:rsidRDefault="00C83A8C" w:rsidP="007E1FBB">
            <w:pPr>
              <w:pStyle w:val="TableParagraph"/>
              <w:spacing w:line="278" w:lineRule="auto"/>
              <w:ind w:left="123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 xml:space="preserve">Liste </w:t>
            </w:r>
            <w:r>
              <w:rPr>
                <w:color w:val="343437"/>
                <w:sz w:val="24"/>
              </w:rPr>
              <w:t xml:space="preserve">des </w:t>
            </w:r>
            <w:r>
              <w:rPr>
                <w:color w:val="343437"/>
                <w:spacing w:val="-3"/>
                <w:sz w:val="24"/>
              </w:rPr>
              <w:t xml:space="preserve">sessions </w:t>
            </w:r>
            <w:r>
              <w:rPr>
                <w:color w:val="343437"/>
                <w:sz w:val="24"/>
              </w:rPr>
              <w:t xml:space="preserve">existantes dans le </w:t>
            </w:r>
            <w:r>
              <w:rPr>
                <w:color w:val="343437"/>
                <w:spacing w:val="-3"/>
                <w:sz w:val="24"/>
              </w:rPr>
              <w:t xml:space="preserve">système ordonné </w:t>
            </w:r>
            <w:r>
              <w:rPr>
                <w:color w:val="343437"/>
                <w:sz w:val="24"/>
              </w:rPr>
              <w:t xml:space="preserve">de la </w:t>
            </w:r>
            <w:r>
              <w:rPr>
                <w:color w:val="343437"/>
                <w:spacing w:val="-33"/>
                <w:sz w:val="24"/>
              </w:rPr>
              <w:t xml:space="preserve">plus </w:t>
            </w:r>
            <w:r>
              <w:rPr>
                <w:color w:val="343437"/>
                <w:spacing w:val="-3"/>
                <w:sz w:val="24"/>
              </w:rPr>
              <w:t xml:space="preserve">récente </w:t>
            </w:r>
            <w:r>
              <w:rPr>
                <w:color w:val="343437"/>
                <w:sz w:val="24"/>
              </w:rPr>
              <w:t xml:space="preserve">à la plus </w:t>
            </w:r>
            <w:r>
              <w:rPr>
                <w:color w:val="343437"/>
                <w:spacing w:val="-3"/>
                <w:sz w:val="24"/>
              </w:rPr>
              <w:t>ancienne.</w:t>
            </w:r>
          </w:p>
          <w:p w14:paraId="65BE4546" w14:textId="77777777" w:rsidR="00C83A8C" w:rsidRDefault="00C83A8C" w:rsidP="007E1FBB">
            <w:pPr>
              <w:pStyle w:val="TableParagraph"/>
              <w:spacing w:before="10"/>
              <w:rPr>
                <w:sz w:val="20"/>
              </w:rPr>
            </w:pPr>
          </w:p>
          <w:p w14:paraId="4F7482A5" w14:textId="77777777" w:rsidR="00C83A8C" w:rsidRDefault="00C83A8C" w:rsidP="007E1FBB">
            <w:pPr>
              <w:pStyle w:val="TableParagraph"/>
              <w:spacing w:before="1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Par défaut : session la plus récente.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 w14:paraId="43C4C337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6E81F58F" w14:textId="77777777" w:rsidR="00C83A8C" w:rsidRDefault="00C83A8C" w:rsidP="007E1FBB">
            <w:pPr>
              <w:pStyle w:val="TableParagraph"/>
              <w:ind w:left="123"/>
              <w:rPr>
                <w:sz w:val="24"/>
              </w:rPr>
            </w:pPr>
            <w:proofErr w:type="spellStart"/>
            <w:proofErr w:type="gramStart"/>
            <w:r>
              <w:rPr>
                <w:color w:val="343437"/>
                <w:sz w:val="24"/>
              </w:rPr>
              <w:t>p</w:t>
            </w:r>
            <w:commentRangeStart w:id="3"/>
            <w:proofErr w:type="gramEnd"/>
            <w:r>
              <w:rPr>
                <w:color w:val="343437"/>
                <w:sz w:val="24"/>
              </w:rPr>
              <w:t>_Saison.Saison</w:t>
            </w:r>
            <w:proofErr w:type="spellEnd"/>
            <w:r>
              <w:rPr>
                <w:color w:val="343437"/>
                <w:sz w:val="24"/>
              </w:rPr>
              <w:t xml:space="preserve"> + « » +</w:t>
            </w:r>
          </w:p>
          <w:p w14:paraId="0AB67453" w14:textId="77777777" w:rsidR="00C83A8C" w:rsidRDefault="00C83A8C" w:rsidP="007E1FBB">
            <w:pPr>
              <w:pStyle w:val="TableParagraph"/>
              <w:spacing w:before="39"/>
              <w:ind w:left="123"/>
              <w:rPr>
                <w:sz w:val="24"/>
              </w:rPr>
            </w:pPr>
            <w:proofErr w:type="spellStart"/>
            <w:r>
              <w:rPr>
                <w:color w:val="343437"/>
                <w:sz w:val="24"/>
              </w:rPr>
              <w:t>Session.Annee</w:t>
            </w:r>
            <w:commentRangeEnd w:id="3"/>
            <w:proofErr w:type="spellEnd"/>
            <w:r w:rsidR="007E1FBB">
              <w:rPr>
                <w:rStyle w:val="Marquedecommentaire"/>
              </w:rPr>
              <w:commentReference w:id="3"/>
            </w:r>
          </w:p>
          <w:p w14:paraId="149953EB" w14:textId="77777777" w:rsidR="00C83A8C" w:rsidRDefault="00C83A8C" w:rsidP="007E1FBB">
            <w:pPr>
              <w:pStyle w:val="TableParagraph"/>
              <w:spacing w:before="1"/>
              <w:rPr>
                <w:sz w:val="25"/>
              </w:rPr>
            </w:pPr>
          </w:p>
          <w:p w14:paraId="593527F3" w14:textId="77777777" w:rsidR="00C83A8C" w:rsidRDefault="00C83A8C" w:rsidP="007E1FBB">
            <w:pPr>
              <w:pStyle w:val="TableParagraph"/>
              <w:spacing w:line="276" w:lineRule="auto"/>
              <w:ind w:left="123" w:right="405"/>
              <w:rPr>
                <w:sz w:val="24"/>
              </w:rPr>
            </w:pPr>
            <w:proofErr w:type="gramStart"/>
            <w:r>
              <w:rPr>
                <w:color w:val="343437"/>
                <w:sz w:val="24"/>
              </w:rPr>
              <w:t>où</w:t>
            </w:r>
            <w:proofErr w:type="gramEnd"/>
            <w:r>
              <w:rPr>
                <w:color w:val="343437"/>
                <w:sz w:val="24"/>
              </w:rPr>
              <w:t xml:space="preserve"> </w:t>
            </w:r>
            <w:proofErr w:type="spellStart"/>
            <w:r>
              <w:rPr>
                <w:color w:val="343437"/>
                <w:spacing w:val="-11"/>
                <w:sz w:val="24"/>
              </w:rPr>
              <w:t>p_Saison.id_Saison</w:t>
            </w:r>
            <w:proofErr w:type="spellEnd"/>
            <w:r>
              <w:rPr>
                <w:color w:val="343437"/>
                <w:spacing w:val="-11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 xml:space="preserve">= </w:t>
            </w:r>
            <w:proofErr w:type="spellStart"/>
            <w:r>
              <w:rPr>
                <w:color w:val="343437"/>
                <w:spacing w:val="-3"/>
                <w:sz w:val="24"/>
              </w:rPr>
              <w:t>Session.id_Saison</w:t>
            </w:r>
            <w:proofErr w:type="spellEnd"/>
          </w:p>
        </w:tc>
      </w:tr>
      <w:tr w:rsidR="00C83A8C" w14:paraId="385FBF65" w14:textId="77777777" w:rsidTr="007E1FBB">
        <w:trPr>
          <w:trHeight w:val="550"/>
        </w:trPr>
        <w:tc>
          <w:tcPr>
            <w:tcW w:w="2268" w:type="dxa"/>
            <w:tcBorders>
              <w:top w:val="nil"/>
              <w:bottom w:val="nil"/>
              <w:right w:val="single" w:sz="4" w:space="0" w:color="000000"/>
            </w:tcBorders>
          </w:tcPr>
          <w:p w14:paraId="2FB7CB00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8F388A8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24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1CE5DB5" w14:textId="77777777" w:rsidR="00C83A8C" w:rsidRDefault="00C83A8C" w:rsidP="007E1FBB">
            <w:pPr>
              <w:pStyle w:val="TableParagraph"/>
              <w:spacing w:before="1"/>
              <w:rPr>
                <w:sz w:val="23"/>
              </w:rPr>
            </w:pPr>
          </w:p>
          <w:p w14:paraId="14EDF04D" w14:textId="77777777" w:rsidR="00C83A8C" w:rsidRDefault="00C83A8C" w:rsidP="007E1FBB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Possibilité de choisir la valeur « Tous ».</w:t>
            </w:r>
          </w:p>
        </w:tc>
        <w:tc>
          <w:tcPr>
            <w:tcW w:w="2830" w:type="dxa"/>
            <w:tcBorders>
              <w:top w:val="nil"/>
              <w:left w:val="single" w:sz="4" w:space="0" w:color="000000"/>
              <w:bottom w:val="nil"/>
            </w:tcBorders>
          </w:tcPr>
          <w:p w14:paraId="07288415" w14:textId="77777777" w:rsidR="00C83A8C" w:rsidRDefault="00C83A8C" w:rsidP="007E1FBB">
            <w:pPr>
              <w:pStyle w:val="TableParagraph"/>
              <w:spacing w:before="20"/>
              <w:ind w:left="123"/>
              <w:rPr>
                <w:sz w:val="24"/>
              </w:rPr>
            </w:pPr>
            <w:proofErr w:type="gramStart"/>
            <w:r>
              <w:rPr>
                <w:color w:val="343437"/>
                <w:sz w:val="24"/>
              </w:rPr>
              <w:t>et</w:t>
            </w:r>
            <w:proofErr w:type="gramEnd"/>
          </w:p>
        </w:tc>
      </w:tr>
      <w:tr w:rsidR="00C83A8C" w14:paraId="6AECD71F" w14:textId="77777777" w:rsidTr="007E1FBB">
        <w:trPr>
          <w:trHeight w:val="450"/>
        </w:trPr>
        <w:tc>
          <w:tcPr>
            <w:tcW w:w="2268" w:type="dxa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4C3E4E26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8D416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24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D0006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2DF6AA37" w14:textId="77777777" w:rsidR="00C83A8C" w:rsidRDefault="00C83A8C" w:rsidP="007E1FBB">
            <w:pPr>
              <w:pStyle w:val="TableParagraph"/>
              <w:spacing w:before="21"/>
              <w:ind w:left="123"/>
              <w:rPr>
                <w:sz w:val="24"/>
              </w:rPr>
            </w:pPr>
            <w:proofErr w:type="gramStart"/>
            <w:r>
              <w:rPr>
                <w:color w:val="343437"/>
                <w:sz w:val="24"/>
              </w:rPr>
              <w:t>max</w:t>
            </w:r>
            <w:proofErr w:type="gramEnd"/>
            <w:r>
              <w:rPr>
                <w:color w:val="343437"/>
                <w:sz w:val="24"/>
              </w:rPr>
              <w:t xml:space="preserve"> </w:t>
            </w:r>
            <w:proofErr w:type="spellStart"/>
            <w:r>
              <w:rPr>
                <w:color w:val="343437"/>
                <w:sz w:val="24"/>
              </w:rPr>
              <w:t>Session.id_Sess</w:t>
            </w:r>
            <w:proofErr w:type="spellEnd"/>
          </w:p>
        </w:tc>
      </w:tr>
      <w:tr w:rsidR="00C83A8C" w14:paraId="509EE7DF" w14:textId="77777777" w:rsidTr="007E1FBB">
        <w:trPr>
          <w:trHeight w:val="2323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5A39F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4262B8D8" w14:textId="77777777" w:rsidR="00C83A8C" w:rsidRDefault="00C83A8C" w:rsidP="007E1FBB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Actif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A0524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78842BA3" w14:textId="77777777" w:rsidR="00C83A8C" w:rsidRDefault="00C83A8C" w:rsidP="007E1FBB">
            <w:pPr>
              <w:pStyle w:val="TableParagraph"/>
              <w:spacing w:line="278" w:lineRule="auto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B0C32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4E5F96EE" w14:textId="77777777" w:rsidR="00C83A8C" w:rsidRDefault="00C83A8C" w:rsidP="007E1FBB">
            <w:pPr>
              <w:pStyle w:val="TableParagraph"/>
              <w:spacing w:line="489" w:lineRule="auto"/>
              <w:ind w:left="123" w:right="2698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 xml:space="preserve">Statut </w:t>
            </w:r>
            <w:r>
              <w:rPr>
                <w:color w:val="343437"/>
                <w:sz w:val="24"/>
              </w:rPr>
              <w:t>d’enseignant (Actif ou inactif</w:t>
            </w:r>
            <w:r>
              <w:rPr>
                <w:color w:val="343437"/>
                <w:spacing w:val="-45"/>
                <w:sz w:val="24"/>
              </w:rPr>
              <w:t xml:space="preserve">) </w:t>
            </w:r>
            <w:r>
              <w:rPr>
                <w:color w:val="343437"/>
                <w:sz w:val="24"/>
              </w:rPr>
              <w:t>Actif : OUI</w:t>
            </w:r>
          </w:p>
          <w:p w14:paraId="442E0E37" w14:textId="77777777" w:rsidR="00C83A8C" w:rsidRDefault="00C83A8C" w:rsidP="007E1FBB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Inactif : NON</w:t>
            </w:r>
          </w:p>
          <w:p w14:paraId="35E42C8C" w14:textId="77777777" w:rsidR="00C83A8C" w:rsidRDefault="00C83A8C" w:rsidP="007E1FBB">
            <w:pPr>
              <w:pStyle w:val="TableParagraph"/>
              <w:spacing w:before="10"/>
              <w:rPr>
                <w:sz w:val="24"/>
              </w:rPr>
            </w:pPr>
          </w:p>
          <w:p w14:paraId="0D8DC52A" w14:textId="77777777" w:rsidR="00C83A8C" w:rsidRDefault="00C83A8C" w:rsidP="007E1FBB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Par défaut : OUI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D1889E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 </w:t>
            </w:r>
          </w:p>
          <w:p w14:paraId="0B72DD42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Enseignant.Actif</w:t>
            </w:r>
            <w:proofErr w:type="spellEnd"/>
          </w:p>
        </w:tc>
      </w:tr>
      <w:tr w:rsidR="00C83A8C" w14:paraId="2F98AB5D" w14:textId="77777777" w:rsidTr="007E1FBB">
        <w:trPr>
          <w:trHeight w:val="670"/>
        </w:trPr>
        <w:tc>
          <w:tcPr>
            <w:tcW w:w="2268" w:type="dxa"/>
            <w:tcBorders>
              <w:top w:val="single" w:sz="4" w:space="0" w:color="000000"/>
              <w:right w:val="single" w:sz="4" w:space="0" w:color="000000"/>
            </w:tcBorders>
          </w:tcPr>
          <w:p w14:paraId="7B322702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4E0F5F21" w14:textId="77777777" w:rsidR="00C83A8C" w:rsidRDefault="00C83A8C" w:rsidP="007E1FBB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Rechercher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EC141F1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170B82EF" w14:textId="77777777" w:rsidR="00C83A8C" w:rsidRDefault="00C83A8C" w:rsidP="007E1FBB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Bouton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FAAD022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46FF82DD" w14:textId="77777777" w:rsidR="00C83A8C" w:rsidRDefault="00C83A8C" w:rsidP="007E1FBB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Lance la recherche selon les filtres spécifiés.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</w:tcBorders>
          </w:tcPr>
          <w:p w14:paraId="534C424F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EF2E063" w14:textId="77777777" w:rsidR="00C83A8C" w:rsidRDefault="00C83A8C" w:rsidP="00C83A8C">
      <w:pPr>
        <w:rPr>
          <w:rFonts w:ascii="Times New Roman"/>
          <w:sz w:val="24"/>
        </w:rPr>
        <w:sectPr w:rsidR="00C83A8C">
          <w:footerReference w:type="default" r:id="rId26"/>
          <w:pgSz w:w="16840" w:h="11910" w:orient="landscape"/>
          <w:pgMar w:top="0" w:right="1400" w:bottom="720" w:left="1220" w:header="0" w:footer="525" w:gutter="0"/>
          <w:pgNumType w:start="6"/>
          <w:cols w:space="720"/>
        </w:sectPr>
      </w:pPr>
    </w:p>
    <w:p w14:paraId="1696E207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70528" behindDoc="0" locked="0" layoutInCell="1" allowOverlap="1" wp14:anchorId="0C3D0CB1" wp14:editId="1D1C91A8">
            <wp:simplePos x="0" y="0"/>
            <wp:positionH relativeFrom="page">
              <wp:posOffset>9605009</wp:posOffset>
            </wp:positionH>
            <wp:positionV relativeFrom="page">
              <wp:posOffset>7095997</wp:posOffset>
            </wp:positionV>
            <wp:extent cx="129540" cy="129603"/>
            <wp:effectExtent l="0" t="0" r="0" b="0"/>
            <wp:wrapNone/>
            <wp:docPr id="2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0CAC13" wp14:editId="3D325122">
                <wp:simplePos x="0" y="0"/>
                <wp:positionH relativeFrom="page">
                  <wp:posOffset>10239375</wp:posOffset>
                </wp:positionH>
                <wp:positionV relativeFrom="page">
                  <wp:posOffset>0</wp:posOffset>
                </wp:positionV>
                <wp:extent cx="0" cy="7560310"/>
                <wp:effectExtent l="9525" t="9525" r="9525" b="12065"/>
                <wp:wrapNone/>
                <wp:docPr id="95" name="Lin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3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D7E523" id="Line 55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06.25pt,0" to="806.25pt,5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" strokecolor="#6e6e74" strokeweight="1pt">
                <w10:wrap anchorx="page" anchory="page"/>
              </v:line>
            </w:pict>
          </mc:Fallback>
        </mc:AlternateContent>
      </w:r>
    </w:p>
    <w:p w14:paraId="3569D287" w14:textId="77777777" w:rsidR="00C83A8C" w:rsidRDefault="00C83A8C" w:rsidP="00C83A8C">
      <w:pPr>
        <w:pStyle w:val="Corpsdetexte"/>
        <w:rPr>
          <w:sz w:val="20"/>
        </w:rPr>
      </w:pPr>
    </w:p>
    <w:p w14:paraId="37BE506C" w14:textId="77777777" w:rsidR="00C83A8C" w:rsidRDefault="00C83A8C" w:rsidP="00C83A8C">
      <w:pPr>
        <w:pStyle w:val="Corpsdetexte"/>
        <w:rPr>
          <w:sz w:val="20"/>
        </w:rPr>
      </w:pPr>
    </w:p>
    <w:p w14:paraId="1B200EBC" w14:textId="77777777" w:rsidR="00C83A8C" w:rsidRDefault="00C83A8C" w:rsidP="00C83A8C">
      <w:pPr>
        <w:pStyle w:val="Corpsdetexte"/>
        <w:spacing w:before="10"/>
        <w:rPr>
          <w:sz w:val="23"/>
        </w:rPr>
      </w:pPr>
    </w:p>
    <w:p w14:paraId="37E2116C" w14:textId="77777777" w:rsidR="00C83A8C" w:rsidRDefault="00C83A8C" w:rsidP="00C83A8C">
      <w:pPr>
        <w:tabs>
          <w:tab w:val="left" w:pos="12790"/>
        </w:tabs>
        <w:ind w:left="940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76C32EE1" w14:textId="77777777" w:rsidR="00C83A8C" w:rsidRDefault="00C83A8C" w:rsidP="00C83A8C">
      <w:pPr>
        <w:pStyle w:val="Corpsdetexte"/>
        <w:rPr>
          <w:i/>
          <w:sz w:val="20"/>
        </w:rPr>
      </w:pPr>
    </w:p>
    <w:p w14:paraId="38EA54FE" w14:textId="77777777" w:rsidR="00C83A8C" w:rsidRDefault="00C83A8C" w:rsidP="00C83A8C">
      <w:pPr>
        <w:pStyle w:val="Corpsdetexte"/>
        <w:spacing w:before="6"/>
        <w:rPr>
          <w:i/>
          <w:sz w:val="28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276"/>
        <w:gridCol w:w="6243"/>
        <w:gridCol w:w="2830"/>
      </w:tblGrid>
      <w:tr w:rsidR="00C83A8C" w14:paraId="022B6004" w14:textId="77777777" w:rsidTr="007E1FBB">
        <w:trPr>
          <w:trHeight w:val="454"/>
        </w:trPr>
        <w:tc>
          <w:tcPr>
            <w:tcW w:w="226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0CB5371" w14:textId="77777777" w:rsidR="00C83A8C" w:rsidRDefault="00C83A8C" w:rsidP="007E1FBB">
            <w:pPr>
              <w:pStyle w:val="TableParagraph"/>
              <w:spacing w:before="90"/>
              <w:ind w:left="325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du champ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634CCE3F" w14:textId="77777777" w:rsidR="00C83A8C" w:rsidRDefault="00C83A8C" w:rsidP="007E1FBB">
            <w:pPr>
              <w:pStyle w:val="TableParagraph"/>
              <w:spacing w:before="90"/>
              <w:ind w:left="384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62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4912992" w14:textId="77777777" w:rsidR="00C83A8C" w:rsidRDefault="00C83A8C" w:rsidP="007E1FBB">
            <w:pPr>
              <w:pStyle w:val="TableParagraph"/>
              <w:spacing w:before="90"/>
              <w:ind w:left="2507" w:right="248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28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1FF481FC" w14:textId="77777777" w:rsidR="00C83A8C" w:rsidRDefault="00C83A8C" w:rsidP="007E1FBB">
            <w:pPr>
              <w:pStyle w:val="TableParagraph"/>
              <w:spacing w:before="90"/>
              <w:ind w:left="1081" w:right="1047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Entité</w:t>
            </w:r>
          </w:p>
        </w:tc>
      </w:tr>
      <w:tr w:rsidR="00C83A8C" w14:paraId="56F78820" w14:textId="77777777" w:rsidTr="007E1FBB">
        <w:trPr>
          <w:trHeight w:val="669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F2729" w14:textId="77777777" w:rsidR="00C83A8C" w:rsidRDefault="00C83A8C" w:rsidP="007E1FBB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415E2218" w14:textId="77777777" w:rsidR="00C83A8C" w:rsidRDefault="00C83A8C" w:rsidP="007E1FBB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Ajouter un enseignant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EC729" w14:textId="77777777" w:rsidR="00C83A8C" w:rsidRDefault="00C83A8C" w:rsidP="007E1FBB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103B64F0" w14:textId="77777777" w:rsidR="00C83A8C" w:rsidRDefault="00C83A8C" w:rsidP="007E1FBB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Bouton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BF406" w14:textId="77777777" w:rsidR="00C83A8C" w:rsidRDefault="00C83A8C" w:rsidP="007E1FBB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66ED63CB" w14:textId="77777777" w:rsidR="00C83A8C" w:rsidRDefault="00C83A8C" w:rsidP="007E1FBB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Mène à la page « Ajouter un enseignant ».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1A45E0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83A8C" w14:paraId="64CEBDB0" w14:textId="77777777" w:rsidTr="007E1FBB">
        <w:trPr>
          <w:trHeight w:val="1773"/>
        </w:trPr>
        <w:tc>
          <w:tcPr>
            <w:tcW w:w="1261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14:paraId="712E2716" w14:textId="77777777" w:rsidR="00C83A8C" w:rsidRDefault="00C83A8C" w:rsidP="007E1FBB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129E73AD" w14:textId="77777777" w:rsidR="00C83A8C" w:rsidRDefault="00C83A8C" w:rsidP="007E1FBB">
            <w:pPr>
              <w:pStyle w:val="TableParagraph"/>
              <w:ind w:left="104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Section Résultat</w:t>
            </w:r>
          </w:p>
          <w:p w14:paraId="63C870EA" w14:textId="77777777" w:rsidR="00C83A8C" w:rsidRDefault="00C83A8C" w:rsidP="007E1FBB">
            <w:pPr>
              <w:pStyle w:val="TableParagraph"/>
              <w:spacing w:before="1"/>
              <w:rPr>
                <w:i/>
                <w:sz w:val="25"/>
              </w:rPr>
            </w:pPr>
          </w:p>
          <w:p w14:paraId="1BA09C46" w14:textId="289FD8D7" w:rsidR="00C83A8C" w:rsidRDefault="00C83A8C" w:rsidP="007E1FBB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 xml:space="preserve">Triée par défaut par le </w:t>
            </w:r>
            <w:del w:id="4" w:author="Lainesse" w:date="2018-03-27T15:06:00Z">
              <w:r w:rsidDel="007E1FBB">
                <w:rPr>
                  <w:color w:val="343437"/>
                  <w:sz w:val="24"/>
                </w:rPr>
                <w:delText>code permanent</w:delText>
              </w:r>
            </w:del>
            <w:ins w:id="5" w:author="Lainesse" w:date="2018-03-27T15:06:00Z">
              <w:r w:rsidR="007E1FBB">
                <w:rPr>
                  <w:color w:val="343437"/>
                  <w:sz w:val="24"/>
                </w:rPr>
                <w:t>nom prénom</w:t>
              </w:r>
            </w:ins>
            <w:r>
              <w:rPr>
                <w:color w:val="343437"/>
                <w:sz w:val="24"/>
              </w:rPr>
              <w:t xml:space="preserve"> de l’enseignant</w:t>
            </w:r>
          </w:p>
          <w:p w14:paraId="7B97E60B" w14:textId="77777777" w:rsidR="00C83A8C" w:rsidRDefault="00C83A8C" w:rsidP="007E1FBB">
            <w:pPr>
              <w:pStyle w:val="TableParagraph"/>
              <w:spacing w:before="10"/>
              <w:rPr>
                <w:i/>
                <w:sz w:val="24"/>
              </w:rPr>
            </w:pPr>
          </w:p>
          <w:p w14:paraId="0D61322E" w14:textId="77777777" w:rsidR="00C83A8C" w:rsidRDefault="00C83A8C" w:rsidP="007E1FBB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 xml:space="preserve">Si aucun résultat, afficher « Aucun </w:t>
            </w:r>
            <w:proofErr w:type="gramStart"/>
            <w:r>
              <w:rPr>
                <w:color w:val="343437"/>
                <w:sz w:val="24"/>
              </w:rPr>
              <w:t>enseignant  ne</w:t>
            </w:r>
            <w:proofErr w:type="gramEnd"/>
            <w:r>
              <w:rPr>
                <w:color w:val="343437"/>
                <w:sz w:val="24"/>
              </w:rPr>
              <w:t xml:space="preserve"> répond à ces critères » dans le tableau de résultat</w:t>
            </w:r>
          </w:p>
        </w:tc>
      </w:tr>
      <w:tr w:rsidR="00C83A8C" w:rsidDel="007E1FBB" w14:paraId="758459FE" w14:textId="0CDA1045" w:rsidTr="007E1FBB">
        <w:trPr>
          <w:trHeight w:val="669"/>
          <w:del w:id="6" w:author="Lainesse" w:date="2018-03-27T15:06:00Z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004DE" w14:textId="488C378F" w:rsidR="00C83A8C" w:rsidDel="007E1FBB" w:rsidRDefault="00C83A8C" w:rsidP="007E1FBB">
            <w:pPr>
              <w:pStyle w:val="TableParagraph"/>
              <w:spacing w:before="3"/>
              <w:rPr>
                <w:del w:id="7" w:author="Lainesse" w:date="2018-03-27T15:06:00Z"/>
                <w:i/>
                <w:sz w:val="21"/>
              </w:rPr>
            </w:pPr>
          </w:p>
          <w:p w14:paraId="1AD7A320" w14:textId="0FEF5BAA" w:rsidR="00C83A8C" w:rsidDel="007E1FBB" w:rsidRDefault="00C83A8C" w:rsidP="007E1FBB">
            <w:pPr>
              <w:pStyle w:val="TableParagraph"/>
              <w:ind w:left="104"/>
              <w:rPr>
                <w:del w:id="8" w:author="Lainesse" w:date="2018-03-27T15:06:00Z"/>
                <w:sz w:val="24"/>
              </w:rPr>
            </w:pPr>
            <w:del w:id="9" w:author="Lainesse" w:date="2018-03-27T15:06:00Z">
              <w:r w:rsidDel="007E1FBB">
                <w:rPr>
                  <w:color w:val="343437"/>
                  <w:sz w:val="24"/>
                </w:rPr>
                <w:delText>Code permanent</w:delText>
              </w:r>
            </w:del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9BA5F" w14:textId="6C9C3470" w:rsidR="00C83A8C" w:rsidDel="007E1FBB" w:rsidRDefault="00C83A8C" w:rsidP="007E1FBB">
            <w:pPr>
              <w:pStyle w:val="TableParagraph"/>
              <w:spacing w:before="3"/>
              <w:rPr>
                <w:del w:id="10" w:author="Lainesse" w:date="2018-03-27T15:06:00Z"/>
                <w:i/>
                <w:sz w:val="21"/>
              </w:rPr>
            </w:pPr>
          </w:p>
          <w:p w14:paraId="6D8FADBE" w14:textId="45211F81" w:rsidR="00C83A8C" w:rsidDel="007E1FBB" w:rsidRDefault="00C83A8C" w:rsidP="007E1FBB">
            <w:pPr>
              <w:pStyle w:val="TableParagraph"/>
              <w:ind w:left="122"/>
              <w:rPr>
                <w:del w:id="11" w:author="Lainesse" w:date="2018-03-27T15:06:00Z"/>
                <w:sz w:val="24"/>
              </w:rPr>
            </w:pPr>
            <w:del w:id="12" w:author="Lainesse" w:date="2018-03-27T15:06:00Z">
              <w:r w:rsidDel="007E1FBB">
                <w:rPr>
                  <w:color w:val="343437"/>
                  <w:sz w:val="24"/>
                </w:rPr>
                <w:delText>Texte</w:delText>
              </w:r>
            </w:del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94D0E" w14:textId="22C2736E" w:rsidR="00C83A8C" w:rsidDel="007E1FBB" w:rsidRDefault="00C83A8C" w:rsidP="007E1FBB">
            <w:pPr>
              <w:pStyle w:val="TableParagraph"/>
              <w:spacing w:before="3"/>
              <w:rPr>
                <w:del w:id="13" w:author="Lainesse" w:date="2018-03-27T15:06:00Z"/>
                <w:i/>
                <w:sz w:val="21"/>
              </w:rPr>
            </w:pPr>
          </w:p>
          <w:p w14:paraId="4BDDF5D1" w14:textId="70113AAF" w:rsidR="00C83A8C" w:rsidDel="007E1FBB" w:rsidRDefault="00C83A8C" w:rsidP="007E1FBB">
            <w:pPr>
              <w:pStyle w:val="TableParagraph"/>
              <w:ind w:left="123"/>
              <w:rPr>
                <w:del w:id="14" w:author="Lainesse" w:date="2018-03-27T15:06:00Z"/>
                <w:sz w:val="24"/>
              </w:rPr>
            </w:pPr>
            <w:del w:id="15" w:author="Lainesse" w:date="2018-03-27T15:06:00Z">
              <w:r w:rsidDel="007E1FBB">
                <w:rPr>
                  <w:sz w:val="24"/>
                </w:rPr>
                <w:delText>Code permanent de l’enseignant</w:delText>
              </w:r>
            </w:del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2C23B3" w14:textId="600548C7" w:rsidR="00C83A8C" w:rsidDel="007E1FBB" w:rsidRDefault="00C83A8C" w:rsidP="007E1FBB">
            <w:pPr>
              <w:pStyle w:val="TableParagraph"/>
              <w:spacing w:before="3"/>
              <w:rPr>
                <w:del w:id="16" w:author="Lainesse" w:date="2018-03-27T15:06:00Z"/>
                <w:i/>
                <w:sz w:val="21"/>
              </w:rPr>
            </w:pPr>
          </w:p>
          <w:p w14:paraId="41625C86" w14:textId="546A4B5D" w:rsidR="00C83A8C" w:rsidDel="007E1FBB" w:rsidRDefault="00C83A8C" w:rsidP="007E1FBB">
            <w:pPr>
              <w:pStyle w:val="TableParagraph"/>
              <w:ind w:left="123"/>
              <w:rPr>
                <w:del w:id="17" w:author="Lainesse" w:date="2018-03-27T15:06:00Z"/>
                <w:sz w:val="24"/>
              </w:rPr>
            </w:pPr>
            <w:del w:id="18" w:author="Lainesse" w:date="2018-03-27T15:06:00Z">
              <w:r w:rsidDel="007E1FBB">
                <w:rPr>
                  <w:color w:val="343437"/>
                  <w:sz w:val="24"/>
                </w:rPr>
                <w:delText>Enseignant.Code</w:delText>
              </w:r>
            </w:del>
          </w:p>
        </w:tc>
      </w:tr>
      <w:tr w:rsidR="00C83A8C" w14:paraId="1D7C9847" w14:textId="77777777" w:rsidTr="007E1FBB">
        <w:trPr>
          <w:trHeight w:val="67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D52E4" w14:textId="77777777" w:rsidR="00C83A8C" w:rsidRDefault="00C83A8C" w:rsidP="007E1FBB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6FE1EB23" w14:textId="77777777" w:rsidR="00C83A8C" w:rsidRDefault="00C83A8C" w:rsidP="007E1FBB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Nom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696B9" w14:textId="77777777" w:rsidR="00C83A8C" w:rsidRDefault="00C83A8C" w:rsidP="007E1FBB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1CD11E89" w14:textId="77777777" w:rsidR="00C83A8C" w:rsidRDefault="00C83A8C" w:rsidP="007E1FBB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D33C1" w14:textId="77777777" w:rsidR="00C83A8C" w:rsidRDefault="00C83A8C" w:rsidP="007E1FBB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4D073F9D" w14:textId="77777777" w:rsidR="00C83A8C" w:rsidRDefault="00C83A8C" w:rsidP="007E1FBB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Nom de l’enseignant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205556" w14:textId="77777777" w:rsidR="00C83A8C" w:rsidRDefault="00C83A8C" w:rsidP="007E1FBB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35767BEA" w14:textId="77777777" w:rsidR="00C83A8C" w:rsidRDefault="00C83A8C" w:rsidP="007E1FBB">
            <w:pPr>
              <w:pStyle w:val="TableParagraph"/>
              <w:ind w:left="123"/>
              <w:rPr>
                <w:sz w:val="24"/>
              </w:rPr>
            </w:pPr>
            <w:proofErr w:type="spellStart"/>
            <w:r>
              <w:rPr>
                <w:color w:val="343437"/>
                <w:sz w:val="24"/>
              </w:rPr>
              <w:t>Enseignant.Nom</w:t>
            </w:r>
            <w:proofErr w:type="spellEnd"/>
          </w:p>
        </w:tc>
      </w:tr>
      <w:tr w:rsidR="00C83A8C" w14:paraId="3D637FCC" w14:textId="77777777" w:rsidTr="007E1FBB">
        <w:trPr>
          <w:trHeight w:val="67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A8E38" w14:textId="77777777" w:rsidR="00C83A8C" w:rsidRDefault="00C83A8C" w:rsidP="007E1FBB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745EDD8C" w14:textId="77777777" w:rsidR="00C83A8C" w:rsidRPr="00D04F4B" w:rsidRDefault="00C83A8C" w:rsidP="007E1FBB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Prénom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63094" w14:textId="77777777" w:rsidR="00C83A8C" w:rsidRDefault="00C83A8C" w:rsidP="007E1FBB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49628D2F" w14:textId="77777777" w:rsidR="00C83A8C" w:rsidRPr="00D04F4B" w:rsidRDefault="00C83A8C" w:rsidP="007E1FBB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F21CF" w14:textId="77777777" w:rsidR="00C83A8C" w:rsidRDefault="00C83A8C" w:rsidP="007E1FBB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7950E4F4" w14:textId="77777777" w:rsidR="00C83A8C" w:rsidRPr="00D04F4B" w:rsidRDefault="00C83A8C" w:rsidP="007E1FBB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Prénom de l’enseignant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6C4DEB" w14:textId="77777777" w:rsidR="00C83A8C" w:rsidRDefault="00C83A8C" w:rsidP="007E1FBB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68F5EBC9" w14:textId="77777777" w:rsidR="00C83A8C" w:rsidRPr="00D04F4B" w:rsidRDefault="00C83A8C" w:rsidP="007E1FBB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Enseignant.Prenom</w:t>
            </w:r>
            <w:proofErr w:type="spellEnd"/>
          </w:p>
        </w:tc>
      </w:tr>
      <w:tr w:rsidR="00C83A8C" w14:paraId="4492D7C5" w14:textId="77777777" w:rsidTr="007E1FBB">
        <w:trPr>
          <w:trHeight w:val="98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A7FAA" w14:textId="77777777" w:rsidR="00C83A8C" w:rsidRDefault="00C83A8C" w:rsidP="007E1FBB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52706C55" w14:textId="77777777" w:rsidR="00C83A8C" w:rsidRDefault="00C83A8C" w:rsidP="007E1FBB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Modifier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8CEF9" w14:textId="77777777" w:rsidR="00C83A8C" w:rsidRDefault="00C83A8C" w:rsidP="007E1FBB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0D28F4FC" w14:textId="77777777" w:rsidR="00C83A8C" w:rsidRDefault="00C83A8C" w:rsidP="007E1FBB">
            <w:pPr>
              <w:pStyle w:val="TableParagraph"/>
              <w:spacing w:line="276" w:lineRule="auto"/>
              <w:ind w:left="122" w:right="34"/>
              <w:rPr>
                <w:sz w:val="24"/>
              </w:rPr>
            </w:pPr>
            <w:r>
              <w:rPr>
                <w:color w:val="343437"/>
                <w:spacing w:val="-4"/>
                <w:sz w:val="24"/>
              </w:rPr>
              <w:t>L</w:t>
            </w:r>
            <w:r>
              <w:rPr>
                <w:color w:val="343437"/>
                <w:spacing w:val="-3"/>
                <w:sz w:val="24"/>
              </w:rPr>
              <w:t>i</w:t>
            </w:r>
            <w:r>
              <w:rPr>
                <w:color w:val="343437"/>
                <w:spacing w:val="-2"/>
                <w:sz w:val="24"/>
              </w:rPr>
              <w:t>e</w:t>
            </w:r>
            <w:r>
              <w:rPr>
                <w:color w:val="343437"/>
                <w:sz w:val="24"/>
              </w:rPr>
              <w:t xml:space="preserve">n </w:t>
            </w:r>
            <w:r>
              <w:rPr>
                <w:color w:val="343437"/>
                <w:spacing w:val="-3"/>
                <w:sz w:val="24"/>
              </w:rPr>
              <w:t>h</w:t>
            </w:r>
            <w:r>
              <w:rPr>
                <w:color w:val="343437"/>
                <w:spacing w:val="-2"/>
                <w:sz w:val="24"/>
              </w:rPr>
              <w:t>y</w:t>
            </w:r>
            <w:r>
              <w:rPr>
                <w:color w:val="343437"/>
                <w:spacing w:val="-3"/>
                <w:sz w:val="24"/>
              </w:rPr>
              <w:t>p</w:t>
            </w:r>
            <w:r>
              <w:rPr>
                <w:color w:val="343437"/>
                <w:spacing w:val="-2"/>
                <w:sz w:val="24"/>
              </w:rPr>
              <w:t>e</w:t>
            </w:r>
            <w:r>
              <w:rPr>
                <w:color w:val="343437"/>
                <w:spacing w:val="-4"/>
                <w:sz w:val="24"/>
              </w:rPr>
              <w:t>r</w:t>
            </w:r>
            <w:r>
              <w:rPr>
                <w:color w:val="343437"/>
                <w:spacing w:val="-3"/>
                <w:sz w:val="24"/>
              </w:rPr>
              <w:t>t</w:t>
            </w:r>
            <w:r>
              <w:rPr>
                <w:color w:val="343437"/>
                <w:spacing w:val="-2"/>
                <w:sz w:val="24"/>
              </w:rPr>
              <w:t>e</w:t>
            </w:r>
            <w:r>
              <w:rPr>
                <w:color w:val="343437"/>
                <w:spacing w:val="-3"/>
                <w:sz w:val="24"/>
              </w:rPr>
              <w:t>xt</w:t>
            </w:r>
            <w:r>
              <w:rPr>
                <w:color w:val="343437"/>
                <w:sz w:val="24"/>
              </w:rPr>
              <w:t>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B28CE" w14:textId="77777777" w:rsidR="00C83A8C" w:rsidRDefault="00C83A8C" w:rsidP="007E1FBB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19696F0F" w14:textId="77777777" w:rsidR="00C83A8C" w:rsidRDefault="00C83A8C" w:rsidP="007E1FBB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Mène à la page « Modifier enseignant » et passe le code permanent de l’enseignant</w:t>
            </w:r>
            <w:r>
              <w:rPr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en paramètre.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D64E9D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83A8C" w14:paraId="69EFF222" w14:textId="77777777" w:rsidTr="007E1FBB">
        <w:trPr>
          <w:trHeight w:val="980"/>
        </w:trPr>
        <w:tc>
          <w:tcPr>
            <w:tcW w:w="2268" w:type="dxa"/>
            <w:tcBorders>
              <w:top w:val="single" w:sz="4" w:space="0" w:color="000000"/>
              <w:right w:val="single" w:sz="4" w:space="0" w:color="000000"/>
            </w:tcBorders>
          </w:tcPr>
          <w:p w14:paraId="506C686C" w14:textId="77777777" w:rsidR="00C83A8C" w:rsidRDefault="00C83A8C" w:rsidP="007E1FBB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69EED87D" w14:textId="77777777" w:rsidR="00C83A8C" w:rsidRDefault="00C83A8C" w:rsidP="007E1FBB">
            <w:pPr>
              <w:pStyle w:val="TableParagraph"/>
              <w:ind w:left="104"/>
              <w:rPr>
                <w:sz w:val="24"/>
              </w:rPr>
            </w:pPr>
            <w:commentRangeStart w:id="19"/>
            <w:r>
              <w:rPr>
                <w:color w:val="343437"/>
                <w:sz w:val="24"/>
              </w:rPr>
              <w:t>Supprimer</w:t>
            </w:r>
            <w:commentRangeEnd w:id="19"/>
            <w:r w:rsidR="007E1FBB">
              <w:rPr>
                <w:rStyle w:val="Marquedecommentaire"/>
              </w:rPr>
              <w:commentReference w:id="19"/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AF42AC6" w14:textId="77777777" w:rsidR="00C83A8C" w:rsidRDefault="00C83A8C" w:rsidP="007E1FBB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5419AEF7" w14:textId="77777777" w:rsidR="00C83A8C" w:rsidRDefault="00C83A8C" w:rsidP="007E1FBB">
            <w:pPr>
              <w:pStyle w:val="TableParagraph"/>
              <w:spacing w:line="276" w:lineRule="auto"/>
              <w:ind w:left="122" w:right="34"/>
              <w:rPr>
                <w:sz w:val="24"/>
              </w:rPr>
            </w:pPr>
            <w:r>
              <w:rPr>
                <w:color w:val="343437"/>
                <w:spacing w:val="-4"/>
                <w:sz w:val="24"/>
              </w:rPr>
              <w:t>L</w:t>
            </w:r>
            <w:r>
              <w:rPr>
                <w:color w:val="343437"/>
                <w:spacing w:val="-3"/>
                <w:sz w:val="24"/>
              </w:rPr>
              <w:t>i</w:t>
            </w:r>
            <w:r>
              <w:rPr>
                <w:color w:val="343437"/>
                <w:spacing w:val="-2"/>
                <w:sz w:val="24"/>
              </w:rPr>
              <w:t>e</w:t>
            </w:r>
            <w:r>
              <w:rPr>
                <w:color w:val="343437"/>
                <w:sz w:val="24"/>
              </w:rPr>
              <w:t xml:space="preserve">n </w:t>
            </w:r>
            <w:r>
              <w:rPr>
                <w:color w:val="343437"/>
                <w:spacing w:val="-3"/>
                <w:sz w:val="24"/>
              </w:rPr>
              <w:t>h</w:t>
            </w:r>
            <w:r>
              <w:rPr>
                <w:color w:val="343437"/>
                <w:spacing w:val="-2"/>
                <w:sz w:val="24"/>
              </w:rPr>
              <w:t>y</w:t>
            </w:r>
            <w:r>
              <w:rPr>
                <w:color w:val="343437"/>
                <w:spacing w:val="-3"/>
                <w:sz w:val="24"/>
              </w:rPr>
              <w:t>p</w:t>
            </w:r>
            <w:r>
              <w:rPr>
                <w:color w:val="343437"/>
                <w:spacing w:val="-2"/>
                <w:sz w:val="24"/>
              </w:rPr>
              <w:t>e</w:t>
            </w:r>
            <w:r>
              <w:rPr>
                <w:color w:val="343437"/>
                <w:spacing w:val="-4"/>
                <w:sz w:val="24"/>
              </w:rPr>
              <w:t>r</w:t>
            </w:r>
            <w:r>
              <w:rPr>
                <w:color w:val="343437"/>
                <w:spacing w:val="-3"/>
                <w:sz w:val="24"/>
              </w:rPr>
              <w:t>t</w:t>
            </w:r>
            <w:r>
              <w:rPr>
                <w:color w:val="343437"/>
                <w:spacing w:val="-2"/>
                <w:sz w:val="24"/>
              </w:rPr>
              <w:t>e</w:t>
            </w:r>
            <w:r>
              <w:rPr>
                <w:color w:val="343437"/>
                <w:spacing w:val="-3"/>
                <w:sz w:val="24"/>
              </w:rPr>
              <w:t>xt</w:t>
            </w:r>
            <w:r>
              <w:rPr>
                <w:color w:val="343437"/>
                <w:sz w:val="24"/>
              </w:rPr>
              <w:t>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85A2D0B" w14:textId="77777777" w:rsidR="00C83A8C" w:rsidRDefault="00C83A8C" w:rsidP="007E1FBB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367EEDBE" w14:textId="77777777" w:rsidR="00C83A8C" w:rsidRDefault="00C83A8C" w:rsidP="007E1FBB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Ouvre un message de vérification pour valider la suppression. Si la validation est positive, on supprime l’enseignant selon le code permanent en paramètre. Sinon, on annule l’exécution</w:t>
            </w:r>
            <w:r>
              <w:rPr>
                <w:color w:val="343437"/>
                <w:sz w:val="24"/>
              </w:rPr>
              <w:t xml:space="preserve"> 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</w:tcBorders>
          </w:tcPr>
          <w:p w14:paraId="3E73577B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3528E422" w14:textId="77777777" w:rsidR="00C83A8C" w:rsidRDefault="00C83A8C" w:rsidP="00C83A8C">
      <w:pPr>
        <w:rPr>
          <w:rFonts w:ascii="Times New Roman"/>
          <w:sz w:val="24"/>
        </w:rPr>
        <w:sectPr w:rsidR="00C83A8C">
          <w:pgSz w:w="16840" w:h="11910" w:orient="landscape"/>
          <w:pgMar w:top="0" w:right="1400" w:bottom="720" w:left="1220" w:header="0" w:footer="525" w:gutter="0"/>
          <w:cols w:space="720"/>
        </w:sectPr>
      </w:pPr>
    </w:p>
    <w:p w14:paraId="7CC4C7C3" w14:textId="77777777" w:rsidR="00C83A8C" w:rsidRDefault="00C83A8C" w:rsidP="00C83A8C">
      <w:pPr>
        <w:pStyle w:val="Corpsdetexte"/>
        <w:rPr>
          <w:i/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72576" behindDoc="0" locked="0" layoutInCell="1" allowOverlap="1" wp14:anchorId="4E5F657C" wp14:editId="3CC5219C">
            <wp:simplePos x="0" y="0"/>
            <wp:positionH relativeFrom="page">
              <wp:posOffset>9605009</wp:posOffset>
            </wp:positionH>
            <wp:positionV relativeFrom="page">
              <wp:posOffset>7095997</wp:posOffset>
            </wp:positionV>
            <wp:extent cx="129540" cy="129603"/>
            <wp:effectExtent l="0" t="0" r="0" b="0"/>
            <wp:wrapNone/>
            <wp:docPr id="2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A73629" wp14:editId="36D5B097">
                <wp:simplePos x="0" y="0"/>
                <wp:positionH relativeFrom="page">
                  <wp:posOffset>10239375</wp:posOffset>
                </wp:positionH>
                <wp:positionV relativeFrom="page">
                  <wp:posOffset>0</wp:posOffset>
                </wp:positionV>
                <wp:extent cx="0" cy="7560310"/>
                <wp:effectExtent l="9525" t="9525" r="9525" b="12065"/>
                <wp:wrapNone/>
                <wp:docPr id="94" name="Lin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3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F63C7D" id="Line 56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06.25pt,0" to="806.25pt,5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" strokecolor="#6e6e74" strokeweight="1pt">
                <w10:wrap anchorx="page" anchory="page"/>
              </v:line>
            </w:pict>
          </mc:Fallback>
        </mc:AlternateContent>
      </w:r>
    </w:p>
    <w:p w14:paraId="243074C2" w14:textId="77777777" w:rsidR="00C83A8C" w:rsidRDefault="00C83A8C" w:rsidP="00C83A8C">
      <w:pPr>
        <w:pStyle w:val="Corpsdetexte"/>
        <w:rPr>
          <w:i/>
          <w:sz w:val="20"/>
        </w:rPr>
      </w:pPr>
    </w:p>
    <w:p w14:paraId="71FC061F" w14:textId="77777777" w:rsidR="00C83A8C" w:rsidRDefault="00C83A8C" w:rsidP="00C83A8C">
      <w:pPr>
        <w:pStyle w:val="Corpsdetexte"/>
        <w:rPr>
          <w:i/>
          <w:sz w:val="20"/>
        </w:rPr>
      </w:pPr>
    </w:p>
    <w:p w14:paraId="6C83D6AF" w14:textId="77777777" w:rsidR="00C83A8C" w:rsidRDefault="00C83A8C" w:rsidP="00C83A8C">
      <w:pPr>
        <w:pStyle w:val="Corpsdetexte"/>
        <w:spacing w:before="10"/>
        <w:rPr>
          <w:i/>
          <w:sz w:val="23"/>
        </w:rPr>
      </w:pPr>
    </w:p>
    <w:p w14:paraId="18CFE87E" w14:textId="77777777" w:rsidR="00C83A8C" w:rsidRDefault="00C83A8C" w:rsidP="00C83A8C">
      <w:pPr>
        <w:tabs>
          <w:tab w:val="left" w:pos="12790"/>
        </w:tabs>
        <w:ind w:left="940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7B16F96B" w14:textId="77777777" w:rsidR="00C83A8C" w:rsidRDefault="00C83A8C" w:rsidP="00C83A8C">
      <w:pPr>
        <w:pStyle w:val="Corpsdetexte"/>
        <w:rPr>
          <w:i/>
          <w:sz w:val="20"/>
        </w:rPr>
      </w:pPr>
    </w:p>
    <w:p w14:paraId="3B6B814C" w14:textId="77777777" w:rsidR="00C83A8C" w:rsidRDefault="00C83A8C" w:rsidP="00C83A8C">
      <w:pPr>
        <w:pStyle w:val="Corpsdetexte"/>
        <w:rPr>
          <w:i/>
          <w:sz w:val="20"/>
        </w:rPr>
      </w:pPr>
    </w:p>
    <w:p w14:paraId="264C0B2A" w14:textId="77777777" w:rsidR="00C83A8C" w:rsidRDefault="00C83A8C" w:rsidP="00C83A8C">
      <w:pPr>
        <w:pStyle w:val="Corpsdetexte"/>
        <w:rPr>
          <w:i/>
          <w:sz w:val="20"/>
        </w:rPr>
      </w:pPr>
    </w:p>
    <w:p w14:paraId="4E5519D5" w14:textId="77777777" w:rsidR="00C83A8C" w:rsidRDefault="00C83A8C" w:rsidP="00C83A8C">
      <w:pPr>
        <w:pStyle w:val="Corpsdetexte"/>
        <w:rPr>
          <w:i/>
          <w:sz w:val="20"/>
        </w:rPr>
      </w:pPr>
    </w:p>
    <w:p w14:paraId="31CCD679" w14:textId="77777777" w:rsidR="00C83A8C" w:rsidRDefault="00C83A8C" w:rsidP="00C83A8C">
      <w:pPr>
        <w:pStyle w:val="Corpsdetexte"/>
        <w:spacing w:before="7"/>
        <w:rPr>
          <w:i/>
          <w:sz w:val="26"/>
        </w:rPr>
      </w:pPr>
    </w:p>
    <w:p w14:paraId="1A4CAE7C" w14:textId="77777777" w:rsidR="00C83A8C" w:rsidRDefault="00C83A8C" w:rsidP="00C83A8C">
      <w:pPr>
        <w:pStyle w:val="Titre2"/>
        <w:numPr>
          <w:ilvl w:val="2"/>
          <w:numId w:val="8"/>
        </w:numPr>
        <w:tabs>
          <w:tab w:val="left" w:pos="1661"/>
        </w:tabs>
        <w:ind w:left="1660"/>
      </w:pPr>
      <w:r>
        <w:rPr>
          <w:color w:val="343437"/>
          <w:spacing w:val="2"/>
        </w:rPr>
        <w:t xml:space="preserve">Tableau </w:t>
      </w:r>
      <w:r>
        <w:rPr>
          <w:color w:val="343437"/>
          <w:spacing w:val="1"/>
        </w:rPr>
        <w:t xml:space="preserve">des </w:t>
      </w:r>
      <w:r>
        <w:rPr>
          <w:color w:val="343437"/>
          <w:spacing w:val="2"/>
        </w:rPr>
        <w:t xml:space="preserve">validations </w:t>
      </w:r>
      <w:r>
        <w:rPr>
          <w:color w:val="343437"/>
          <w:spacing w:val="1"/>
        </w:rPr>
        <w:t xml:space="preserve">de </w:t>
      </w:r>
      <w:r>
        <w:rPr>
          <w:color w:val="343437"/>
        </w:rPr>
        <w:t xml:space="preserve">« </w:t>
      </w:r>
      <w:r>
        <w:rPr>
          <w:color w:val="343437"/>
          <w:spacing w:val="2"/>
        </w:rPr>
        <w:t xml:space="preserve">Rechercher </w:t>
      </w:r>
      <w:r>
        <w:rPr>
          <w:color w:val="343437"/>
          <w:spacing w:val="1"/>
        </w:rPr>
        <w:t>enseignant</w:t>
      </w:r>
      <w:r>
        <w:rPr>
          <w:color w:val="343437"/>
          <w:spacing w:val="62"/>
        </w:rPr>
        <w:t xml:space="preserve"> </w:t>
      </w:r>
      <w:r>
        <w:rPr>
          <w:color w:val="343437"/>
        </w:rPr>
        <w:t>»</w:t>
      </w:r>
    </w:p>
    <w:p w14:paraId="0ACE8C50" w14:textId="77777777" w:rsidR="00C83A8C" w:rsidRDefault="00C83A8C" w:rsidP="00C83A8C">
      <w:pPr>
        <w:pStyle w:val="Corpsdetexte"/>
        <w:spacing w:before="4"/>
        <w:rPr>
          <w:sz w:val="5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6239"/>
        <w:gridCol w:w="1678"/>
        <w:gridCol w:w="1287"/>
      </w:tblGrid>
      <w:tr w:rsidR="00C83A8C" w14:paraId="120595D9" w14:textId="77777777" w:rsidTr="007E1FBB">
        <w:trPr>
          <w:trHeight w:val="457"/>
        </w:trPr>
        <w:tc>
          <w:tcPr>
            <w:tcW w:w="32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30E9948F" w14:textId="77777777" w:rsidR="00C83A8C" w:rsidRDefault="00C83A8C" w:rsidP="007E1FBB">
            <w:pPr>
              <w:pStyle w:val="TableParagraph"/>
              <w:spacing w:before="92"/>
              <w:ind w:left="760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Champs à valider</w:t>
            </w:r>
          </w:p>
        </w:tc>
        <w:tc>
          <w:tcPr>
            <w:tcW w:w="62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0BF4EDF8" w14:textId="77777777" w:rsidR="00C83A8C" w:rsidRDefault="00C83A8C" w:rsidP="007E1FBB">
            <w:pPr>
              <w:pStyle w:val="TableParagraph"/>
              <w:spacing w:before="92"/>
              <w:ind w:left="2574" w:right="2562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Validation</w:t>
            </w:r>
          </w:p>
        </w:tc>
        <w:tc>
          <w:tcPr>
            <w:tcW w:w="1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4E5A0987" w14:textId="77777777" w:rsidR="00C83A8C" w:rsidRDefault="00C83A8C" w:rsidP="007E1FBB">
            <w:pPr>
              <w:pStyle w:val="TableParagraph"/>
              <w:spacing w:before="92"/>
              <w:ind w:left="558" w:right="546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12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6F2C4FFD" w14:textId="77777777" w:rsidR="00C83A8C" w:rsidRDefault="00C83A8C" w:rsidP="007E1FBB">
            <w:pPr>
              <w:pStyle w:val="TableParagraph"/>
              <w:spacing w:before="92"/>
              <w:ind w:left="217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Message</w:t>
            </w:r>
          </w:p>
        </w:tc>
      </w:tr>
      <w:tr w:rsidR="00C83A8C" w14:paraId="4DB4DD72" w14:textId="77777777" w:rsidTr="007E1FBB">
        <w:trPr>
          <w:trHeight w:val="454"/>
        </w:trPr>
        <w:tc>
          <w:tcPr>
            <w:tcW w:w="3262" w:type="dxa"/>
            <w:tcBorders>
              <w:top w:val="single" w:sz="4" w:space="0" w:color="000000"/>
              <w:right w:val="single" w:sz="4" w:space="0" w:color="000000"/>
            </w:tcBorders>
          </w:tcPr>
          <w:p w14:paraId="7B525FE6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23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235F1FE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A91656F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</w:tcBorders>
          </w:tcPr>
          <w:p w14:paraId="06ED03BB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2EA04751" w14:textId="77777777" w:rsidR="00C83A8C" w:rsidRDefault="00C83A8C" w:rsidP="00C83A8C">
      <w:pPr>
        <w:rPr>
          <w:rFonts w:ascii="Times New Roman"/>
          <w:sz w:val="24"/>
        </w:rPr>
        <w:sectPr w:rsidR="00C83A8C">
          <w:pgSz w:w="16840" w:h="11910" w:orient="landscape"/>
          <w:pgMar w:top="0" w:right="1400" w:bottom="720" w:left="1220" w:header="0" w:footer="525" w:gutter="0"/>
          <w:cols w:space="720"/>
        </w:sectPr>
      </w:pPr>
    </w:p>
    <w:p w14:paraId="55DCAD4A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E467B3" wp14:editId="5B6B0582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93" name="Lin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DD4EB3" id="Line 5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" strokecolor="#6e6e74" strokeweight="1pt">
                <w10:wrap anchorx="page" anchory="page"/>
              </v:line>
            </w:pict>
          </mc:Fallback>
        </mc:AlternateContent>
      </w:r>
    </w:p>
    <w:p w14:paraId="0DF0D8F0" w14:textId="77777777" w:rsidR="00C83A8C" w:rsidRDefault="00C83A8C" w:rsidP="00C83A8C">
      <w:pPr>
        <w:pStyle w:val="Corpsdetexte"/>
        <w:rPr>
          <w:sz w:val="20"/>
        </w:rPr>
      </w:pPr>
    </w:p>
    <w:p w14:paraId="6BBF15A0" w14:textId="77777777" w:rsidR="00C83A8C" w:rsidRDefault="00C83A8C" w:rsidP="00C83A8C">
      <w:pPr>
        <w:pStyle w:val="Corpsdetexte"/>
        <w:rPr>
          <w:sz w:val="20"/>
        </w:rPr>
      </w:pPr>
    </w:p>
    <w:p w14:paraId="1CAD7BEF" w14:textId="77777777" w:rsidR="00C83A8C" w:rsidRDefault="00C83A8C" w:rsidP="00C83A8C">
      <w:pPr>
        <w:pStyle w:val="Corpsdetexte"/>
        <w:spacing w:before="9"/>
        <w:rPr>
          <w:sz w:val="22"/>
        </w:rPr>
      </w:pPr>
    </w:p>
    <w:p w14:paraId="46784D60" w14:textId="77777777" w:rsidR="00C83A8C" w:rsidRDefault="00C83A8C" w:rsidP="00C83A8C">
      <w:pPr>
        <w:tabs>
          <w:tab w:val="left" w:pos="7215"/>
        </w:tabs>
        <w:ind w:left="892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103D35A4" w14:textId="77777777" w:rsidR="00C83A8C" w:rsidRDefault="00C83A8C" w:rsidP="00C83A8C">
      <w:pPr>
        <w:pStyle w:val="Corpsdetexte"/>
        <w:rPr>
          <w:i/>
          <w:sz w:val="20"/>
        </w:rPr>
      </w:pPr>
    </w:p>
    <w:p w14:paraId="173F9F49" w14:textId="77777777" w:rsidR="00C83A8C" w:rsidRDefault="00C83A8C" w:rsidP="00C83A8C">
      <w:pPr>
        <w:pStyle w:val="Corpsdetexte"/>
        <w:rPr>
          <w:i/>
          <w:sz w:val="20"/>
        </w:rPr>
      </w:pPr>
    </w:p>
    <w:p w14:paraId="7ECE6AAA" w14:textId="77777777" w:rsidR="00C83A8C" w:rsidRDefault="00C83A8C" w:rsidP="00C83A8C">
      <w:pPr>
        <w:pStyle w:val="Corpsdetexte"/>
        <w:spacing w:before="9"/>
        <w:rPr>
          <w:i/>
          <w:sz w:val="18"/>
        </w:rPr>
      </w:pPr>
    </w:p>
    <w:p w14:paraId="4FDEEFF9" w14:textId="77777777" w:rsidR="00C83A8C" w:rsidRDefault="00C83A8C" w:rsidP="00C83A8C">
      <w:pPr>
        <w:pStyle w:val="Titre2"/>
        <w:numPr>
          <w:ilvl w:val="2"/>
          <w:numId w:val="8"/>
        </w:numPr>
        <w:tabs>
          <w:tab w:val="left" w:pos="1613"/>
        </w:tabs>
      </w:pPr>
      <w:r>
        <w:rPr>
          <w:color w:val="343437"/>
          <w:spacing w:val="2"/>
        </w:rPr>
        <w:t xml:space="preserve">Paramètres d'entrée </w:t>
      </w:r>
      <w:r>
        <w:rPr>
          <w:color w:val="343437"/>
        </w:rPr>
        <w:t>de « Rechercher</w:t>
      </w:r>
      <w:r>
        <w:rPr>
          <w:color w:val="343437"/>
          <w:spacing w:val="2"/>
        </w:rPr>
        <w:t xml:space="preserve"> enseignant</w:t>
      </w:r>
      <w:r>
        <w:rPr>
          <w:color w:val="343437"/>
          <w:spacing w:val="21"/>
        </w:rPr>
        <w:t xml:space="preserve"> </w:t>
      </w:r>
      <w:r>
        <w:rPr>
          <w:color w:val="343437"/>
        </w:rPr>
        <w:t>»</w:t>
      </w:r>
    </w:p>
    <w:p w14:paraId="36A8F2CF" w14:textId="77777777" w:rsidR="00C83A8C" w:rsidRDefault="00C83A8C" w:rsidP="00C83A8C">
      <w:pPr>
        <w:pStyle w:val="Corpsdetexte"/>
        <w:spacing w:before="5"/>
        <w:rPr>
          <w:sz w:val="5"/>
        </w:rPr>
      </w:pPr>
    </w:p>
    <w:tbl>
      <w:tblPr>
        <w:tblStyle w:val="TableNormal1"/>
        <w:tblW w:w="0" w:type="auto"/>
        <w:tblInd w:w="142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4820"/>
      </w:tblGrid>
      <w:tr w:rsidR="00C83A8C" w14:paraId="7545B1B2" w14:textId="77777777" w:rsidTr="007E1FBB">
        <w:trPr>
          <w:trHeight w:val="411"/>
        </w:trPr>
        <w:tc>
          <w:tcPr>
            <w:tcW w:w="32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0A77B064" w14:textId="77777777" w:rsidR="00C83A8C" w:rsidRDefault="00C83A8C" w:rsidP="007E1FBB">
            <w:pPr>
              <w:pStyle w:val="TableParagraph"/>
              <w:spacing w:before="51"/>
              <w:ind w:left="1026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48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2CB6A0DB" w14:textId="77777777" w:rsidR="00C83A8C" w:rsidRDefault="00C83A8C" w:rsidP="007E1FBB">
            <w:pPr>
              <w:pStyle w:val="TableParagraph"/>
              <w:spacing w:before="51"/>
              <w:ind w:left="1692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Physique</w:t>
            </w:r>
          </w:p>
        </w:tc>
      </w:tr>
      <w:tr w:rsidR="00C83A8C" w14:paraId="29474EEA" w14:textId="77777777" w:rsidTr="007E1FBB">
        <w:trPr>
          <w:trHeight w:val="411"/>
        </w:trPr>
        <w:tc>
          <w:tcPr>
            <w:tcW w:w="3262" w:type="dxa"/>
            <w:tcBorders>
              <w:top w:val="single" w:sz="4" w:space="0" w:color="000000"/>
              <w:right w:val="single" w:sz="4" w:space="0" w:color="000000"/>
            </w:tcBorders>
          </w:tcPr>
          <w:p w14:paraId="0DBEE617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</w:tcBorders>
          </w:tcPr>
          <w:p w14:paraId="6F8DAD89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2FAB4173" w14:textId="77777777" w:rsidR="00C83A8C" w:rsidRDefault="00C83A8C" w:rsidP="00C83A8C">
      <w:pPr>
        <w:pStyle w:val="Corpsdetexte"/>
        <w:rPr>
          <w:sz w:val="32"/>
        </w:rPr>
      </w:pPr>
    </w:p>
    <w:p w14:paraId="57FA9578" w14:textId="77777777" w:rsidR="00C83A8C" w:rsidRDefault="00C83A8C" w:rsidP="00C83A8C">
      <w:pPr>
        <w:pStyle w:val="Corpsdetexte"/>
        <w:rPr>
          <w:sz w:val="32"/>
        </w:rPr>
      </w:pPr>
    </w:p>
    <w:p w14:paraId="4344FB61" w14:textId="77777777" w:rsidR="00C83A8C" w:rsidRDefault="00C83A8C" w:rsidP="00C83A8C">
      <w:pPr>
        <w:pStyle w:val="Corpsdetexte"/>
        <w:spacing w:before="9"/>
        <w:rPr>
          <w:sz w:val="25"/>
        </w:rPr>
      </w:pPr>
    </w:p>
    <w:p w14:paraId="486C8976" w14:textId="77777777" w:rsidR="00C83A8C" w:rsidRDefault="00C83A8C" w:rsidP="00C83A8C">
      <w:pPr>
        <w:pStyle w:val="Titre2"/>
        <w:numPr>
          <w:ilvl w:val="1"/>
          <w:numId w:val="8"/>
        </w:numPr>
        <w:tabs>
          <w:tab w:val="left" w:pos="886"/>
        </w:tabs>
        <w:spacing w:before="0"/>
        <w:ind w:left="885" w:hanging="353"/>
        <w:jc w:val="left"/>
        <w:rPr>
          <w:rFonts w:ascii="Times New Roman" w:hAnsi="Times New Roman"/>
          <w:color w:val="343437"/>
          <w:sz w:val="26"/>
        </w:rPr>
      </w:pPr>
      <w:r>
        <w:rPr>
          <w:rFonts w:ascii="Times New Roman" w:hAnsi="Times New Roman"/>
          <w:color w:val="343437"/>
        </w:rPr>
        <w:t xml:space="preserve">. </w:t>
      </w:r>
      <w:r>
        <w:rPr>
          <w:color w:val="343437"/>
        </w:rPr>
        <w:t>Étude de cas d’utilisation « Ajouter enseignant</w:t>
      </w:r>
      <w:r>
        <w:rPr>
          <w:color w:val="343437"/>
          <w:spacing w:val="-1"/>
        </w:rPr>
        <w:t xml:space="preserve"> </w:t>
      </w:r>
      <w:r>
        <w:rPr>
          <w:color w:val="343437"/>
        </w:rPr>
        <w:t>»</w:t>
      </w:r>
    </w:p>
    <w:p w14:paraId="06E249D0" w14:textId="77777777" w:rsidR="00C83A8C" w:rsidRDefault="00C83A8C" w:rsidP="00C83A8C">
      <w:pPr>
        <w:pStyle w:val="Corpsdetexte"/>
        <w:spacing w:before="7"/>
        <w:rPr>
          <w:sz w:val="25"/>
        </w:rPr>
      </w:pPr>
    </w:p>
    <w:p w14:paraId="32367127" w14:textId="77777777" w:rsidR="00C83A8C" w:rsidRDefault="00C83A8C" w:rsidP="00C83A8C">
      <w:pPr>
        <w:pStyle w:val="Corpsdetexte"/>
        <w:ind w:left="892"/>
      </w:pPr>
      <w:r>
        <w:rPr>
          <w:color w:val="525255"/>
          <w:u w:val="single" w:color="525255"/>
        </w:rPr>
        <w:t>Description :</w:t>
      </w:r>
    </w:p>
    <w:p w14:paraId="6D9FAEAC" w14:textId="77777777" w:rsidR="00C83A8C" w:rsidRDefault="00C83A8C" w:rsidP="00C83A8C">
      <w:pPr>
        <w:pStyle w:val="Corpsdetexte"/>
        <w:rPr>
          <w:sz w:val="16"/>
        </w:rPr>
      </w:pPr>
    </w:p>
    <w:p w14:paraId="21FCDD98" w14:textId="77777777" w:rsidR="00C83A8C" w:rsidRDefault="00C83A8C" w:rsidP="00C83A8C">
      <w:pPr>
        <w:pStyle w:val="Corpsdetexte"/>
        <w:spacing w:before="100"/>
        <w:ind w:left="892"/>
      </w:pPr>
      <w:r>
        <w:rPr>
          <w:color w:val="343437"/>
        </w:rPr>
        <w:t>Ce cas d’utilisation permet aux administrateurs de l’application d’ajouter un enseignant dans la base de données de stage.</w:t>
      </w:r>
    </w:p>
    <w:p w14:paraId="7CCDD347" w14:textId="77777777" w:rsidR="00C83A8C" w:rsidRDefault="00C83A8C" w:rsidP="00C83A8C">
      <w:pPr>
        <w:pStyle w:val="Corpsdetexte"/>
        <w:rPr>
          <w:sz w:val="26"/>
        </w:rPr>
      </w:pPr>
    </w:p>
    <w:p w14:paraId="7F2F3A6F" w14:textId="77777777" w:rsidR="00C83A8C" w:rsidRDefault="00C83A8C" w:rsidP="00C83A8C">
      <w:pPr>
        <w:pStyle w:val="Corpsdetexte"/>
        <w:spacing w:before="187" w:line="276" w:lineRule="auto"/>
        <w:ind w:left="892" w:right="901"/>
      </w:pPr>
      <w:r>
        <w:rPr>
          <w:color w:val="343437"/>
        </w:rPr>
        <w:t>Lors de la sélection de l’option « Enseignant » dans l’en-tête de page, la page de recherche de d’enseignants apparaît. L’usager peut alors cliquer sur le bouton « Ajouter un enseignant », dans le côté haut-droit. La page d’ajout d’enseignant apparaît et l’usager peut créer un nouvel enseignant non existant. Lors de l’enregistrement, des validations sont effectuées afin de s’assurer de l’intégrité des données.</w:t>
      </w:r>
    </w:p>
    <w:p w14:paraId="51E1A70A" w14:textId="77777777" w:rsidR="00C83A8C" w:rsidRDefault="00C83A8C" w:rsidP="00C83A8C">
      <w:pPr>
        <w:pStyle w:val="Corpsdetexte"/>
        <w:rPr>
          <w:sz w:val="26"/>
        </w:rPr>
      </w:pPr>
    </w:p>
    <w:p w14:paraId="58D20811" w14:textId="77777777" w:rsidR="00C83A8C" w:rsidRDefault="00C83A8C" w:rsidP="00C83A8C">
      <w:pPr>
        <w:pStyle w:val="Corpsdetexte"/>
        <w:spacing w:before="147"/>
        <w:ind w:left="892"/>
      </w:pPr>
      <w:r>
        <w:rPr>
          <w:color w:val="525255"/>
          <w:u w:val="single" w:color="525255"/>
        </w:rPr>
        <w:t>Acteur :</w:t>
      </w:r>
    </w:p>
    <w:p w14:paraId="0C8C616D" w14:textId="77777777" w:rsidR="00C83A8C" w:rsidRDefault="00C83A8C" w:rsidP="00C83A8C">
      <w:pPr>
        <w:pStyle w:val="Corpsdetexte"/>
        <w:spacing w:before="4"/>
        <w:rPr>
          <w:sz w:val="16"/>
        </w:rPr>
      </w:pPr>
    </w:p>
    <w:p w14:paraId="00823FA2" w14:textId="77777777" w:rsidR="00C83A8C" w:rsidRDefault="00C83A8C" w:rsidP="00C83A8C">
      <w:pPr>
        <w:pStyle w:val="Corpsdetexte"/>
        <w:spacing w:before="100"/>
        <w:ind w:left="892"/>
      </w:pPr>
      <w:r>
        <w:rPr>
          <w:color w:val="343437"/>
        </w:rPr>
        <w:t>Administrateur système</w:t>
      </w:r>
    </w:p>
    <w:p w14:paraId="1FCFE3B3" w14:textId="77777777" w:rsidR="00C83A8C" w:rsidRDefault="00C83A8C" w:rsidP="00C83A8C">
      <w:pPr>
        <w:pStyle w:val="Corpsdetexte"/>
        <w:rPr>
          <w:sz w:val="26"/>
        </w:rPr>
      </w:pPr>
    </w:p>
    <w:p w14:paraId="055F0633" w14:textId="77777777" w:rsidR="00C83A8C" w:rsidRDefault="00C83A8C" w:rsidP="00C83A8C">
      <w:pPr>
        <w:pStyle w:val="Corpsdetexte"/>
        <w:spacing w:before="184"/>
        <w:ind w:left="892"/>
      </w:pPr>
      <w:r>
        <w:rPr>
          <w:color w:val="525255"/>
          <w:u w:val="single" w:color="525255"/>
        </w:rPr>
        <w:t>Conditions de départ :</w:t>
      </w:r>
    </w:p>
    <w:p w14:paraId="297D8C09" w14:textId="77777777" w:rsidR="00C83A8C" w:rsidRDefault="00C83A8C" w:rsidP="00C83A8C">
      <w:pPr>
        <w:pStyle w:val="Corpsdetexte"/>
        <w:spacing w:before="2"/>
        <w:rPr>
          <w:sz w:val="25"/>
        </w:rPr>
      </w:pPr>
    </w:p>
    <w:p w14:paraId="50720BA0" w14:textId="77777777" w:rsidR="00C83A8C" w:rsidRDefault="00C83A8C" w:rsidP="00C83A8C">
      <w:pPr>
        <w:pStyle w:val="Paragraphedeliste"/>
        <w:numPr>
          <w:ilvl w:val="0"/>
          <w:numId w:val="7"/>
        </w:numPr>
        <w:tabs>
          <w:tab w:val="left" w:pos="1612"/>
          <w:tab w:val="left" w:pos="1613"/>
        </w:tabs>
        <w:spacing w:before="1"/>
        <w:ind w:firstLine="0"/>
        <w:rPr>
          <w:sz w:val="24"/>
        </w:rPr>
      </w:pPr>
      <w:r>
        <w:rPr>
          <w:color w:val="343437"/>
          <w:sz w:val="24"/>
        </w:rPr>
        <w:t>L’enseignant à ajouter ne doit pas</w:t>
      </w:r>
      <w:r>
        <w:rPr>
          <w:color w:val="343437"/>
          <w:spacing w:val="-8"/>
          <w:sz w:val="24"/>
        </w:rPr>
        <w:t xml:space="preserve"> </w:t>
      </w:r>
      <w:r>
        <w:rPr>
          <w:color w:val="343437"/>
          <w:sz w:val="24"/>
        </w:rPr>
        <w:t>exister.</w:t>
      </w:r>
    </w:p>
    <w:p w14:paraId="4234CCDC" w14:textId="77777777" w:rsidR="00C83A8C" w:rsidRDefault="00C83A8C" w:rsidP="00C83A8C">
      <w:pPr>
        <w:pStyle w:val="Corpsdetexte"/>
        <w:spacing w:before="6"/>
        <w:rPr>
          <w:sz w:val="42"/>
        </w:rPr>
      </w:pPr>
    </w:p>
    <w:p w14:paraId="7EA3D9E7" w14:textId="77777777" w:rsidR="00C83A8C" w:rsidRDefault="00C83A8C" w:rsidP="00C83A8C">
      <w:pPr>
        <w:pStyle w:val="Corpsdetexte"/>
        <w:ind w:left="892"/>
      </w:pPr>
      <w:r>
        <w:rPr>
          <w:color w:val="525255"/>
          <w:u w:val="single" w:color="525255"/>
        </w:rPr>
        <w:t>Conditions de fin :</w:t>
      </w:r>
    </w:p>
    <w:p w14:paraId="6EEB65C8" w14:textId="77777777" w:rsidR="00C83A8C" w:rsidRDefault="00C83A8C" w:rsidP="00C83A8C">
      <w:pPr>
        <w:pStyle w:val="Corpsdetexte"/>
        <w:rPr>
          <w:sz w:val="25"/>
        </w:rPr>
      </w:pPr>
    </w:p>
    <w:p w14:paraId="57AC9507" w14:textId="77777777" w:rsidR="00C83A8C" w:rsidRDefault="00C83A8C" w:rsidP="00C83A8C">
      <w:pPr>
        <w:pStyle w:val="Paragraphedeliste"/>
        <w:numPr>
          <w:ilvl w:val="0"/>
          <w:numId w:val="7"/>
        </w:numPr>
        <w:tabs>
          <w:tab w:val="left" w:pos="1612"/>
          <w:tab w:val="left" w:pos="1613"/>
        </w:tabs>
        <w:spacing w:before="0" w:line="619" w:lineRule="auto"/>
        <w:ind w:right="6743" w:firstLine="0"/>
        <w:rPr>
          <w:sz w:val="24"/>
        </w:rPr>
      </w:pPr>
      <w:r>
        <w:rPr>
          <w:color w:val="343437"/>
          <w:sz w:val="24"/>
        </w:rPr>
        <w:t>Annulation OU</w:t>
      </w:r>
    </w:p>
    <w:p w14:paraId="12DE12A0" w14:textId="77777777" w:rsidR="00C83A8C" w:rsidRDefault="00C83A8C" w:rsidP="00C83A8C">
      <w:pPr>
        <w:pStyle w:val="Paragraphedeliste"/>
        <w:numPr>
          <w:ilvl w:val="0"/>
          <w:numId w:val="7"/>
        </w:numPr>
        <w:tabs>
          <w:tab w:val="left" w:pos="1612"/>
          <w:tab w:val="left" w:pos="1613"/>
        </w:tabs>
        <w:spacing w:before="71"/>
        <w:ind w:firstLine="0"/>
        <w:rPr>
          <w:sz w:val="24"/>
        </w:rPr>
      </w:pPr>
      <w:r>
        <w:rPr>
          <w:color w:val="343437"/>
          <w:sz w:val="24"/>
        </w:rPr>
        <w:t>Enregistrement d’un nouvel enseignant</w:t>
      </w:r>
    </w:p>
    <w:p w14:paraId="6C7D38DF" w14:textId="77777777" w:rsidR="00C83A8C" w:rsidRDefault="00C83A8C" w:rsidP="00C83A8C">
      <w:pPr>
        <w:pStyle w:val="Corpsdetexte"/>
        <w:spacing w:before="6"/>
        <w:rPr>
          <w:sz w:val="42"/>
        </w:rPr>
      </w:pPr>
    </w:p>
    <w:p w14:paraId="1AFBBE6C" w14:textId="77777777" w:rsidR="00C83A8C" w:rsidRDefault="00C83A8C" w:rsidP="00C83A8C">
      <w:pPr>
        <w:pStyle w:val="Corpsdetexte"/>
        <w:ind w:left="892"/>
      </w:pPr>
      <w:r>
        <w:rPr>
          <w:color w:val="525255"/>
          <w:u w:val="single" w:color="525255"/>
        </w:rPr>
        <w:t>Exception :</w:t>
      </w:r>
    </w:p>
    <w:p w14:paraId="46C4EF01" w14:textId="77777777" w:rsidR="00C83A8C" w:rsidRDefault="00C83A8C" w:rsidP="00C83A8C">
      <w:pPr>
        <w:pStyle w:val="Corpsdetexte"/>
        <w:spacing w:before="2"/>
        <w:rPr>
          <w:sz w:val="16"/>
        </w:rPr>
      </w:pPr>
    </w:p>
    <w:p w14:paraId="0C11D4EE" w14:textId="77777777" w:rsidR="00C83A8C" w:rsidRDefault="00C83A8C" w:rsidP="00C83A8C">
      <w:pPr>
        <w:pStyle w:val="Corpsdetexte"/>
        <w:spacing w:before="100"/>
        <w:ind w:left="892"/>
      </w:pPr>
      <w:r>
        <w:rPr>
          <w:noProof/>
          <w:lang w:bidi="ar-SA"/>
        </w:rPr>
        <w:drawing>
          <wp:anchor distT="0" distB="0" distL="0" distR="0" simplePos="0" relativeHeight="251674624" behindDoc="0" locked="0" layoutInCell="1" allowOverlap="1" wp14:anchorId="33BF3102" wp14:editId="48C7D8F7">
            <wp:simplePos x="0" y="0"/>
            <wp:positionH relativeFrom="page">
              <wp:posOffset>6310629</wp:posOffset>
            </wp:positionH>
            <wp:positionV relativeFrom="paragraph">
              <wp:posOffset>1043518</wp:posOffset>
            </wp:positionV>
            <wp:extent cx="129540" cy="129539"/>
            <wp:effectExtent l="0" t="0" r="0" b="0"/>
            <wp:wrapNone/>
            <wp:docPr id="24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3437"/>
        </w:rPr>
        <w:t>N/A</w:t>
      </w:r>
    </w:p>
    <w:p w14:paraId="23226097" w14:textId="77777777" w:rsidR="00C83A8C" w:rsidRDefault="00C83A8C" w:rsidP="00C83A8C">
      <w:pPr>
        <w:sectPr w:rsidR="00C83A8C">
          <w:footerReference w:type="default" r:id="rId28"/>
          <w:pgSz w:w="11910" w:h="16840"/>
          <w:pgMar w:top="0" w:right="920" w:bottom="720" w:left="1580" w:header="0" w:footer="526" w:gutter="0"/>
          <w:pgNumType w:start="9"/>
          <w:cols w:space="720"/>
        </w:sectPr>
      </w:pPr>
    </w:p>
    <w:p w14:paraId="78E0482F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76672" behindDoc="0" locked="0" layoutInCell="1" allowOverlap="1" wp14:anchorId="35DB6142" wp14:editId="3C2EFF89">
            <wp:simplePos x="0" y="0"/>
            <wp:positionH relativeFrom="page">
              <wp:posOffset>6286500</wp:posOffset>
            </wp:positionH>
            <wp:positionV relativeFrom="page">
              <wp:posOffset>10224007</wp:posOffset>
            </wp:positionV>
            <wp:extent cx="129539" cy="129603"/>
            <wp:effectExtent l="0" t="0" r="0" b="0"/>
            <wp:wrapNone/>
            <wp:docPr id="2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0E0D73" wp14:editId="2026D716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92" name="Lin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904B93" id="Line 58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" strokecolor="#6e6e74" strokeweight="1pt">
                <w10:wrap anchorx="page" anchory="page"/>
              </v:line>
            </w:pict>
          </mc:Fallback>
        </mc:AlternateContent>
      </w:r>
    </w:p>
    <w:p w14:paraId="4F3E3047" w14:textId="77777777" w:rsidR="00C83A8C" w:rsidRDefault="00C83A8C" w:rsidP="00C83A8C">
      <w:pPr>
        <w:pStyle w:val="Corpsdetexte"/>
        <w:rPr>
          <w:sz w:val="20"/>
        </w:rPr>
      </w:pPr>
    </w:p>
    <w:p w14:paraId="1FCF01B7" w14:textId="77777777" w:rsidR="00C83A8C" w:rsidRDefault="00C83A8C" w:rsidP="00C83A8C">
      <w:pPr>
        <w:pStyle w:val="Corpsdetexte"/>
        <w:rPr>
          <w:sz w:val="20"/>
        </w:rPr>
      </w:pPr>
    </w:p>
    <w:p w14:paraId="63818EDD" w14:textId="77777777" w:rsidR="00C83A8C" w:rsidRDefault="00C83A8C" w:rsidP="00C83A8C">
      <w:pPr>
        <w:pStyle w:val="Corpsdetexte"/>
        <w:spacing w:before="9"/>
        <w:rPr>
          <w:sz w:val="22"/>
        </w:rPr>
      </w:pPr>
    </w:p>
    <w:p w14:paraId="7C5295C3" w14:textId="77777777" w:rsidR="00C83A8C" w:rsidRDefault="00C83A8C" w:rsidP="00C83A8C">
      <w:pPr>
        <w:tabs>
          <w:tab w:val="left" w:pos="7256"/>
        </w:tabs>
        <w:ind w:left="892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0748661C" w14:textId="77777777" w:rsidR="00C83A8C" w:rsidRDefault="00C83A8C" w:rsidP="00C83A8C">
      <w:pPr>
        <w:pStyle w:val="Corpsdetexte"/>
        <w:rPr>
          <w:i/>
          <w:sz w:val="20"/>
        </w:rPr>
      </w:pPr>
    </w:p>
    <w:p w14:paraId="7F81F4D8" w14:textId="77777777" w:rsidR="00C83A8C" w:rsidRDefault="00C83A8C" w:rsidP="00C83A8C">
      <w:pPr>
        <w:pStyle w:val="Corpsdetexte"/>
        <w:rPr>
          <w:i/>
          <w:sz w:val="20"/>
        </w:rPr>
      </w:pPr>
    </w:p>
    <w:p w14:paraId="379AF6E8" w14:textId="77777777" w:rsidR="00C83A8C" w:rsidRDefault="00C83A8C" w:rsidP="00C83A8C">
      <w:pPr>
        <w:pStyle w:val="Corpsdetexte"/>
        <w:rPr>
          <w:i/>
          <w:sz w:val="20"/>
        </w:rPr>
      </w:pPr>
    </w:p>
    <w:p w14:paraId="4EFF069C" w14:textId="77777777" w:rsidR="00C83A8C" w:rsidRDefault="00C83A8C" w:rsidP="00C83A8C">
      <w:pPr>
        <w:pStyle w:val="Corpsdetexte"/>
        <w:rPr>
          <w:i/>
          <w:sz w:val="20"/>
        </w:rPr>
      </w:pPr>
    </w:p>
    <w:p w14:paraId="28AD70D4" w14:textId="77777777" w:rsidR="00C83A8C" w:rsidRDefault="00C83A8C" w:rsidP="00C83A8C">
      <w:pPr>
        <w:pStyle w:val="Corpsdetexte"/>
        <w:spacing w:before="6"/>
        <w:rPr>
          <w:i/>
          <w:sz w:val="21"/>
        </w:rPr>
      </w:pPr>
    </w:p>
    <w:p w14:paraId="20CE4CE9" w14:textId="77777777" w:rsidR="00C83A8C" w:rsidRDefault="00C83A8C" w:rsidP="00C83A8C">
      <w:pPr>
        <w:pStyle w:val="Titre2"/>
        <w:numPr>
          <w:ilvl w:val="2"/>
          <w:numId w:val="8"/>
        </w:numPr>
        <w:tabs>
          <w:tab w:val="left" w:pos="1613"/>
        </w:tabs>
      </w:pPr>
      <w:r>
        <w:rPr>
          <w:color w:val="343437"/>
          <w:spacing w:val="2"/>
        </w:rPr>
        <w:t xml:space="preserve">Panoramas </w:t>
      </w:r>
      <w:r>
        <w:rPr>
          <w:color w:val="343437"/>
          <w:spacing w:val="1"/>
        </w:rPr>
        <w:t xml:space="preserve">et rapports de </w:t>
      </w:r>
      <w:r>
        <w:rPr>
          <w:color w:val="343437"/>
        </w:rPr>
        <w:t xml:space="preserve">« </w:t>
      </w:r>
      <w:r>
        <w:rPr>
          <w:color w:val="343437"/>
          <w:spacing w:val="2"/>
        </w:rPr>
        <w:t>Ajouter étudiant</w:t>
      </w:r>
      <w:r>
        <w:rPr>
          <w:color w:val="343437"/>
          <w:spacing w:val="67"/>
        </w:rPr>
        <w:t xml:space="preserve"> </w:t>
      </w:r>
      <w:r>
        <w:rPr>
          <w:color w:val="343437"/>
        </w:rPr>
        <w:t>»</w:t>
      </w:r>
    </w:p>
    <w:p w14:paraId="25693C98" w14:textId="77777777" w:rsidR="00C83A8C" w:rsidRDefault="00C83A8C" w:rsidP="00C83A8C"/>
    <w:p w14:paraId="514664AA" w14:textId="77777777" w:rsidR="00C83A8C" w:rsidRPr="00F6626B" w:rsidRDefault="00C83A8C" w:rsidP="00C83A8C">
      <w:commentRangeStart w:id="20"/>
      <w:r>
        <w:rPr>
          <w:noProof/>
          <w:lang w:bidi="ar-SA"/>
        </w:rPr>
        <w:drawing>
          <wp:anchor distT="0" distB="0" distL="114300" distR="114300" simplePos="0" relativeHeight="251706368" behindDoc="0" locked="0" layoutInCell="1" allowOverlap="1" wp14:anchorId="0D162676" wp14:editId="25CE2A93">
            <wp:simplePos x="0" y="0"/>
            <wp:positionH relativeFrom="column">
              <wp:posOffset>-858520</wp:posOffset>
            </wp:positionH>
            <wp:positionV relativeFrom="paragraph">
              <wp:posOffset>161925</wp:posOffset>
            </wp:positionV>
            <wp:extent cx="6830060" cy="3981450"/>
            <wp:effectExtent l="0" t="0" r="8890" b="0"/>
            <wp:wrapThrough wrapText="bothSides">
              <wp:wrapPolygon edited="0">
                <wp:start x="0" y="0"/>
                <wp:lineTo x="0" y="21497"/>
                <wp:lineTo x="21568" y="21497"/>
                <wp:lineTo x="21568" y="0"/>
                <wp:lineTo x="0" y="0"/>
              </wp:wrapPolygon>
            </wp:wrapThrough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End w:id="20"/>
      <w:r w:rsidR="00B91286">
        <w:rPr>
          <w:rStyle w:val="Marquedecommentaire"/>
        </w:rPr>
        <w:commentReference w:id="20"/>
      </w:r>
    </w:p>
    <w:p w14:paraId="1490B89C" w14:textId="77777777" w:rsidR="00C83A8C" w:rsidRPr="00F6626B" w:rsidRDefault="00C83A8C" w:rsidP="00C83A8C"/>
    <w:p w14:paraId="0F06ECE6" w14:textId="77777777" w:rsidR="00C83A8C" w:rsidRDefault="00C83A8C" w:rsidP="00C83A8C"/>
    <w:p w14:paraId="17BAFE30" w14:textId="77777777" w:rsidR="00C83A8C" w:rsidRDefault="00C83A8C" w:rsidP="00C83A8C"/>
    <w:p w14:paraId="7BB6279D" w14:textId="77777777" w:rsidR="00C83A8C" w:rsidRPr="00F6626B" w:rsidRDefault="00C83A8C" w:rsidP="00C83A8C">
      <w:pPr>
        <w:sectPr w:rsidR="00C83A8C" w:rsidRPr="00F6626B">
          <w:pgSz w:w="11910" w:h="16840"/>
          <w:pgMar w:top="0" w:right="920" w:bottom="720" w:left="1580" w:header="0" w:footer="526" w:gutter="0"/>
          <w:cols w:space="720"/>
        </w:sectPr>
      </w:pPr>
    </w:p>
    <w:p w14:paraId="161AAA5F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78720" behindDoc="0" locked="0" layoutInCell="1" allowOverlap="1" wp14:anchorId="71441B99" wp14:editId="5CE3A063">
            <wp:simplePos x="0" y="0"/>
            <wp:positionH relativeFrom="page">
              <wp:posOffset>9605009</wp:posOffset>
            </wp:positionH>
            <wp:positionV relativeFrom="page">
              <wp:posOffset>7095997</wp:posOffset>
            </wp:positionV>
            <wp:extent cx="129540" cy="129603"/>
            <wp:effectExtent l="0" t="0" r="0" b="0"/>
            <wp:wrapNone/>
            <wp:docPr id="30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8CCDB5" wp14:editId="6BBC6720">
                <wp:simplePos x="0" y="0"/>
                <wp:positionH relativeFrom="page">
                  <wp:posOffset>10391775</wp:posOffset>
                </wp:positionH>
                <wp:positionV relativeFrom="page">
                  <wp:posOffset>0</wp:posOffset>
                </wp:positionV>
                <wp:extent cx="0" cy="7560310"/>
                <wp:effectExtent l="9525" t="9525" r="9525" b="12065"/>
                <wp:wrapNone/>
                <wp:docPr id="91" name="Lin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3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E9F505" id="Line 59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18.25pt,0" to="818.25pt,5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" strokecolor="#6e6e74" strokeweight="1pt">
                <w10:wrap anchorx="page" anchory="page"/>
              </v:line>
            </w:pict>
          </mc:Fallback>
        </mc:AlternateContent>
      </w:r>
    </w:p>
    <w:p w14:paraId="1806CD90" w14:textId="77777777" w:rsidR="00C83A8C" w:rsidRDefault="00C83A8C" w:rsidP="00C83A8C">
      <w:pPr>
        <w:pStyle w:val="Corpsdetexte"/>
        <w:rPr>
          <w:sz w:val="20"/>
        </w:rPr>
      </w:pPr>
    </w:p>
    <w:p w14:paraId="5808D8FD" w14:textId="77777777" w:rsidR="00C83A8C" w:rsidRDefault="00C83A8C" w:rsidP="00C83A8C">
      <w:pPr>
        <w:pStyle w:val="Corpsdetexte"/>
        <w:rPr>
          <w:sz w:val="20"/>
        </w:rPr>
      </w:pPr>
    </w:p>
    <w:p w14:paraId="66794D48" w14:textId="77777777" w:rsidR="00C83A8C" w:rsidRDefault="00C83A8C" w:rsidP="00C83A8C">
      <w:pPr>
        <w:pStyle w:val="Corpsdetexte"/>
        <w:spacing w:before="10"/>
        <w:rPr>
          <w:sz w:val="23"/>
        </w:rPr>
      </w:pPr>
    </w:p>
    <w:p w14:paraId="5696A829" w14:textId="77777777" w:rsidR="00C83A8C" w:rsidRDefault="00C83A8C" w:rsidP="00C83A8C">
      <w:pPr>
        <w:tabs>
          <w:tab w:val="left" w:pos="12790"/>
        </w:tabs>
        <w:ind w:left="940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6CBE0109" w14:textId="77777777" w:rsidR="00C83A8C" w:rsidRDefault="00C83A8C" w:rsidP="00C83A8C">
      <w:pPr>
        <w:pStyle w:val="Corpsdetexte"/>
        <w:rPr>
          <w:i/>
          <w:sz w:val="20"/>
        </w:rPr>
      </w:pPr>
    </w:p>
    <w:p w14:paraId="503AB5CC" w14:textId="77777777" w:rsidR="00C83A8C" w:rsidRDefault="00C83A8C" w:rsidP="00C83A8C">
      <w:pPr>
        <w:pStyle w:val="Corpsdetexte"/>
        <w:rPr>
          <w:i/>
          <w:sz w:val="20"/>
        </w:rPr>
      </w:pPr>
    </w:p>
    <w:p w14:paraId="775D32F1" w14:textId="77777777" w:rsidR="00C83A8C" w:rsidRDefault="00C83A8C" w:rsidP="00C83A8C">
      <w:pPr>
        <w:pStyle w:val="Corpsdetexte"/>
        <w:spacing w:before="9"/>
        <w:rPr>
          <w:i/>
          <w:sz w:val="18"/>
        </w:rPr>
      </w:pPr>
    </w:p>
    <w:p w14:paraId="4D782D9A" w14:textId="77777777" w:rsidR="00C83A8C" w:rsidRDefault="00C83A8C" w:rsidP="00C83A8C">
      <w:pPr>
        <w:pStyle w:val="Titre2"/>
        <w:numPr>
          <w:ilvl w:val="2"/>
          <w:numId w:val="8"/>
        </w:numPr>
        <w:tabs>
          <w:tab w:val="left" w:pos="1661"/>
        </w:tabs>
        <w:ind w:left="1660"/>
      </w:pPr>
      <w:r>
        <w:rPr>
          <w:color w:val="343437"/>
          <w:spacing w:val="2"/>
        </w:rPr>
        <w:t xml:space="preserve">Description des </w:t>
      </w:r>
      <w:r>
        <w:rPr>
          <w:color w:val="343437"/>
          <w:spacing w:val="1"/>
        </w:rPr>
        <w:t>champs d</w:t>
      </w:r>
      <w:proofErr w:type="gramStart"/>
      <w:r>
        <w:rPr>
          <w:color w:val="343437"/>
          <w:spacing w:val="1"/>
        </w:rPr>
        <w:t>’«</w:t>
      </w:r>
      <w:proofErr w:type="gramEnd"/>
      <w:r>
        <w:rPr>
          <w:color w:val="343437"/>
        </w:rPr>
        <w:t xml:space="preserve"> </w:t>
      </w:r>
      <w:r>
        <w:rPr>
          <w:color w:val="343437"/>
          <w:spacing w:val="2"/>
        </w:rPr>
        <w:t xml:space="preserve">Ajouter </w:t>
      </w:r>
      <w:r>
        <w:rPr>
          <w:color w:val="343437"/>
          <w:spacing w:val="1"/>
        </w:rPr>
        <w:t>un enseignant</w:t>
      </w:r>
      <w:r>
        <w:rPr>
          <w:color w:val="343437"/>
          <w:spacing w:val="58"/>
        </w:rPr>
        <w:t xml:space="preserve"> </w:t>
      </w:r>
      <w:r>
        <w:rPr>
          <w:color w:val="343437"/>
        </w:rPr>
        <w:t>»</w:t>
      </w:r>
    </w:p>
    <w:p w14:paraId="167A5613" w14:textId="77777777" w:rsidR="00C83A8C" w:rsidRDefault="00C83A8C" w:rsidP="00C83A8C">
      <w:pPr>
        <w:pStyle w:val="Corpsdetexte"/>
        <w:spacing w:before="4"/>
        <w:rPr>
          <w:sz w:val="5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276"/>
        <w:gridCol w:w="6243"/>
        <w:gridCol w:w="2971"/>
      </w:tblGrid>
      <w:tr w:rsidR="00C83A8C" w14:paraId="3DECD3E4" w14:textId="77777777" w:rsidTr="007E1FBB">
        <w:trPr>
          <w:trHeight w:val="454"/>
        </w:trPr>
        <w:tc>
          <w:tcPr>
            <w:tcW w:w="226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6E44C44E" w14:textId="77777777" w:rsidR="00C83A8C" w:rsidRDefault="00C83A8C" w:rsidP="007E1FBB">
            <w:pPr>
              <w:pStyle w:val="TableParagraph"/>
              <w:spacing w:before="92"/>
              <w:ind w:left="325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du champ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5F2BE762" w14:textId="77777777" w:rsidR="00C83A8C" w:rsidRDefault="00C83A8C" w:rsidP="007E1FBB">
            <w:pPr>
              <w:pStyle w:val="TableParagraph"/>
              <w:spacing w:before="92"/>
              <w:ind w:left="384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62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32588EF7" w14:textId="77777777" w:rsidR="00C83A8C" w:rsidRDefault="00C83A8C" w:rsidP="007E1FBB">
            <w:pPr>
              <w:pStyle w:val="TableParagraph"/>
              <w:spacing w:before="92"/>
              <w:ind w:left="2507" w:right="248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29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0A7176F2" w14:textId="77777777" w:rsidR="00C83A8C" w:rsidRDefault="00C83A8C" w:rsidP="007E1FBB">
            <w:pPr>
              <w:pStyle w:val="TableParagraph"/>
              <w:spacing w:before="92"/>
              <w:ind w:left="1151" w:right="111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Entité</w:t>
            </w:r>
          </w:p>
        </w:tc>
      </w:tr>
      <w:tr w:rsidR="00C83A8C" w14:paraId="5CFE0825" w14:textId="77777777" w:rsidTr="007E1FBB">
        <w:trPr>
          <w:trHeight w:val="122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9B196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5A6EA693" w14:textId="77777777" w:rsidR="00C83A8C" w:rsidRDefault="00C83A8C" w:rsidP="007E1FBB">
            <w:pPr>
              <w:pStyle w:val="TableParagraph"/>
              <w:ind w:left="104"/>
              <w:rPr>
                <w:sz w:val="24"/>
              </w:rPr>
            </w:pPr>
            <w:commentRangeStart w:id="21"/>
            <w:r>
              <w:rPr>
                <w:color w:val="343437"/>
                <w:sz w:val="24"/>
              </w:rPr>
              <w:t>Code permanent</w:t>
            </w:r>
            <w:commentRangeEnd w:id="21"/>
            <w:r w:rsidR="00B91286">
              <w:rPr>
                <w:rStyle w:val="Marquedecommentaire"/>
              </w:rPr>
              <w:commentReference w:id="21"/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9427F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3278EDF6" w14:textId="77777777" w:rsidR="00C83A8C" w:rsidRDefault="00C83A8C" w:rsidP="007E1FBB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DB874" w14:textId="77777777" w:rsidR="00C83A8C" w:rsidRDefault="00C83A8C" w:rsidP="007E1FBB">
            <w:pPr>
              <w:pStyle w:val="TableParagraph"/>
              <w:spacing w:before="4" w:line="552" w:lineRule="exact"/>
              <w:ind w:left="123" w:right="3940"/>
              <w:rPr>
                <w:sz w:val="24"/>
              </w:rPr>
            </w:pPr>
            <w:r>
              <w:rPr>
                <w:color w:val="343437"/>
                <w:sz w:val="24"/>
              </w:rPr>
              <w:t>Code permanent   Longueur fixe : 7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AA1BED" w14:textId="3443BCEA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  <w:commentRangeStart w:id="22"/>
            <w:del w:id="23" w:author="Lainesse" w:date="2018-03-27T15:09:00Z">
              <w:r w:rsidDel="00B91286">
                <w:rPr>
                  <w:rFonts w:ascii="Times New Roman"/>
                  <w:sz w:val="24"/>
                </w:rPr>
                <w:delText>Enseignant.Code</w:delText>
              </w:r>
            </w:del>
            <w:commentRangeEnd w:id="22"/>
            <w:r w:rsidR="00B91286">
              <w:rPr>
                <w:rStyle w:val="Marquedecommentaire"/>
              </w:rPr>
              <w:commentReference w:id="22"/>
            </w:r>
          </w:p>
        </w:tc>
      </w:tr>
      <w:tr w:rsidR="00C83A8C" w14:paraId="548FD342" w14:textId="77777777" w:rsidTr="007E1FBB">
        <w:trPr>
          <w:trHeight w:val="122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B645C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3695ECFF" w14:textId="77777777" w:rsidR="00C83A8C" w:rsidRDefault="00C83A8C" w:rsidP="007E1FBB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Nom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1C8BB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2F6E7C76" w14:textId="77777777" w:rsidR="00C83A8C" w:rsidRDefault="00C83A8C" w:rsidP="007E1FBB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97C21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4D0BDFD8" w14:textId="77777777" w:rsidR="00C83A8C" w:rsidRDefault="00C83A8C" w:rsidP="007E1FBB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Nom de l’enseignant</w:t>
            </w:r>
          </w:p>
          <w:p w14:paraId="5B9743D9" w14:textId="77777777" w:rsidR="00C83A8C" w:rsidRDefault="00C83A8C" w:rsidP="007E1FBB">
            <w:pPr>
              <w:pStyle w:val="TableParagraph"/>
              <w:rPr>
                <w:sz w:val="25"/>
              </w:rPr>
            </w:pPr>
          </w:p>
          <w:p w14:paraId="5512C8A0" w14:textId="77777777" w:rsidR="00C83A8C" w:rsidRDefault="00C83A8C" w:rsidP="007E1FBB">
            <w:pPr>
              <w:pStyle w:val="TableParagraph"/>
              <w:spacing w:before="1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Longueur maximale : 50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A79870" w14:textId="25B33965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  <w:del w:id="24" w:author="Lainesse" w:date="2018-03-27T15:09:00Z">
              <w:r w:rsidDel="00B91286">
                <w:rPr>
                  <w:rFonts w:ascii="Times New Roman"/>
                  <w:sz w:val="24"/>
                </w:rPr>
                <w:delText>Enseignant.Nom</w:delText>
              </w:r>
            </w:del>
          </w:p>
        </w:tc>
      </w:tr>
      <w:tr w:rsidR="00C83A8C" w14:paraId="7EC5579C" w14:textId="77777777" w:rsidTr="007E1FBB">
        <w:trPr>
          <w:trHeight w:val="122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86B43" w14:textId="77777777" w:rsidR="00C83A8C" w:rsidRDefault="00C83A8C" w:rsidP="007E1FBB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5427AC7A" w14:textId="77777777" w:rsidR="00C83A8C" w:rsidRPr="00F6626B" w:rsidRDefault="00C83A8C" w:rsidP="007E1FBB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Prénom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09492" w14:textId="77777777" w:rsidR="00C83A8C" w:rsidRDefault="00C83A8C" w:rsidP="007E1FBB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44206D1F" w14:textId="77777777" w:rsidR="00C83A8C" w:rsidRPr="00F6626B" w:rsidRDefault="00C83A8C" w:rsidP="007E1FBB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70E10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48B34072" w14:textId="77777777" w:rsidR="00C83A8C" w:rsidRDefault="00C83A8C" w:rsidP="007E1FBB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Prénom de l’enseignant</w:t>
            </w:r>
          </w:p>
          <w:p w14:paraId="1FBC3DF1" w14:textId="77777777" w:rsidR="00C83A8C" w:rsidRDefault="00C83A8C" w:rsidP="007E1FBB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13A108F1" w14:textId="77777777" w:rsidR="00C83A8C" w:rsidRPr="00F6626B" w:rsidRDefault="00C83A8C" w:rsidP="007E1FBB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Longueur maximale : 50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E0B67B" w14:textId="67ADB01B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  <w:del w:id="25" w:author="Lainesse" w:date="2018-03-27T15:09:00Z">
              <w:r w:rsidDel="00B91286">
                <w:rPr>
                  <w:rFonts w:ascii="Times New Roman"/>
                  <w:sz w:val="24"/>
                </w:rPr>
                <w:delText>Enseignant.Prenom</w:delText>
              </w:r>
            </w:del>
          </w:p>
        </w:tc>
      </w:tr>
      <w:tr w:rsidR="00C83A8C" w14:paraId="20EA51E4" w14:textId="77777777" w:rsidTr="007E1FBB">
        <w:trPr>
          <w:trHeight w:val="177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EEE16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7EC0A9EA" w14:textId="77777777" w:rsidR="00C83A8C" w:rsidRDefault="00C83A8C" w:rsidP="007E1FBB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Actif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373D0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76BECB80" w14:textId="77777777" w:rsidR="00C83A8C" w:rsidRDefault="00C83A8C" w:rsidP="007E1FBB">
            <w:pPr>
              <w:pStyle w:val="TableParagraph"/>
              <w:spacing w:line="276" w:lineRule="auto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1DEA5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47171E35" w14:textId="77777777" w:rsidR="00C83A8C" w:rsidRDefault="00C83A8C" w:rsidP="007E1FBB">
            <w:pPr>
              <w:pStyle w:val="TableParagraph"/>
              <w:spacing w:line="489" w:lineRule="auto"/>
              <w:ind w:left="123" w:right="2698"/>
              <w:rPr>
                <w:color w:val="343437"/>
                <w:sz w:val="24"/>
              </w:rPr>
            </w:pPr>
            <w:r>
              <w:rPr>
                <w:color w:val="343437"/>
                <w:spacing w:val="-3"/>
                <w:sz w:val="24"/>
              </w:rPr>
              <w:t xml:space="preserve">Statut </w:t>
            </w:r>
            <w:r>
              <w:rPr>
                <w:color w:val="343437"/>
                <w:sz w:val="24"/>
              </w:rPr>
              <w:t xml:space="preserve">du de l’enseignant (Actif ou inactif)            </w:t>
            </w:r>
          </w:p>
          <w:p w14:paraId="5CEEAEEB" w14:textId="60566EB7" w:rsidR="00C83A8C" w:rsidRDefault="00C83A8C" w:rsidP="007E1FBB">
            <w:pPr>
              <w:pStyle w:val="TableParagraph"/>
              <w:spacing w:line="489" w:lineRule="auto"/>
              <w:ind w:left="123" w:right="2698"/>
              <w:rPr>
                <w:sz w:val="24"/>
              </w:rPr>
            </w:pPr>
            <w:r>
              <w:rPr>
                <w:color w:val="343437"/>
                <w:sz w:val="24"/>
              </w:rPr>
              <w:t xml:space="preserve">Par défaut, lors de la création d’un enseignant, celui-ci devient actif. On peut changer son statut par la suite dans l’option de modification de </w:t>
            </w:r>
            <w:del w:id="26" w:author="Lainesse" w:date="2018-03-27T15:10:00Z">
              <w:r w:rsidDel="00B91286">
                <w:rPr>
                  <w:color w:val="343437"/>
                  <w:sz w:val="24"/>
                </w:rPr>
                <w:delText>l’étudiant</w:delText>
              </w:r>
            </w:del>
            <w:ins w:id="27" w:author="Lainesse" w:date="2018-03-27T15:10:00Z">
              <w:r w:rsidR="00B91286">
                <w:rPr>
                  <w:color w:val="343437"/>
                  <w:sz w:val="24"/>
                </w:rPr>
                <w:t>l’enseignant</w:t>
              </w:r>
            </w:ins>
            <w:r>
              <w:rPr>
                <w:color w:val="343437"/>
                <w:sz w:val="24"/>
              </w:rPr>
              <w:t>.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B95B24" w14:textId="0D49E28A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  <w:del w:id="28" w:author="Lainesse" w:date="2018-03-27T15:09:00Z">
              <w:r w:rsidDel="00B91286">
                <w:rPr>
                  <w:rFonts w:ascii="Times New Roman"/>
                  <w:sz w:val="24"/>
                </w:rPr>
                <w:delText>Enseignant.Actif</w:delText>
              </w:r>
            </w:del>
          </w:p>
        </w:tc>
      </w:tr>
      <w:tr w:rsidR="00C83A8C" w14:paraId="6A12A093" w14:textId="77777777" w:rsidTr="007E1FBB">
        <w:trPr>
          <w:trHeight w:val="1913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45B30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373B2597" w14:textId="77777777" w:rsidR="00C83A8C" w:rsidRDefault="00C83A8C" w:rsidP="007E1FBB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Enregistrer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DF3EF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5F240F1C" w14:textId="77777777" w:rsidR="00C83A8C" w:rsidRDefault="00C83A8C" w:rsidP="007E1FBB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Bouton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4859C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7C665C61" w14:textId="77777777" w:rsidR="00C83A8C" w:rsidRDefault="00C83A8C" w:rsidP="007E1FBB">
            <w:pPr>
              <w:pStyle w:val="TableParagraph"/>
              <w:spacing w:line="276" w:lineRule="auto"/>
              <w:ind w:left="123" w:right="805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Vérifie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si</w:t>
            </w:r>
            <w:r>
              <w:rPr>
                <w:color w:val="343437"/>
                <w:spacing w:val="-9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 xml:space="preserve">l’enseignant </w:t>
            </w:r>
            <w:r>
              <w:rPr>
                <w:color w:val="343437"/>
                <w:spacing w:val="-2"/>
                <w:sz w:val="24"/>
              </w:rPr>
              <w:t>est</w:t>
            </w:r>
            <w:r>
              <w:rPr>
                <w:color w:val="343437"/>
                <w:spacing w:val="-10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déjà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pacing w:val="-3"/>
                <w:sz w:val="24"/>
              </w:rPr>
              <w:t>présent</w:t>
            </w:r>
            <w:r>
              <w:rPr>
                <w:color w:val="343437"/>
                <w:spacing w:val="-7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dans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la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base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 xml:space="preserve">de </w:t>
            </w:r>
            <w:r>
              <w:rPr>
                <w:color w:val="343437"/>
                <w:spacing w:val="-3"/>
                <w:sz w:val="24"/>
              </w:rPr>
              <w:t xml:space="preserve">données. </w:t>
            </w:r>
            <w:r>
              <w:rPr>
                <w:color w:val="343437"/>
                <w:sz w:val="24"/>
              </w:rPr>
              <w:t xml:space="preserve">Si </w:t>
            </w:r>
            <w:r>
              <w:rPr>
                <w:color w:val="343437"/>
                <w:spacing w:val="-3"/>
                <w:sz w:val="24"/>
              </w:rPr>
              <w:t xml:space="preserve">oui, </w:t>
            </w:r>
            <w:r>
              <w:rPr>
                <w:color w:val="343437"/>
                <w:sz w:val="24"/>
              </w:rPr>
              <w:t xml:space="preserve">le message </w:t>
            </w:r>
            <w:r>
              <w:rPr>
                <w:color w:val="343437"/>
                <w:spacing w:val="-3"/>
                <w:sz w:val="24"/>
              </w:rPr>
              <w:t xml:space="preserve">I_002 apparaît </w:t>
            </w:r>
            <w:r>
              <w:rPr>
                <w:color w:val="343437"/>
                <w:sz w:val="24"/>
              </w:rPr>
              <w:t xml:space="preserve">(ou param0= </w:t>
            </w:r>
            <w:proofErr w:type="spellStart"/>
            <w:r>
              <w:rPr>
                <w:color w:val="343437"/>
                <w:spacing w:val="-2"/>
                <w:sz w:val="24"/>
              </w:rPr>
              <w:t>Enseignant.</w:t>
            </w:r>
            <w:commentRangeStart w:id="29"/>
            <w:r>
              <w:rPr>
                <w:color w:val="343437"/>
                <w:spacing w:val="-2"/>
                <w:sz w:val="24"/>
              </w:rPr>
              <w:t>Code</w:t>
            </w:r>
            <w:commentRangeEnd w:id="29"/>
            <w:proofErr w:type="spellEnd"/>
            <w:r w:rsidR="00B91286">
              <w:rPr>
                <w:rStyle w:val="Marquedecommentaire"/>
              </w:rPr>
              <w:commentReference w:id="29"/>
            </w:r>
            <w:r>
              <w:rPr>
                <w:color w:val="343437"/>
                <w:spacing w:val="-3"/>
                <w:sz w:val="24"/>
              </w:rPr>
              <w:t>)</w:t>
            </w:r>
            <w:r>
              <w:rPr>
                <w:color w:val="343437"/>
                <w:sz w:val="24"/>
              </w:rPr>
              <w:t>.</w:t>
            </w:r>
            <w:r>
              <w:rPr>
                <w:color w:val="343437"/>
                <w:spacing w:val="-3"/>
                <w:sz w:val="24"/>
              </w:rPr>
              <w:t xml:space="preserve"> Sinon</w:t>
            </w:r>
            <w:r>
              <w:rPr>
                <w:color w:val="343437"/>
                <w:sz w:val="24"/>
              </w:rPr>
              <w:t>,</w:t>
            </w:r>
            <w:r>
              <w:rPr>
                <w:color w:val="343437"/>
                <w:spacing w:val="-3"/>
                <w:sz w:val="24"/>
              </w:rPr>
              <w:t xml:space="preserve"> l’enseignant</w:t>
            </w:r>
            <w:r>
              <w:rPr>
                <w:color w:val="343437"/>
                <w:sz w:val="24"/>
              </w:rPr>
              <w:t xml:space="preserve"> e</w:t>
            </w:r>
            <w:r>
              <w:rPr>
                <w:color w:val="343437"/>
                <w:spacing w:val="-3"/>
                <w:sz w:val="24"/>
              </w:rPr>
              <w:t>s</w:t>
            </w:r>
            <w:r>
              <w:rPr>
                <w:color w:val="343437"/>
                <w:sz w:val="24"/>
              </w:rPr>
              <w:t>t</w:t>
            </w:r>
            <w:r>
              <w:rPr>
                <w:color w:val="343437"/>
                <w:spacing w:val="-6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c</w:t>
            </w:r>
            <w:r>
              <w:rPr>
                <w:color w:val="343437"/>
                <w:spacing w:val="-3"/>
                <w:sz w:val="24"/>
              </w:rPr>
              <w:t>r</w:t>
            </w:r>
            <w:r>
              <w:rPr>
                <w:color w:val="343437"/>
                <w:spacing w:val="-2"/>
                <w:sz w:val="24"/>
              </w:rPr>
              <w:t>é</w:t>
            </w:r>
            <w:r>
              <w:rPr>
                <w:color w:val="343437"/>
                <w:sz w:val="24"/>
              </w:rPr>
              <w:t>é</w:t>
            </w:r>
            <w:r>
              <w:rPr>
                <w:color w:val="343437"/>
                <w:spacing w:val="-4"/>
                <w:sz w:val="24"/>
              </w:rPr>
              <w:t xml:space="preserve"> </w:t>
            </w:r>
            <w:r>
              <w:rPr>
                <w:color w:val="343437"/>
                <w:spacing w:val="-2"/>
                <w:sz w:val="24"/>
              </w:rPr>
              <w:t>e</w:t>
            </w:r>
            <w:r>
              <w:rPr>
                <w:color w:val="343437"/>
                <w:sz w:val="24"/>
              </w:rPr>
              <w:t>t</w:t>
            </w:r>
            <w:r>
              <w:rPr>
                <w:color w:val="343437"/>
                <w:spacing w:val="-6"/>
                <w:sz w:val="24"/>
              </w:rPr>
              <w:t xml:space="preserve"> </w:t>
            </w:r>
            <w:r>
              <w:rPr>
                <w:color w:val="343437"/>
                <w:spacing w:val="-4"/>
                <w:sz w:val="24"/>
              </w:rPr>
              <w:t>r</w:t>
            </w:r>
            <w:r>
              <w:rPr>
                <w:color w:val="343437"/>
                <w:spacing w:val="-2"/>
                <w:sz w:val="24"/>
              </w:rPr>
              <w:t>e</w:t>
            </w:r>
            <w:r>
              <w:rPr>
                <w:color w:val="343437"/>
                <w:sz w:val="24"/>
              </w:rPr>
              <w:t>t</w:t>
            </w:r>
            <w:r>
              <w:rPr>
                <w:color w:val="343437"/>
                <w:spacing w:val="-3"/>
                <w:sz w:val="24"/>
              </w:rPr>
              <w:t>ou</w:t>
            </w:r>
            <w:r>
              <w:rPr>
                <w:color w:val="343437"/>
                <w:sz w:val="24"/>
              </w:rPr>
              <w:t>r</w:t>
            </w:r>
            <w:r>
              <w:rPr>
                <w:color w:val="343437"/>
                <w:spacing w:val="-6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à</w:t>
            </w:r>
            <w:r>
              <w:rPr>
                <w:color w:val="343437"/>
                <w:spacing w:val="-4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 xml:space="preserve">la page de </w:t>
            </w:r>
            <w:r>
              <w:rPr>
                <w:color w:val="343437"/>
                <w:spacing w:val="-3"/>
                <w:sz w:val="24"/>
              </w:rPr>
              <w:t xml:space="preserve">recherche </w:t>
            </w:r>
            <w:r>
              <w:rPr>
                <w:color w:val="343437"/>
                <w:sz w:val="24"/>
              </w:rPr>
              <w:t xml:space="preserve">où le </w:t>
            </w:r>
            <w:r>
              <w:rPr>
                <w:color w:val="343437"/>
                <w:spacing w:val="-3"/>
                <w:sz w:val="24"/>
              </w:rPr>
              <w:t xml:space="preserve">message </w:t>
            </w:r>
            <w:r>
              <w:rPr>
                <w:color w:val="343437"/>
                <w:sz w:val="24"/>
              </w:rPr>
              <w:t xml:space="preserve">I_003 </w:t>
            </w:r>
            <w:r>
              <w:rPr>
                <w:color w:val="343437"/>
                <w:spacing w:val="-2"/>
                <w:sz w:val="24"/>
              </w:rPr>
              <w:t xml:space="preserve">est </w:t>
            </w:r>
            <w:r>
              <w:rPr>
                <w:color w:val="343437"/>
                <w:spacing w:val="-3"/>
                <w:sz w:val="24"/>
              </w:rPr>
              <w:t xml:space="preserve">affiché </w:t>
            </w:r>
            <w:r>
              <w:rPr>
                <w:color w:val="343437"/>
                <w:sz w:val="24"/>
              </w:rPr>
              <w:t>(où param1 =</w:t>
            </w:r>
            <w:r>
              <w:rPr>
                <w:color w:val="343437"/>
                <w:spacing w:val="-12"/>
                <w:sz w:val="24"/>
              </w:rPr>
              <w:t xml:space="preserve"> </w:t>
            </w:r>
            <w:proofErr w:type="spellStart"/>
            <w:r>
              <w:rPr>
                <w:color w:val="343437"/>
                <w:spacing w:val="-3"/>
                <w:sz w:val="24"/>
              </w:rPr>
              <w:t>Enseignant.Nom</w:t>
            </w:r>
            <w:proofErr w:type="spellEnd"/>
            <w:r>
              <w:rPr>
                <w:color w:val="343437"/>
                <w:spacing w:val="-3"/>
                <w:sz w:val="24"/>
              </w:rPr>
              <w:t>).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F2E39B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83A8C" w14:paraId="4CC35EE8" w14:textId="77777777" w:rsidTr="007E1FBB">
        <w:trPr>
          <w:trHeight w:val="982"/>
        </w:trPr>
        <w:tc>
          <w:tcPr>
            <w:tcW w:w="2268" w:type="dxa"/>
            <w:tcBorders>
              <w:top w:val="single" w:sz="4" w:space="0" w:color="000000"/>
              <w:right w:val="single" w:sz="4" w:space="0" w:color="000000"/>
            </w:tcBorders>
          </w:tcPr>
          <w:p w14:paraId="67A71D90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11260850" w14:textId="77777777" w:rsidR="00C83A8C" w:rsidRDefault="00C83A8C" w:rsidP="007E1FBB">
            <w:pPr>
              <w:pStyle w:val="TableParagraph"/>
              <w:spacing w:line="278" w:lineRule="auto"/>
              <w:ind w:left="104" w:right="189"/>
              <w:rPr>
                <w:sz w:val="24"/>
              </w:rPr>
            </w:pPr>
            <w:commentRangeStart w:id="30"/>
            <w:r>
              <w:rPr>
                <w:color w:val="343437"/>
                <w:spacing w:val="-3"/>
                <w:sz w:val="24"/>
              </w:rPr>
              <w:t xml:space="preserve">Retour </w:t>
            </w:r>
            <w:r>
              <w:rPr>
                <w:color w:val="343437"/>
                <w:sz w:val="24"/>
              </w:rPr>
              <w:t xml:space="preserve">à la </w:t>
            </w:r>
            <w:r>
              <w:rPr>
                <w:color w:val="343437"/>
                <w:spacing w:val="-13"/>
                <w:sz w:val="24"/>
              </w:rPr>
              <w:t xml:space="preserve">recherche </w:t>
            </w:r>
            <w:r>
              <w:rPr>
                <w:color w:val="343437"/>
                <w:sz w:val="24"/>
              </w:rPr>
              <w:t>des Enseignants</w:t>
            </w:r>
            <w:commentRangeEnd w:id="30"/>
            <w:r w:rsidR="00B91286">
              <w:rPr>
                <w:rStyle w:val="Marquedecommentaire"/>
              </w:rPr>
              <w:commentReference w:id="30"/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B19A739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22311E75" w14:textId="77777777" w:rsidR="00C83A8C" w:rsidRDefault="00C83A8C" w:rsidP="007E1FBB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Hyperlien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16A45F2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750A2DC7" w14:textId="77777777" w:rsidR="00C83A8C" w:rsidRDefault="00C83A8C" w:rsidP="007E1FBB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Lien vers la page de recherche de cours de « MAJ Enseignants ».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</w:tcBorders>
          </w:tcPr>
          <w:p w14:paraId="228B1578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7E1CBA9A" w14:textId="77777777" w:rsidR="00C83A8C" w:rsidRDefault="00C83A8C" w:rsidP="00C83A8C">
      <w:pPr>
        <w:rPr>
          <w:rFonts w:ascii="Times New Roman"/>
          <w:sz w:val="24"/>
        </w:rPr>
        <w:sectPr w:rsidR="00C83A8C">
          <w:footerReference w:type="default" r:id="rId30"/>
          <w:pgSz w:w="16840" w:h="11910" w:orient="landscape"/>
          <w:pgMar w:top="0" w:right="1400" w:bottom="720" w:left="1220" w:header="0" w:footer="525" w:gutter="0"/>
          <w:pgNumType w:start="11"/>
          <w:cols w:space="720"/>
        </w:sectPr>
      </w:pPr>
    </w:p>
    <w:p w14:paraId="2F2F9B5C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80768" behindDoc="0" locked="0" layoutInCell="1" allowOverlap="1" wp14:anchorId="35CD36AE" wp14:editId="1CB77506">
            <wp:simplePos x="0" y="0"/>
            <wp:positionH relativeFrom="page">
              <wp:posOffset>9605009</wp:posOffset>
            </wp:positionH>
            <wp:positionV relativeFrom="page">
              <wp:posOffset>7095997</wp:posOffset>
            </wp:positionV>
            <wp:extent cx="129540" cy="129603"/>
            <wp:effectExtent l="0" t="0" r="0" b="0"/>
            <wp:wrapNone/>
            <wp:docPr id="3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511296B" wp14:editId="3E6EB73A">
                <wp:simplePos x="0" y="0"/>
                <wp:positionH relativeFrom="page">
                  <wp:posOffset>10401300</wp:posOffset>
                </wp:positionH>
                <wp:positionV relativeFrom="page">
                  <wp:posOffset>0</wp:posOffset>
                </wp:positionV>
                <wp:extent cx="0" cy="7560310"/>
                <wp:effectExtent l="9525" t="9525" r="9525" b="12065"/>
                <wp:wrapNone/>
                <wp:docPr id="90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3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4475A9" id="Line 60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19pt,0" to="819pt,5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" strokecolor="#6e6e74" strokeweight="1pt">
                <w10:wrap anchorx="page" anchory="page"/>
              </v:line>
            </w:pict>
          </mc:Fallback>
        </mc:AlternateContent>
      </w:r>
    </w:p>
    <w:p w14:paraId="5067E42C" w14:textId="77777777" w:rsidR="00C83A8C" w:rsidRDefault="00C83A8C" w:rsidP="00C83A8C">
      <w:pPr>
        <w:pStyle w:val="Corpsdetexte"/>
        <w:rPr>
          <w:sz w:val="20"/>
        </w:rPr>
      </w:pPr>
    </w:p>
    <w:p w14:paraId="3CA95E53" w14:textId="77777777" w:rsidR="00C83A8C" w:rsidRDefault="00C83A8C" w:rsidP="00C83A8C">
      <w:pPr>
        <w:pStyle w:val="Corpsdetexte"/>
        <w:rPr>
          <w:sz w:val="20"/>
        </w:rPr>
      </w:pPr>
    </w:p>
    <w:p w14:paraId="48947709" w14:textId="77777777" w:rsidR="00C83A8C" w:rsidRDefault="00C83A8C" w:rsidP="00C83A8C">
      <w:pPr>
        <w:pStyle w:val="Corpsdetexte"/>
        <w:spacing w:before="10"/>
        <w:rPr>
          <w:sz w:val="23"/>
        </w:rPr>
      </w:pPr>
    </w:p>
    <w:p w14:paraId="02A768CB" w14:textId="77777777" w:rsidR="00C83A8C" w:rsidRDefault="00C83A8C" w:rsidP="00C83A8C">
      <w:pPr>
        <w:tabs>
          <w:tab w:val="left" w:pos="12790"/>
        </w:tabs>
        <w:ind w:left="940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6B6BE306" w14:textId="77777777" w:rsidR="00C83A8C" w:rsidRDefault="00C83A8C" w:rsidP="00C83A8C">
      <w:pPr>
        <w:pStyle w:val="Corpsdetexte"/>
        <w:rPr>
          <w:i/>
          <w:sz w:val="20"/>
        </w:rPr>
      </w:pPr>
    </w:p>
    <w:p w14:paraId="24F14EA0" w14:textId="77777777" w:rsidR="00C83A8C" w:rsidRDefault="00C83A8C" w:rsidP="00C83A8C">
      <w:pPr>
        <w:pStyle w:val="Corpsdetexte"/>
        <w:rPr>
          <w:i/>
          <w:sz w:val="20"/>
        </w:rPr>
      </w:pPr>
    </w:p>
    <w:p w14:paraId="58621AD4" w14:textId="77777777" w:rsidR="00C83A8C" w:rsidRDefault="00C83A8C" w:rsidP="00C83A8C">
      <w:pPr>
        <w:pStyle w:val="Corpsdetexte"/>
        <w:rPr>
          <w:i/>
          <w:sz w:val="20"/>
        </w:rPr>
      </w:pPr>
    </w:p>
    <w:p w14:paraId="46AC1487" w14:textId="77777777" w:rsidR="00C83A8C" w:rsidRDefault="00C83A8C" w:rsidP="00C83A8C">
      <w:pPr>
        <w:pStyle w:val="Corpsdetexte"/>
        <w:rPr>
          <w:i/>
          <w:sz w:val="20"/>
        </w:rPr>
      </w:pPr>
    </w:p>
    <w:p w14:paraId="529C4CE5" w14:textId="77777777" w:rsidR="00C83A8C" w:rsidRDefault="00C83A8C" w:rsidP="00C83A8C">
      <w:pPr>
        <w:pStyle w:val="Corpsdetexte"/>
        <w:spacing w:before="7"/>
        <w:rPr>
          <w:i/>
          <w:sz w:val="26"/>
        </w:rPr>
      </w:pPr>
    </w:p>
    <w:p w14:paraId="513EBC77" w14:textId="77777777" w:rsidR="00C83A8C" w:rsidRDefault="00C83A8C" w:rsidP="00C83A8C">
      <w:pPr>
        <w:pStyle w:val="Titre2"/>
        <w:numPr>
          <w:ilvl w:val="2"/>
          <w:numId w:val="8"/>
        </w:numPr>
        <w:tabs>
          <w:tab w:val="left" w:pos="1661"/>
        </w:tabs>
        <w:ind w:left="1660"/>
      </w:pPr>
      <w:r>
        <w:rPr>
          <w:color w:val="343437"/>
          <w:spacing w:val="2"/>
        </w:rPr>
        <w:t xml:space="preserve">Tableau </w:t>
      </w:r>
      <w:r>
        <w:rPr>
          <w:color w:val="343437"/>
          <w:spacing w:val="1"/>
        </w:rPr>
        <w:t xml:space="preserve">des </w:t>
      </w:r>
      <w:r>
        <w:rPr>
          <w:color w:val="343437"/>
          <w:spacing w:val="2"/>
        </w:rPr>
        <w:t xml:space="preserve">validations </w:t>
      </w:r>
      <w:r>
        <w:rPr>
          <w:color w:val="343437"/>
          <w:spacing w:val="1"/>
        </w:rPr>
        <w:t>d</w:t>
      </w:r>
      <w:proofErr w:type="gramStart"/>
      <w:r>
        <w:rPr>
          <w:color w:val="343437"/>
          <w:spacing w:val="1"/>
        </w:rPr>
        <w:t>’«</w:t>
      </w:r>
      <w:proofErr w:type="gramEnd"/>
      <w:r>
        <w:rPr>
          <w:color w:val="343437"/>
        </w:rPr>
        <w:t xml:space="preserve"> </w:t>
      </w:r>
      <w:r>
        <w:rPr>
          <w:color w:val="343437"/>
          <w:spacing w:val="2"/>
        </w:rPr>
        <w:t>Ajouter un enseignants</w:t>
      </w:r>
      <w:r>
        <w:rPr>
          <w:color w:val="343437"/>
          <w:spacing w:val="56"/>
        </w:rPr>
        <w:t xml:space="preserve"> </w:t>
      </w:r>
      <w:r>
        <w:rPr>
          <w:color w:val="343437"/>
        </w:rPr>
        <w:t>»</w:t>
      </w:r>
    </w:p>
    <w:p w14:paraId="6ED101CF" w14:textId="77777777" w:rsidR="00C83A8C" w:rsidRDefault="00C83A8C" w:rsidP="00C83A8C">
      <w:pPr>
        <w:pStyle w:val="Corpsdetexte"/>
        <w:spacing w:before="4"/>
        <w:rPr>
          <w:sz w:val="5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6239"/>
        <w:gridCol w:w="1678"/>
        <w:gridCol w:w="1287"/>
      </w:tblGrid>
      <w:tr w:rsidR="00C83A8C" w14:paraId="19652240" w14:textId="77777777" w:rsidTr="007E1FBB">
        <w:trPr>
          <w:trHeight w:val="457"/>
        </w:trPr>
        <w:tc>
          <w:tcPr>
            <w:tcW w:w="32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633F6792" w14:textId="77777777" w:rsidR="00C83A8C" w:rsidRDefault="00C83A8C" w:rsidP="007E1FBB">
            <w:pPr>
              <w:pStyle w:val="TableParagraph"/>
              <w:spacing w:before="92"/>
              <w:ind w:left="760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Champs à valider</w:t>
            </w:r>
          </w:p>
        </w:tc>
        <w:tc>
          <w:tcPr>
            <w:tcW w:w="62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275322B" w14:textId="77777777" w:rsidR="00C83A8C" w:rsidRDefault="00C83A8C" w:rsidP="007E1FBB">
            <w:pPr>
              <w:pStyle w:val="TableParagraph"/>
              <w:spacing w:before="92"/>
              <w:ind w:left="2574" w:right="2562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Validation</w:t>
            </w:r>
          </w:p>
        </w:tc>
        <w:tc>
          <w:tcPr>
            <w:tcW w:w="1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35126534" w14:textId="77777777" w:rsidR="00C83A8C" w:rsidRDefault="00C83A8C" w:rsidP="007E1FBB">
            <w:pPr>
              <w:pStyle w:val="TableParagraph"/>
              <w:spacing w:before="92"/>
              <w:ind w:left="558" w:right="546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12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1DC13D9B" w14:textId="77777777" w:rsidR="00C83A8C" w:rsidRDefault="00C83A8C" w:rsidP="007E1FBB">
            <w:pPr>
              <w:pStyle w:val="TableParagraph"/>
              <w:spacing w:before="92"/>
              <w:ind w:left="217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Message</w:t>
            </w:r>
          </w:p>
        </w:tc>
      </w:tr>
      <w:tr w:rsidR="00C83A8C" w14:paraId="13216C22" w14:textId="77777777" w:rsidTr="007E1FBB">
        <w:trPr>
          <w:trHeight w:val="854"/>
        </w:trPr>
        <w:tc>
          <w:tcPr>
            <w:tcW w:w="32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E4C22" w14:textId="77777777" w:rsidR="00C83A8C" w:rsidRDefault="00C83A8C" w:rsidP="007E1FBB">
            <w:pPr>
              <w:pStyle w:val="TableParagraph"/>
              <w:spacing w:before="90"/>
              <w:ind w:left="104"/>
              <w:rPr>
                <w:ins w:id="31" w:author="Lainesse" w:date="2018-03-27T15:11:00Z"/>
                <w:color w:val="343437"/>
                <w:sz w:val="24"/>
              </w:rPr>
            </w:pPr>
            <w:del w:id="32" w:author="Lainesse" w:date="2018-03-27T15:11:00Z">
              <w:r w:rsidDel="00B91286">
                <w:rPr>
                  <w:color w:val="343437"/>
                  <w:sz w:val="24"/>
                </w:rPr>
                <w:delText>Code permanent</w:delText>
              </w:r>
            </w:del>
          </w:p>
          <w:p w14:paraId="57DFBAE7" w14:textId="7BD2B59D" w:rsidR="00B91286" w:rsidRDefault="00B91286" w:rsidP="007E1FBB">
            <w:pPr>
              <w:pStyle w:val="TableParagraph"/>
              <w:spacing w:before="90"/>
              <w:ind w:left="104"/>
              <w:rPr>
                <w:sz w:val="24"/>
              </w:rPr>
            </w:pPr>
          </w:p>
        </w:tc>
        <w:tc>
          <w:tcPr>
            <w:tcW w:w="6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21EF6" w14:textId="77777777" w:rsidR="00C83A8C" w:rsidRDefault="00C83A8C" w:rsidP="007E1FBB">
            <w:pPr>
              <w:pStyle w:val="TableParagraph"/>
              <w:numPr>
                <w:ilvl w:val="0"/>
                <w:numId w:val="12"/>
              </w:numPr>
              <w:spacing w:before="90"/>
              <w:rPr>
                <w:sz w:val="24"/>
              </w:rPr>
            </w:pPr>
            <w:r>
              <w:rPr>
                <w:color w:val="343437"/>
                <w:sz w:val="24"/>
              </w:rPr>
              <w:t>Champ obligatoire.</w:t>
            </w:r>
          </w:p>
          <w:p w14:paraId="7B3AA48C" w14:textId="77777777" w:rsidR="00C83A8C" w:rsidRDefault="00C83A8C" w:rsidP="007E1FBB">
            <w:pPr>
              <w:pStyle w:val="TableParagraph"/>
              <w:numPr>
                <w:ilvl w:val="0"/>
                <w:numId w:val="12"/>
              </w:numPr>
              <w:spacing w:before="131"/>
              <w:rPr>
                <w:sz w:val="24"/>
              </w:rPr>
            </w:pPr>
            <w:r>
              <w:rPr>
                <w:color w:val="343437"/>
                <w:sz w:val="24"/>
              </w:rPr>
              <w:t>Longueur : 7 caractères (fixe)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77F41" w14:textId="77777777" w:rsidR="00C83A8C" w:rsidRDefault="00C83A8C" w:rsidP="007E1FBB">
            <w:pPr>
              <w:pStyle w:val="TableParagraph"/>
              <w:spacing w:before="90"/>
              <w:ind w:left="121"/>
              <w:rPr>
                <w:sz w:val="24"/>
              </w:rPr>
            </w:pPr>
            <w:r>
              <w:rPr>
                <w:color w:val="343437"/>
                <w:sz w:val="24"/>
              </w:rPr>
              <w:t>Unitaire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69A5C5" w14:textId="77777777" w:rsidR="00C83A8C" w:rsidRDefault="00C83A8C" w:rsidP="007E1FBB">
            <w:pPr>
              <w:pStyle w:val="TableParagraph"/>
              <w:spacing w:before="90"/>
              <w:ind w:left="121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U_00</w:t>
            </w:r>
            <w:r>
              <w:rPr>
                <w:color w:val="343437"/>
                <w:sz w:val="24"/>
              </w:rPr>
              <w:t>1</w:t>
            </w:r>
          </w:p>
          <w:p w14:paraId="5B096981" w14:textId="77777777" w:rsidR="00C83A8C" w:rsidRDefault="00C83A8C" w:rsidP="007E1FBB">
            <w:pPr>
              <w:pStyle w:val="TableParagraph"/>
              <w:spacing w:before="131"/>
              <w:ind w:left="121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U_00</w:t>
            </w:r>
            <w:r>
              <w:rPr>
                <w:color w:val="343437"/>
                <w:sz w:val="24"/>
              </w:rPr>
              <w:t>3</w:t>
            </w:r>
          </w:p>
        </w:tc>
      </w:tr>
      <w:tr w:rsidR="00C83A8C" w14:paraId="573FD625" w14:textId="77777777" w:rsidTr="007E1FBB">
        <w:trPr>
          <w:trHeight w:val="454"/>
        </w:trPr>
        <w:tc>
          <w:tcPr>
            <w:tcW w:w="3262" w:type="dxa"/>
            <w:tcBorders>
              <w:top w:val="single" w:sz="4" w:space="0" w:color="000000"/>
              <w:right w:val="single" w:sz="4" w:space="0" w:color="000000"/>
            </w:tcBorders>
          </w:tcPr>
          <w:p w14:paraId="043E07E8" w14:textId="77777777" w:rsidR="00C83A8C" w:rsidRDefault="00C83A8C" w:rsidP="007E1FBB">
            <w:pPr>
              <w:pStyle w:val="TableParagraph"/>
              <w:spacing w:before="90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Nom de l’enseignant</w:t>
            </w:r>
          </w:p>
        </w:tc>
        <w:tc>
          <w:tcPr>
            <w:tcW w:w="623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AC2018F" w14:textId="77777777" w:rsidR="00C83A8C" w:rsidRDefault="00C83A8C" w:rsidP="007E1FBB">
            <w:pPr>
              <w:pStyle w:val="TableParagraph"/>
              <w:spacing w:before="90"/>
              <w:ind w:left="122"/>
              <w:rPr>
                <w:sz w:val="24"/>
              </w:rPr>
            </w:pPr>
            <w:commentRangeStart w:id="33"/>
            <w:r>
              <w:rPr>
                <w:color w:val="343437"/>
                <w:sz w:val="24"/>
              </w:rPr>
              <w:t>Champ obligatoire.</w:t>
            </w:r>
            <w:commentRangeEnd w:id="33"/>
            <w:r w:rsidR="00B91286">
              <w:rPr>
                <w:rStyle w:val="Marquedecommentaire"/>
              </w:rPr>
              <w:commentReference w:id="33"/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FC2A037" w14:textId="77777777" w:rsidR="00C83A8C" w:rsidRDefault="00C83A8C" w:rsidP="007E1FBB">
            <w:pPr>
              <w:pStyle w:val="TableParagraph"/>
              <w:spacing w:before="90"/>
              <w:ind w:left="121"/>
              <w:rPr>
                <w:sz w:val="24"/>
              </w:rPr>
            </w:pPr>
            <w:r>
              <w:rPr>
                <w:color w:val="343437"/>
                <w:sz w:val="24"/>
              </w:rPr>
              <w:t>Unitaire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</w:tcBorders>
          </w:tcPr>
          <w:p w14:paraId="488952F1" w14:textId="77777777" w:rsidR="00C83A8C" w:rsidRDefault="00C83A8C" w:rsidP="007E1FBB">
            <w:pPr>
              <w:pStyle w:val="TableParagraph"/>
              <w:spacing w:before="90"/>
              <w:ind w:left="121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U_00</w:t>
            </w:r>
            <w:r>
              <w:rPr>
                <w:color w:val="343437"/>
                <w:sz w:val="24"/>
              </w:rPr>
              <w:t>1</w:t>
            </w:r>
          </w:p>
        </w:tc>
      </w:tr>
    </w:tbl>
    <w:p w14:paraId="4707272D" w14:textId="77777777" w:rsidR="00C83A8C" w:rsidRDefault="00C83A8C" w:rsidP="00C83A8C">
      <w:pPr>
        <w:rPr>
          <w:sz w:val="24"/>
        </w:rPr>
        <w:sectPr w:rsidR="00C83A8C">
          <w:pgSz w:w="16840" w:h="11910" w:orient="landscape"/>
          <w:pgMar w:top="0" w:right="1400" w:bottom="720" w:left="1220" w:header="0" w:footer="525" w:gutter="0"/>
          <w:cols w:space="720"/>
        </w:sectPr>
      </w:pPr>
    </w:p>
    <w:p w14:paraId="7876CC1A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77FF3E" wp14:editId="6E87B8D3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89" name="Lin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3477E2" id="Line 61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" strokecolor="#6e6e74" strokeweight="1pt">
                <w10:wrap anchorx="page" anchory="page"/>
              </v:line>
            </w:pict>
          </mc:Fallback>
        </mc:AlternateContent>
      </w:r>
    </w:p>
    <w:p w14:paraId="0080EAB9" w14:textId="77777777" w:rsidR="00C83A8C" w:rsidRDefault="00C83A8C" w:rsidP="00C83A8C">
      <w:pPr>
        <w:pStyle w:val="Corpsdetexte"/>
        <w:rPr>
          <w:sz w:val="20"/>
        </w:rPr>
      </w:pPr>
    </w:p>
    <w:p w14:paraId="6CB9769F" w14:textId="77777777" w:rsidR="00C83A8C" w:rsidRDefault="00C83A8C" w:rsidP="00C83A8C">
      <w:pPr>
        <w:pStyle w:val="Corpsdetexte"/>
        <w:rPr>
          <w:sz w:val="20"/>
        </w:rPr>
      </w:pPr>
    </w:p>
    <w:p w14:paraId="2208B38A" w14:textId="77777777" w:rsidR="00C83A8C" w:rsidRDefault="00C83A8C" w:rsidP="00C83A8C">
      <w:pPr>
        <w:pStyle w:val="Corpsdetexte"/>
        <w:spacing w:before="9"/>
        <w:rPr>
          <w:sz w:val="22"/>
        </w:rPr>
      </w:pPr>
    </w:p>
    <w:p w14:paraId="42DC8B3A" w14:textId="77777777" w:rsidR="00C83A8C" w:rsidRDefault="00C83A8C" w:rsidP="00C83A8C">
      <w:pPr>
        <w:tabs>
          <w:tab w:val="left" w:pos="7215"/>
        </w:tabs>
        <w:ind w:left="892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21D5FE99" w14:textId="77777777" w:rsidR="00C83A8C" w:rsidRDefault="00C83A8C" w:rsidP="00C83A8C">
      <w:pPr>
        <w:pStyle w:val="Corpsdetexte"/>
        <w:rPr>
          <w:i/>
          <w:sz w:val="20"/>
        </w:rPr>
      </w:pPr>
    </w:p>
    <w:p w14:paraId="2994F4D9" w14:textId="77777777" w:rsidR="00C83A8C" w:rsidRDefault="00C83A8C" w:rsidP="00C83A8C">
      <w:pPr>
        <w:pStyle w:val="Corpsdetexte"/>
        <w:rPr>
          <w:i/>
          <w:sz w:val="20"/>
        </w:rPr>
      </w:pPr>
    </w:p>
    <w:p w14:paraId="5281E453" w14:textId="77777777" w:rsidR="00C83A8C" w:rsidRDefault="00C83A8C" w:rsidP="00C83A8C">
      <w:pPr>
        <w:pStyle w:val="Corpsdetexte"/>
        <w:spacing w:before="9"/>
        <w:rPr>
          <w:i/>
          <w:sz w:val="18"/>
        </w:rPr>
      </w:pPr>
    </w:p>
    <w:p w14:paraId="5C212688" w14:textId="77777777" w:rsidR="00C83A8C" w:rsidRDefault="00C83A8C" w:rsidP="00C83A8C">
      <w:pPr>
        <w:pStyle w:val="Titre2"/>
        <w:numPr>
          <w:ilvl w:val="2"/>
          <w:numId w:val="8"/>
        </w:numPr>
        <w:tabs>
          <w:tab w:val="left" w:pos="1613"/>
        </w:tabs>
      </w:pPr>
      <w:r>
        <w:rPr>
          <w:color w:val="343437"/>
          <w:spacing w:val="2"/>
        </w:rPr>
        <w:t xml:space="preserve">Paramètres d’entrée </w:t>
      </w:r>
      <w:r>
        <w:rPr>
          <w:color w:val="343437"/>
          <w:spacing w:val="1"/>
        </w:rPr>
        <w:t>d</w:t>
      </w:r>
      <w:proofErr w:type="gramStart"/>
      <w:r>
        <w:rPr>
          <w:color w:val="343437"/>
          <w:spacing w:val="1"/>
        </w:rPr>
        <w:t>’«</w:t>
      </w:r>
      <w:proofErr w:type="gramEnd"/>
      <w:r>
        <w:rPr>
          <w:color w:val="343437"/>
        </w:rPr>
        <w:t xml:space="preserve"> </w:t>
      </w:r>
      <w:r>
        <w:rPr>
          <w:color w:val="343437"/>
          <w:spacing w:val="2"/>
        </w:rPr>
        <w:t xml:space="preserve">Ajouter </w:t>
      </w:r>
      <w:r>
        <w:rPr>
          <w:color w:val="343437"/>
          <w:spacing w:val="1"/>
        </w:rPr>
        <w:t>un enseignant</w:t>
      </w:r>
      <w:r>
        <w:rPr>
          <w:color w:val="343437"/>
          <w:spacing w:val="53"/>
        </w:rPr>
        <w:t xml:space="preserve"> </w:t>
      </w:r>
      <w:r>
        <w:rPr>
          <w:color w:val="343437"/>
        </w:rPr>
        <w:t>»</w:t>
      </w:r>
    </w:p>
    <w:p w14:paraId="7ED01C33" w14:textId="77777777" w:rsidR="00C83A8C" w:rsidRDefault="00C83A8C" w:rsidP="00C83A8C">
      <w:pPr>
        <w:pStyle w:val="Corpsdetexte"/>
        <w:spacing w:before="5"/>
        <w:rPr>
          <w:sz w:val="5"/>
        </w:rPr>
      </w:pPr>
    </w:p>
    <w:tbl>
      <w:tblPr>
        <w:tblStyle w:val="TableNormal1"/>
        <w:tblW w:w="0" w:type="auto"/>
        <w:tblInd w:w="142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4820"/>
      </w:tblGrid>
      <w:tr w:rsidR="00C83A8C" w14:paraId="2CD1C501" w14:textId="77777777" w:rsidTr="007E1FBB">
        <w:trPr>
          <w:trHeight w:val="411"/>
        </w:trPr>
        <w:tc>
          <w:tcPr>
            <w:tcW w:w="32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0D6C6D8" w14:textId="77777777" w:rsidR="00C83A8C" w:rsidRDefault="00C83A8C" w:rsidP="007E1FBB">
            <w:pPr>
              <w:pStyle w:val="TableParagraph"/>
              <w:spacing w:before="51"/>
              <w:ind w:left="1026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48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1A96F8C1" w14:textId="77777777" w:rsidR="00C83A8C" w:rsidRDefault="00C83A8C" w:rsidP="007E1FBB">
            <w:pPr>
              <w:pStyle w:val="TableParagraph"/>
              <w:spacing w:before="51"/>
              <w:ind w:left="1692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Physique</w:t>
            </w:r>
          </w:p>
        </w:tc>
      </w:tr>
      <w:tr w:rsidR="00C83A8C" w14:paraId="4184DDD8" w14:textId="77777777" w:rsidTr="007E1FBB">
        <w:trPr>
          <w:trHeight w:val="411"/>
        </w:trPr>
        <w:tc>
          <w:tcPr>
            <w:tcW w:w="3262" w:type="dxa"/>
            <w:tcBorders>
              <w:top w:val="single" w:sz="4" w:space="0" w:color="000000"/>
              <w:right w:val="single" w:sz="4" w:space="0" w:color="000000"/>
            </w:tcBorders>
          </w:tcPr>
          <w:p w14:paraId="067F7662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</w:tcBorders>
          </w:tcPr>
          <w:p w14:paraId="62ED37DC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213F8907" w14:textId="77777777" w:rsidR="00C83A8C" w:rsidRDefault="00C83A8C" w:rsidP="00C83A8C">
      <w:pPr>
        <w:pStyle w:val="Corpsdetexte"/>
        <w:rPr>
          <w:sz w:val="32"/>
        </w:rPr>
      </w:pPr>
    </w:p>
    <w:p w14:paraId="1D78980E" w14:textId="77777777" w:rsidR="00C83A8C" w:rsidRDefault="00C83A8C" w:rsidP="00C83A8C">
      <w:pPr>
        <w:pStyle w:val="Corpsdetexte"/>
        <w:rPr>
          <w:sz w:val="32"/>
        </w:rPr>
      </w:pPr>
    </w:p>
    <w:p w14:paraId="366E01A4" w14:textId="77777777" w:rsidR="00C83A8C" w:rsidRDefault="00C83A8C" w:rsidP="00C83A8C">
      <w:pPr>
        <w:pStyle w:val="Corpsdetexte"/>
        <w:rPr>
          <w:sz w:val="32"/>
        </w:rPr>
      </w:pPr>
    </w:p>
    <w:p w14:paraId="3541BF07" w14:textId="77777777" w:rsidR="00C83A8C" w:rsidRDefault="00C83A8C" w:rsidP="00C83A8C">
      <w:pPr>
        <w:pStyle w:val="Corpsdetexte"/>
        <w:spacing w:before="6"/>
        <w:rPr>
          <w:sz w:val="37"/>
        </w:rPr>
      </w:pPr>
    </w:p>
    <w:p w14:paraId="364A5034" w14:textId="77777777" w:rsidR="00C83A8C" w:rsidRDefault="00C83A8C" w:rsidP="00C83A8C">
      <w:pPr>
        <w:pStyle w:val="Titre2"/>
        <w:numPr>
          <w:ilvl w:val="1"/>
          <w:numId w:val="8"/>
        </w:numPr>
        <w:tabs>
          <w:tab w:val="left" w:pos="886"/>
        </w:tabs>
        <w:spacing w:before="0"/>
        <w:ind w:left="885" w:hanging="353"/>
        <w:jc w:val="left"/>
        <w:rPr>
          <w:rFonts w:ascii="Times New Roman" w:hAnsi="Times New Roman"/>
          <w:color w:val="343437"/>
          <w:sz w:val="26"/>
        </w:rPr>
      </w:pPr>
      <w:r>
        <w:rPr>
          <w:rFonts w:ascii="Times New Roman" w:hAnsi="Times New Roman"/>
          <w:color w:val="343437"/>
        </w:rPr>
        <w:t xml:space="preserve">. </w:t>
      </w:r>
      <w:r>
        <w:rPr>
          <w:color w:val="343437"/>
        </w:rPr>
        <w:t>Étude de cas d’utilisation de « Modifier un enseignant</w:t>
      </w:r>
      <w:r>
        <w:rPr>
          <w:color w:val="343437"/>
          <w:spacing w:val="-4"/>
        </w:rPr>
        <w:t xml:space="preserve"> </w:t>
      </w:r>
      <w:r>
        <w:rPr>
          <w:color w:val="343437"/>
        </w:rPr>
        <w:t>»</w:t>
      </w:r>
    </w:p>
    <w:p w14:paraId="5BF39A81" w14:textId="77777777" w:rsidR="00C83A8C" w:rsidRDefault="00C83A8C" w:rsidP="00C83A8C">
      <w:pPr>
        <w:pStyle w:val="Corpsdetexte"/>
        <w:spacing w:before="287"/>
        <w:ind w:left="892"/>
      </w:pPr>
      <w:r>
        <w:rPr>
          <w:color w:val="525255"/>
          <w:u w:val="single" w:color="525255"/>
        </w:rPr>
        <w:t>Description :</w:t>
      </w:r>
    </w:p>
    <w:p w14:paraId="2B7B28DF" w14:textId="77777777" w:rsidR="00C83A8C" w:rsidRDefault="00C83A8C" w:rsidP="00C83A8C">
      <w:pPr>
        <w:pStyle w:val="Corpsdetexte"/>
        <w:spacing w:before="1"/>
        <w:rPr>
          <w:sz w:val="16"/>
        </w:rPr>
      </w:pPr>
    </w:p>
    <w:p w14:paraId="2EDBBCF8" w14:textId="77777777" w:rsidR="00C83A8C" w:rsidRDefault="00C83A8C" w:rsidP="00C83A8C">
      <w:pPr>
        <w:pStyle w:val="Corpsdetexte"/>
        <w:spacing w:before="42"/>
        <w:ind w:left="892"/>
      </w:pPr>
      <w:r>
        <w:rPr>
          <w:color w:val="343437"/>
        </w:rPr>
        <w:t>Ce cas d’utilisation permet aux administrateurs du système de modifier les informations personnelles d’un enseignant. Celui-ci ne peut se modifier lui-même, il va simplement pouvoir se retrouver comme les autres dans la base de données en se recherchant avec un filtre.</w:t>
      </w:r>
    </w:p>
    <w:p w14:paraId="3EED3449" w14:textId="77777777" w:rsidR="00C83A8C" w:rsidRDefault="00C83A8C" w:rsidP="00C83A8C">
      <w:pPr>
        <w:pStyle w:val="Corpsdetexte"/>
        <w:rPr>
          <w:sz w:val="26"/>
        </w:rPr>
      </w:pPr>
    </w:p>
    <w:p w14:paraId="2CFBA538" w14:textId="77777777" w:rsidR="00C83A8C" w:rsidRDefault="00C83A8C" w:rsidP="00C83A8C">
      <w:pPr>
        <w:pStyle w:val="Corpsdetexte"/>
        <w:spacing w:before="186" w:line="276" w:lineRule="auto"/>
        <w:ind w:left="892" w:right="901"/>
      </w:pPr>
      <w:r>
        <w:rPr>
          <w:color w:val="343437"/>
        </w:rPr>
        <w:t xml:space="preserve">Lors de la sélection de l’option « enseignant » dans l’entête de page.la page de recherche des enseignants apparaît. L’usager peut alors rechercher l’enseignant désiré et cliquer sur le lien hypertexte « Modifier » lui étant associé. La page de </w:t>
      </w:r>
      <w:r>
        <w:rPr>
          <w:color w:val="343437"/>
          <w:spacing w:val="-10"/>
        </w:rPr>
        <w:t xml:space="preserve">modification </w:t>
      </w:r>
      <w:r>
        <w:rPr>
          <w:color w:val="343437"/>
        </w:rPr>
        <w:t>de cours apparaît et l’usager peut alors apporter les modifications désirées. Lors de l’enregistrement, des validations sont effectuées afin de s’assurer de l’intégrité des données.</w:t>
      </w:r>
    </w:p>
    <w:p w14:paraId="4CFE20DF" w14:textId="77777777" w:rsidR="00C83A8C" w:rsidRDefault="00C83A8C" w:rsidP="00C83A8C">
      <w:pPr>
        <w:pStyle w:val="Corpsdetexte"/>
        <w:rPr>
          <w:sz w:val="26"/>
        </w:rPr>
      </w:pPr>
    </w:p>
    <w:p w14:paraId="4C3FE872" w14:textId="77777777" w:rsidR="00C83A8C" w:rsidRDefault="00C83A8C" w:rsidP="00C83A8C">
      <w:pPr>
        <w:pStyle w:val="Corpsdetexte"/>
        <w:spacing w:before="166"/>
        <w:ind w:left="892"/>
      </w:pPr>
      <w:commentRangeStart w:id="34"/>
      <w:r>
        <w:rPr>
          <w:color w:val="343437"/>
        </w:rPr>
        <w:t>Note 1 : L’administrateur peut modifier un enseignant seulement si celui-ci est actif dans la base de données, donc qu’il a précédemment été ajouté.</w:t>
      </w:r>
      <w:commentRangeEnd w:id="34"/>
      <w:r w:rsidR="00B91286">
        <w:rPr>
          <w:rStyle w:val="Marquedecommentaire"/>
        </w:rPr>
        <w:commentReference w:id="34"/>
      </w:r>
    </w:p>
    <w:p w14:paraId="4AC54AA9" w14:textId="77777777" w:rsidR="00C83A8C" w:rsidRDefault="00C83A8C" w:rsidP="00C83A8C">
      <w:pPr>
        <w:pStyle w:val="Corpsdetexte"/>
        <w:rPr>
          <w:sz w:val="26"/>
        </w:rPr>
      </w:pPr>
    </w:p>
    <w:p w14:paraId="0DCE08CB" w14:textId="77777777" w:rsidR="00C83A8C" w:rsidRDefault="00C83A8C" w:rsidP="00C83A8C">
      <w:pPr>
        <w:pStyle w:val="Corpsdetexte"/>
        <w:spacing w:before="205" w:line="278" w:lineRule="auto"/>
        <w:ind w:left="892" w:right="687"/>
      </w:pPr>
      <w:commentRangeStart w:id="35"/>
      <w:r>
        <w:rPr>
          <w:color w:val="343437"/>
        </w:rPr>
        <w:t>Note 2 : Si l’enseignant n’a pas d’interactions avec la base de données ou qu’il ne parraine aucun étudiant, il devient automatiquement inactif.</w:t>
      </w:r>
      <w:commentRangeEnd w:id="35"/>
      <w:r w:rsidR="00B91286">
        <w:rPr>
          <w:rStyle w:val="Marquedecommentaire"/>
        </w:rPr>
        <w:commentReference w:id="35"/>
      </w:r>
    </w:p>
    <w:p w14:paraId="34340D97" w14:textId="77777777" w:rsidR="00C83A8C" w:rsidRDefault="00C83A8C" w:rsidP="00C83A8C">
      <w:pPr>
        <w:pStyle w:val="Corpsdetexte"/>
        <w:rPr>
          <w:sz w:val="26"/>
        </w:rPr>
      </w:pPr>
    </w:p>
    <w:p w14:paraId="4BFA3C63" w14:textId="77777777" w:rsidR="00C83A8C" w:rsidRDefault="00C83A8C" w:rsidP="00C83A8C">
      <w:pPr>
        <w:pStyle w:val="Corpsdetexte"/>
        <w:spacing w:before="161"/>
        <w:ind w:left="892"/>
      </w:pPr>
      <w:r>
        <w:rPr>
          <w:color w:val="525255"/>
          <w:u w:val="single" w:color="525255"/>
        </w:rPr>
        <w:t>Acteur :</w:t>
      </w:r>
    </w:p>
    <w:p w14:paraId="59EB7655" w14:textId="77777777" w:rsidR="00C83A8C" w:rsidRDefault="00C83A8C" w:rsidP="00C83A8C">
      <w:pPr>
        <w:pStyle w:val="Corpsdetexte"/>
        <w:spacing w:before="2"/>
        <w:rPr>
          <w:sz w:val="16"/>
        </w:rPr>
      </w:pPr>
    </w:p>
    <w:p w14:paraId="392788F3" w14:textId="77777777" w:rsidR="00C83A8C" w:rsidRPr="006212C4" w:rsidRDefault="00C83A8C" w:rsidP="00C83A8C">
      <w:pPr>
        <w:pStyle w:val="Corpsdetexte"/>
        <w:spacing w:before="100"/>
        <w:ind w:left="892"/>
        <w:rPr>
          <w:color w:val="343437"/>
        </w:rPr>
      </w:pPr>
      <w:r>
        <w:rPr>
          <w:color w:val="343437"/>
        </w:rPr>
        <w:t>Administrateur</w:t>
      </w:r>
    </w:p>
    <w:p w14:paraId="3CBDA599" w14:textId="77777777" w:rsidR="00C83A8C" w:rsidRDefault="00C83A8C" w:rsidP="00C83A8C">
      <w:pPr>
        <w:pStyle w:val="Corpsdetexte"/>
        <w:spacing w:before="203"/>
        <w:ind w:left="892"/>
      </w:pPr>
      <w:r>
        <w:rPr>
          <w:color w:val="525255"/>
          <w:u w:val="single" w:color="525255"/>
        </w:rPr>
        <w:t>Conditions de départ :</w:t>
      </w:r>
    </w:p>
    <w:p w14:paraId="5286B7D2" w14:textId="77777777" w:rsidR="00C83A8C" w:rsidRDefault="00C83A8C" w:rsidP="00C83A8C">
      <w:pPr>
        <w:pStyle w:val="Corpsdetexte"/>
        <w:spacing w:before="1"/>
        <w:rPr>
          <w:sz w:val="25"/>
        </w:rPr>
      </w:pPr>
    </w:p>
    <w:p w14:paraId="1546D9F2" w14:textId="77777777" w:rsidR="00C83A8C" w:rsidRDefault="00C83A8C" w:rsidP="00C83A8C">
      <w:pPr>
        <w:pStyle w:val="Paragraphedeliste"/>
        <w:numPr>
          <w:ilvl w:val="0"/>
          <w:numId w:val="6"/>
        </w:numPr>
        <w:tabs>
          <w:tab w:val="left" w:pos="1612"/>
          <w:tab w:val="left" w:pos="1613"/>
        </w:tabs>
        <w:spacing w:before="0" w:line="273" w:lineRule="auto"/>
        <w:ind w:right="1146"/>
        <w:rPr>
          <w:sz w:val="24"/>
        </w:rPr>
      </w:pPr>
      <w:commentRangeStart w:id="36"/>
      <w:r>
        <w:rPr>
          <w:color w:val="343437"/>
          <w:sz w:val="24"/>
        </w:rPr>
        <w:t xml:space="preserve">Avoir sélectionné un cours dans l’unité de tâche « MAJ enseignant » et sur le lien hypertexte « Modifier » </w:t>
      </w:r>
      <w:proofErr w:type="gramStart"/>
      <w:r>
        <w:rPr>
          <w:color w:val="343437"/>
          <w:sz w:val="24"/>
        </w:rPr>
        <w:t>associé</w:t>
      </w:r>
      <w:proofErr w:type="gramEnd"/>
      <w:r>
        <w:rPr>
          <w:color w:val="343437"/>
          <w:sz w:val="24"/>
        </w:rPr>
        <w:t xml:space="preserve"> à cet enseignant.</w:t>
      </w:r>
      <w:commentRangeEnd w:id="36"/>
      <w:r w:rsidR="00B91286">
        <w:rPr>
          <w:rStyle w:val="Marquedecommentaire"/>
        </w:rPr>
        <w:commentReference w:id="36"/>
      </w:r>
    </w:p>
    <w:p w14:paraId="5A23C68B" w14:textId="77777777" w:rsidR="00C83A8C" w:rsidRDefault="00C83A8C" w:rsidP="00C83A8C">
      <w:pPr>
        <w:pStyle w:val="Corpsdetexte"/>
        <w:rPr>
          <w:sz w:val="26"/>
        </w:rPr>
      </w:pPr>
    </w:p>
    <w:p w14:paraId="2984B417" w14:textId="77777777" w:rsidR="00C83A8C" w:rsidRDefault="00C83A8C" w:rsidP="00C83A8C">
      <w:pPr>
        <w:pStyle w:val="Corpsdetexte"/>
        <w:spacing w:before="168"/>
        <w:ind w:left="892"/>
      </w:pPr>
      <w:r>
        <w:rPr>
          <w:color w:val="525255"/>
          <w:u w:val="single" w:color="525255"/>
        </w:rPr>
        <w:t>Conditions de fin :</w:t>
      </w:r>
    </w:p>
    <w:p w14:paraId="62FD97EA" w14:textId="77777777" w:rsidR="00C83A8C" w:rsidRDefault="00C83A8C" w:rsidP="00C83A8C">
      <w:pPr>
        <w:pStyle w:val="Corpsdetexte"/>
        <w:rPr>
          <w:sz w:val="25"/>
        </w:rPr>
      </w:pPr>
    </w:p>
    <w:p w14:paraId="35B9E9BD" w14:textId="77777777" w:rsidR="00C83A8C" w:rsidRDefault="00C83A8C" w:rsidP="00C83A8C">
      <w:pPr>
        <w:pStyle w:val="Paragraphedeliste"/>
        <w:numPr>
          <w:ilvl w:val="0"/>
          <w:numId w:val="6"/>
        </w:numPr>
        <w:tabs>
          <w:tab w:val="left" w:pos="1612"/>
          <w:tab w:val="left" w:pos="1613"/>
        </w:tabs>
        <w:spacing w:before="0"/>
        <w:rPr>
          <w:sz w:val="24"/>
        </w:rPr>
      </w:pPr>
      <w:r>
        <w:rPr>
          <w:noProof/>
          <w:lang w:bidi="ar-SA"/>
        </w:rPr>
        <w:drawing>
          <wp:anchor distT="0" distB="0" distL="0" distR="0" simplePos="0" relativeHeight="251682816" behindDoc="0" locked="0" layoutInCell="1" allowOverlap="1" wp14:anchorId="67CA658B" wp14:editId="5AA67F1A">
            <wp:simplePos x="0" y="0"/>
            <wp:positionH relativeFrom="page">
              <wp:posOffset>6286500</wp:posOffset>
            </wp:positionH>
            <wp:positionV relativeFrom="paragraph">
              <wp:posOffset>690987</wp:posOffset>
            </wp:positionV>
            <wp:extent cx="129539" cy="129603"/>
            <wp:effectExtent l="0" t="0" r="0" b="0"/>
            <wp:wrapNone/>
            <wp:docPr id="3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3437"/>
          <w:sz w:val="24"/>
        </w:rPr>
        <w:t>Annulation</w:t>
      </w:r>
    </w:p>
    <w:p w14:paraId="3848C98F" w14:textId="77777777" w:rsidR="00C83A8C" w:rsidRDefault="00C83A8C" w:rsidP="00C83A8C">
      <w:pPr>
        <w:rPr>
          <w:sz w:val="24"/>
        </w:rPr>
        <w:sectPr w:rsidR="00C83A8C">
          <w:footerReference w:type="default" r:id="rId31"/>
          <w:pgSz w:w="11910" w:h="16840"/>
          <w:pgMar w:top="0" w:right="920" w:bottom="720" w:left="1580" w:header="0" w:footer="526" w:gutter="0"/>
          <w:pgNumType w:start="13"/>
          <w:cols w:space="720"/>
        </w:sectPr>
      </w:pPr>
    </w:p>
    <w:p w14:paraId="5B693AE1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84864" behindDoc="0" locked="0" layoutInCell="1" allowOverlap="1" wp14:anchorId="40670115" wp14:editId="4AA1470A">
            <wp:simplePos x="0" y="0"/>
            <wp:positionH relativeFrom="page">
              <wp:posOffset>6286500</wp:posOffset>
            </wp:positionH>
            <wp:positionV relativeFrom="page">
              <wp:posOffset>10224007</wp:posOffset>
            </wp:positionV>
            <wp:extent cx="129539" cy="129603"/>
            <wp:effectExtent l="0" t="0" r="0" b="0"/>
            <wp:wrapNone/>
            <wp:docPr id="3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2F1E41" wp14:editId="32A8725D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88" name="Lin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D9E751" id="Line 62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" strokecolor="#6e6e74" strokeweight="1pt">
                <w10:wrap anchorx="page" anchory="page"/>
              </v:line>
            </w:pict>
          </mc:Fallback>
        </mc:AlternateContent>
      </w:r>
    </w:p>
    <w:p w14:paraId="6F04B1F6" w14:textId="77777777" w:rsidR="00C83A8C" w:rsidRDefault="00C83A8C" w:rsidP="00C83A8C">
      <w:pPr>
        <w:pStyle w:val="Corpsdetexte"/>
        <w:rPr>
          <w:sz w:val="20"/>
        </w:rPr>
      </w:pPr>
    </w:p>
    <w:p w14:paraId="222C1D9C" w14:textId="77777777" w:rsidR="00C83A8C" w:rsidRDefault="00C83A8C" w:rsidP="00C83A8C">
      <w:pPr>
        <w:pStyle w:val="Corpsdetexte"/>
        <w:rPr>
          <w:sz w:val="20"/>
        </w:rPr>
      </w:pPr>
    </w:p>
    <w:p w14:paraId="1178AB3D" w14:textId="77777777" w:rsidR="00C83A8C" w:rsidRDefault="00C83A8C" w:rsidP="00C83A8C">
      <w:pPr>
        <w:pStyle w:val="Corpsdetexte"/>
        <w:spacing w:before="9"/>
        <w:rPr>
          <w:sz w:val="22"/>
        </w:rPr>
      </w:pPr>
    </w:p>
    <w:p w14:paraId="5D4DF429" w14:textId="77777777" w:rsidR="00C83A8C" w:rsidRDefault="00C83A8C" w:rsidP="00C83A8C">
      <w:pPr>
        <w:tabs>
          <w:tab w:val="left" w:pos="7256"/>
        </w:tabs>
        <w:ind w:left="892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129CC128" w14:textId="77777777" w:rsidR="00C83A8C" w:rsidRDefault="00C83A8C" w:rsidP="00C83A8C">
      <w:pPr>
        <w:pStyle w:val="Corpsdetexte"/>
        <w:rPr>
          <w:i/>
          <w:sz w:val="20"/>
        </w:rPr>
      </w:pPr>
    </w:p>
    <w:p w14:paraId="22AAE377" w14:textId="77777777" w:rsidR="00C83A8C" w:rsidRDefault="00C83A8C" w:rsidP="00C83A8C">
      <w:pPr>
        <w:pStyle w:val="Corpsdetexte"/>
        <w:spacing w:before="9"/>
        <w:rPr>
          <w:i/>
          <w:sz w:val="22"/>
        </w:rPr>
      </w:pPr>
    </w:p>
    <w:p w14:paraId="10E50E18" w14:textId="77777777" w:rsidR="00C83A8C" w:rsidRDefault="00C83A8C" w:rsidP="00C83A8C">
      <w:pPr>
        <w:pStyle w:val="Corpsdetexte"/>
        <w:ind w:left="1252"/>
      </w:pPr>
      <w:proofErr w:type="gramStart"/>
      <w:r>
        <w:rPr>
          <w:color w:val="343437"/>
        </w:rPr>
        <w:t>OU</w:t>
      </w:r>
      <w:proofErr w:type="gramEnd"/>
    </w:p>
    <w:p w14:paraId="3E5A7B98" w14:textId="77777777" w:rsidR="00C83A8C" w:rsidRDefault="00C83A8C" w:rsidP="00C83A8C">
      <w:pPr>
        <w:pStyle w:val="Paragraphedeliste"/>
        <w:numPr>
          <w:ilvl w:val="0"/>
          <w:numId w:val="6"/>
        </w:numPr>
        <w:tabs>
          <w:tab w:val="left" w:pos="1612"/>
          <w:tab w:val="left" w:pos="1613"/>
        </w:tabs>
        <w:spacing w:before="15" w:line="770" w:lineRule="atLeast"/>
        <w:ind w:left="892" w:right="4657" w:firstLine="360"/>
        <w:rPr>
          <w:sz w:val="24"/>
        </w:rPr>
      </w:pPr>
      <w:r>
        <w:rPr>
          <w:color w:val="343437"/>
          <w:sz w:val="24"/>
        </w:rPr>
        <w:t>Enregistrement des modifications</w:t>
      </w:r>
      <w:r>
        <w:rPr>
          <w:color w:val="525255"/>
          <w:sz w:val="24"/>
          <w:u w:val="single" w:color="525255"/>
        </w:rPr>
        <w:t xml:space="preserve"> Exception :</w:t>
      </w:r>
    </w:p>
    <w:p w14:paraId="30445DFF" w14:textId="77777777" w:rsidR="00C83A8C" w:rsidRDefault="00C83A8C" w:rsidP="00C83A8C">
      <w:pPr>
        <w:pStyle w:val="Corpsdetexte"/>
        <w:spacing w:before="11"/>
        <w:rPr>
          <w:sz w:val="15"/>
        </w:rPr>
      </w:pPr>
    </w:p>
    <w:p w14:paraId="49D6C911" w14:textId="77777777" w:rsidR="00C83A8C" w:rsidRDefault="00C83A8C" w:rsidP="00C83A8C">
      <w:pPr>
        <w:pStyle w:val="Corpsdetexte"/>
        <w:spacing w:before="100"/>
        <w:ind w:left="892"/>
      </w:pPr>
      <w:commentRangeStart w:id="37"/>
      <w:r>
        <w:rPr>
          <w:color w:val="343437"/>
        </w:rPr>
        <w:t>N/A</w:t>
      </w:r>
      <w:commentRangeEnd w:id="37"/>
      <w:r w:rsidR="00B91286">
        <w:rPr>
          <w:rStyle w:val="Marquedecommentaire"/>
        </w:rPr>
        <w:commentReference w:id="37"/>
      </w:r>
    </w:p>
    <w:p w14:paraId="4FEC6B50" w14:textId="77777777" w:rsidR="00C83A8C" w:rsidRDefault="00C83A8C" w:rsidP="00C83A8C">
      <w:pPr>
        <w:pStyle w:val="Corpsdetexte"/>
        <w:rPr>
          <w:sz w:val="26"/>
        </w:rPr>
      </w:pPr>
    </w:p>
    <w:p w14:paraId="3BDDC99C" w14:textId="77777777" w:rsidR="00C83A8C" w:rsidRDefault="00C83A8C" w:rsidP="00C83A8C">
      <w:pPr>
        <w:pStyle w:val="Corpsdetexte"/>
        <w:rPr>
          <w:sz w:val="26"/>
        </w:rPr>
      </w:pPr>
    </w:p>
    <w:p w14:paraId="468C2E94" w14:textId="77777777" w:rsidR="00C83A8C" w:rsidRDefault="00C83A8C" w:rsidP="00C83A8C">
      <w:pPr>
        <w:pStyle w:val="Corpsdetexte"/>
        <w:rPr>
          <w:sz w:val="26"/>
        </w:rPr>
      </w:pPr>
    </w:p>
    <w:p w14:paraId="0AE3B37E" w14:textId="77777777" w:rsidR="00C83A8C" w:rsidRDefault="00C83A8C" w:rsidP="00C83A8C">
      <w:pPr>
        <w:pStyle w:val="Corpsdetexte"/>
        <w:spacing w:before="9"/>
        <w:rPr>
          <w:sz w:val="31"/>
        </w:rPr>
      </w:pPr>
    </w:p>
    <w:p w14:paraId="5C69A670" w14:textId="77777777" w:rsidR="00C83A8C" w:rsidRPr="009C35DD" w:rsidRDefault="00C83A8C" w:rsidP="00C83A8C">
      <w:pPr>
        <w:pStyle w:val="Titre2"/>
        <w:numPr>
          <w:ilvl w:val="2"/>
          <w:numId w:val="8"/>
        </w:numPr>
        <w:tabs>
          <w:tab w:val="left" w:pos="1613"/>
        </w:tabs>
        <w:spacing w:before="1"/>
      </w:pPr>
      <w:r>
        <w:rPr>
          <w:color w:val="343437"/>
          <w:spacing w:val="2"/>
        </w:rPr>
        <w:t xml:space="preserve">Panoramas </w:t>
      </w:r>
      <w:r>
        <w:rPr>
          <w:color w:val="343437"/>
          <w:spacing w:val="1"/>
        </w:rPr>
        <w:t xml:space="preserve">et rapports de </w:t>
      </w:r>
      <w:r>
        <w:rPr>
          <w:color w:val="343437"/>
        </w:rPr>
        <w:t xml:space="preserve">« </w:t>
      </w:r>
      <w:r>
        <w:rPr>
          <w:color w:val="343437"/>
          <w:spacing w:val="3"/>
        </w:rPr>
        <w:t xml:space="preserve">Modifier </w:t>
      </w:r>
      <w:r>
        <w:rPr>
          <w:color w:val="343437"/>
          <w:spacing w:val="2"/>
        </w:rPr>
        <w:t>enseignants</w:t>
      </w:r>
      <w:r>
        <w:rPr>
          <w:color w:val="343437"/>
          <w:spacing w:val="57"/>
        </w:rPr>
        <w:t xml:space="preserve"> </w:t>
      </w:r>
      <w:r>
        <w:rPr>
          <w:color w:val="343437"/>
        </w:rPr>
        <w:t>»</w:t>
      </w:r>
    </w:p>
    <w:p w14:paraId="5C230355" w14:textId="77777777" w:rsidR="00C83A8C" w:rsidRDefault="00C83A8C" w:rsidP="00C83A8C">
      <w:pPr>
        <w:pStyle w:val="Titre2"/>
        <w:tabs>
          <w:tab w:val="left" w:pos="1613"/>
        </w:tabs>
        <w:spacing w:before="1"/>
        <w:ind w:firstLine="0"/>
      </w:pPr>
    </w:p>
    <w:p w14:paraId="4643BC41" w14:textId="77777777" w:rsidR="00C83A8C" w:rsidRDefault="00C83A8C" w:rsidP="00C83A8C">
      <w:pPr>
        <w:pStyle w:val="Corpsdetexte"/>
        <w:spacing w:before="11"/>
        <w:rPr>
          <w:sz w:val="21"/>
        </w:rPr>
      </w:pPr>
      <w:commentRangeStart w:id="38"/>
      <w:r>
        <w:rPr>
          <w:noProof/>
          <w:lang w:bidi="ar-SA"/>
        </w:rPr>
        <w:drawing>
          <wp:anchor distT="0" distB="0" distL="114300" distR="114300" simplePos="0" relativeHeight="251707392" behindDoc="0" locked="0" layoutInCell="1" allowOverlap="1" wp14:anchorId="03382FF5" wp14:editId="1D947923">
            <wp:simplePos x="0" y="0"/>
            <wp:positionH relativeFrom="column">
              <wp:posOffset>-765175</wp:posOffset>
            </wp:positionH>
            <wp:positionV relativeFrom="paragraph">
              <wp:posOffset>158115</wp:posOffset>
            </wp:positionV>
            <wp:extent cx="7073900" cy="4143375"/>
            <wp:effectExtent l="0" t="0" r="0" b="9525"/>
            <wp:wrapThrough wrapText="bothSides">
              <wp:wrapPolygon edited="0">
                <wp:start x="0" y="0"/>
                <wp:lineTo x="0" y="21550"/>
                <wp:lineTo x="21522" y="21550"/>
                <wp:lineTo x="21522" y="0"/>
                <wp:lineTo x="0" y="0"/>
              </wp:wrapPolygon>
            </wp:wrapThrough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End w:id="38"/>
      <w:r w:rsidR="00B91286">
        <w:rPr>
          <w:rStyle w:val="Marquedecommentaire"/>
        </w:rPr>
        <w:commentReference w:id="38"/>
      </w:r>
    </w:p>
    <w:p w14:paraId="2F99E46D" w14:textId="77777777" w:rsidR="00C83A8C" w:rsidRDefault="00C83A8C" w:rsidP="00C83A8C">
      <w:pPr>
        <w:rPr>
          <w:sz w:val="21"/>
        </w:rPr>
        <w:sectPr w:rsidR="00C83A8C">
          <w:pgSz w:w="11910" w:h="16840"/>
          <w:pgMar w:top="0" w:right="920" w:bottom="720" w:left="1580" w:header="0" w:footer="526" w:gutter="0"/>
          <w:cols w:space="720"/>
        </w:sectPr>
      </w:pPr>
    </w:p>
    <w:p w14:paraId="3DDD0922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86912" behindDoc="0" locked="0" layoutInCell="1" allowOverlap="1" wp14:anchorId="63F7F0DB" wp14:editId="39DFFACB">
            <wp:simplePos x="0" y="0"/>
            <wp:positionH relativeFrom="page">
              <wp:posOffset>9605009</wp:posOffset>
            </wp:positionH>
            <wp:positionV relativeFrom="page">
              <wp:posOffset>6770243</wp:posOffset>
            </wp:positionV>
            <wp:extent cx="129540" cy="129603"/>
            <wp:effectExtent l="0" t="0" r="0" b="0"/>
            <wp:wrapNone/>
            <wp:docPr id="40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A5138A" wp14:editId="37EB6E26">
                <wp:simplePos x="0" y="0"/>
                <wp:positionH relativeFrom="page">
                  <wp:posOffset>10401300</wp:posOffset>
                </wp:positionH>
                <wp:positionV relativeFrom="page">
                  <wp:posOffset>0</wp:posOffset>
                </wp:positionV>
                <wp:extent cx="0" cy="7560310"/>
                <wp:effectExtent l="9525" t="9525" r="9525" b="12065"/>
                <wp:wrapNone/>
                <wp:docPr id="87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3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C747C8" id="Line 63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19pt,0" to="819pt,5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" strokecolor="#6e6e74" strokeweight="1pt">
                <w10:wrap anchorx="page" anchory="page"/>
              </v:line>
            </w:pict>
          </mc:Fallback>
        </mc:AlternateContent>
      </w:r>
    </w:p>
    <w:p w14:paraId="63B42787" w14:textId="77777777" w:rsidR="00C83A8C" w:rsidRDefault="00C83A8C" w:rsidP="00C83A8C">
      <w:pPr>
        <w:pStyle w:val="Corpsdetexte"/>
        <w:rPr>
          <w:sz w:val="20"/>
        </w:rPr>
      </w:pPr>
    </w:p>
    <w:p w14:paraId="115D5F81" w14:textId="77777777" w:rsidR="00C83A8C" w:rsidRDefault="00C83A8C" w:rsidP="00C83A8C">
      <w:pPr>
        <w:pStyle w:val="Corpsdetexte"/>
        <w:rPr>
          <w:sz w:val="20"/>
        </w:rPr>
      </w:pPr>
    </w:p>
    <w:p w14:paraId="46259C33" w14:textId="77777777" w:rsidR="00C83A8C" w:rsidRDefault="00C83A8C" w:rsidP="00C83A8C">
      <w:pPr>
        <w:pStyle w:val="Corpsdetexte"/>
        <w:spacing w:before="10"/>
        <w:rPr>
          <w:sz w:val="23"/>
        </w:rPr>
      </w:pPr>
    </w:p>
    <w:p w14:paraId="2BE61D2E" w14:textId="77777777" w:rsidR="00C83A8C" w:rsidRDefault="00C83A8C" w:rsidP="00C83A8C">
      <w:pPr>
        <w:tabs>
          <w:tab w:val="left" w:pos="12790"/>
        </w:tabs>
        <w:ind w:left="940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35FA4095" w14:textId="77777777" w:rsidR="00C83A8C" w:rsidRDefault="00C83A8C" w:rsidP="00C83A8C">
      <w:pPr>
        <w:pStyle w:val="Corpsdetexte"/>
        <w:rPr>
          <w:i/>
          <w:sz w:val="20"/>
        </w:rPr>
      </w:pPr>
    </w:p>
    <w:p w14:paraId="5C8C69EC" w14:textId="77777777" w:rsidR="00C83A8C" w:rsidRDefault="00C83A8C" w:rsidP="00C83A8C">
      <w:pPr>
        <w:pStyle w:val="Corpsdetexte"/>
        <w:rPr>
          <w:i/>
          <w:sz w:val="20"/>
        </w:rPr>
      </w:pPr>
    </w:p>
    <w:p w14:paraId="11C85BC1" w14:textId="77777777" w:rsidR="00C83A8C" w:rsidRDefault="00C83A8C" w:rsidP="00C83A8C">
      <w:pPr>
        <w:pStyle w:val="Corpsdetexte"/>
        <w:spacing w:before="9"/>
        <w:rPr>
          <w:i/>
          <w:sz w:val="18"/>
        </w:rPr>
      </w:pPr>
    </w:p>
    <w:p w14:paraId="4E74A67F" w14:textId="77777777" w:rsidR="00C83A8C" w:rsidRPr="00225840" w:rsidRDefault="00C83A8C" w:rsidP="00C83A8C">
      <w:pPr>
        <w:pStyle w:val="Titre2"/>
        <w:numPr>
          <w:ilvl w:val="2"/>
          <w:numId w:val="8"/>
        </w:numPr>
        <w:tabs>
          <w:tab w:val="left" w:pos="1661"/>
        </w:tabs>
        <w:ind w:left="1660"/>
      </w:pPr>
      <w:r>
        <w:rPr>
          <w:color w:val="343437"/>
          <w:spacing w:val="2"/>
        </w:rPr>
        <w:t xml:space="preserve">Description des </w:t>
      </w:r>
      <w:r>
        <w:rPr>
          <w:color w:val="343437"/>
          <w:spacing w:val="1"/>
        </w:rPr>
        <w:t xml:space="preserve">champs de </w:t>
      </w:r>
      <w:r>
        <w:rPr>
          <w:color w:val="343437"/>
        </w:rPr>
        <w:t xml:space="preserve">« </w:t>
      </w:r>
      <w:r>
        <w:rPr>
          <w:color w:val="343437"/>
          <w:spacing w:val="2"/>
        </w:rPr>
        <w:t xml:space="preserve">Modifier </w:t>
      </w:r>
      <w:r>
        <w:rPr>
          <w:color w:val="343437"/>
          <w:spacing w:val="1"/>
        </w:rPr>
        <w:t>un enseignant</w:t>
      </w:r>
      <w:r>
        <w:rPr>
          <w:color w:val="343437"/>
          <w:spacing w:val="58"/>
        </w:rPr>
        <w:t xml:space="preserve"> </w:t>
      </w:r>
      <w:r>
        <w:rPr>
          <w:color w:val="343437"/>
        </w:rPr>
        <w:t>»</w:t>
      </w:r>
    </w:p>
    <w:p w14:paraId="6C24367E" w14:textId="77777777" w:rsidR="00C83A8C" w:rsidRDefault="00C83A8C" w:rsidP="00C83A8C">
      <w:pPr>
        <w:pStyle w:val="Titre2"/>
        <w:tabs>
          <w:tab w:val="left" w:pos="1661"/>
        </w:tabs>
        <w:ind w:left="1660" w:firstLine="0"/>
      </w:pPr>
    </w:p>
    <w:p w14:paraId="444B703E" w14:textId="77777777" w:rsidR="00C83A8C" w:rsidRDefault="00C83A8C" w:rsidP="00C83A8C">
      <w:pPr>
        <w:pStyle w:val="Corpsdetexte"/>
        <w:spacing w:before="4"/>
        <w:rPr>
          <w:sz w:val="5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276"/>
        <w:gridCol w:w="6243"/>
        <w:gridCol w:w="2971"/>
      </w:tblGrid>
      <w:tr w:rsidR="00C83A8C" w14:paraId="21E6FC78" w14:textId="77777777" w:rsidTr="007E1FBB">
        <w:trPr>
          <w:trHeight w:val="454"/>
        </w:trPr>
        <w:tc>
          <w:tcPr>
            <w:tcW w:w="226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D1DC6BA" w14:textId="77777777" w:rsidR="00C83A8C" w:rsidRDefault="00C83A8C" w:rsidP="007E1FBB">
            <w:pPr>
              <w:pStyle w:val="TableParagraph"/>
              <w:spacing w:before="92"/>
              <w:ind w:left="325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du champ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A5D9CFF" w14:textId="77777777" w:rsidR="00C83A8C" w:rsidRDefault="00C83A8C" w:rsidP="007E1FBB">
            <w:pPr>
              <w:pStyle w:val="TableParagraph"/>
              <w:spacing w:before="92"/>
              <w:ind w:left="384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62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45CAACC" w14:textId="77777777" w:rsidR="00C83A8C" w:rsidRDefault="00C83A8C" w:rsidP="007E1FBB">
            <w:pPr>
              <w:pStyle w:val="TableParagraph"/>
              <w:spacing w:before="92"/>
              <w:ind w:left="2507" w:right="248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29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42110483" w14:textId="77777777" w:rsidR="00C83A8C" w:rsidRDefault="00C83A8C" w:rsidP="007E1FBB">
            <w:pPr>
              <w:pStyle w:val="TableParagraph"/>
              <w:spacing w:before="92"/>
              <w:ind w:left="1151" w:right="111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Entité</w:t>
            </w:r>
          </w:p>
        </w:tc>
      </w:tr>
      <w:tr w:rsidR="00C83A8C" w14:paraId="3F6C4C0D" w14:textId="77777777" w:rsidTr="007E1FBB">
        <w:trPr>
          <w:trHeight w:val="122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04A22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2FD8B938" w14:textId="77777777" w:rsidR="00C83A8C" w:rsidRDefault="00C83A8C" w:rsidP="007E1FBB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Code permanent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65C08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2E456BB6" w14:textId="77777777" w:rsidR="00C83A8C" w:rsidRDefault="00C83A8C" w:rsidP="007E1FBB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1DF90" w14:textId="77777777" w:rsidR="00C83A8C" w:rsidRDefault="00C83A8C" w:rsidP="007E1FBB">
            <w:pPr>
              <w:pStyle w:val="TableParagraph"/>
              <w:spacing w:before="4" w:line="552" w:lineRule="exact"/>
              <w:ind w:left="123" w:right="3940"/>
              <w:rPr>
                <w:sz w:val="24"/>
              </w:rPr>
            </w:pPr>
            <w:r>
              <w:rPr>
                <w:color w:val="343437"/>
                <w:sz w:val="24"/>
              </w:rPr>
              <w:t xml:space="preserve">Code </w:t>
            </w:r>
            <w:proofErr w:type="gramStart"/>
            <w:r>
              <w:rPr>
                <w:color w:val="343437"/>
                <w:sz w:val="24"/>
              </w:rPr>
              <w:t>permanent  Longueur</w:t>
            </w:r>
            <w:proofErr w:type="gramEnd"/>
            <w:r>
              <w:rPr>
                <w:color w:val="343437"/>
                <w:sz w:val="24"/>
              </w:rPr>
              <w:t xml:space="preserve"> fixe : 7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2A64DD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Enseignant.Code</w:t>
            </w:r>
            <w:proofErr w:type="spellEnd"/>
            <w:r>
              <w:rPr>
                <w:rFonts w:asci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Enseignant.idEnseignat</w:t>
            </w:r>
            <w:proofErr w:type="spellEnd"/>
            <w:r>
              <w:rPr>
                <w:rFonts w:ascii="Times New Roman"/>
                <w:sz w:val="24"/>
              </w:rPr>
              <w:t xml:space="preserve"> correspond </w:t>
            </w:r>
            <w:r>
              <w:rPr>
                <w:rFonts w:ascii="Times New Roman"/>
                <w:sz w:val="24"/>
              </w:rPr>
              <w:t>à</w:t>
            </w:r>
            <w:r>
              <w:rPr>
                <w:rFonts w:ascii="Times New Roman"/>
                <w:sz w:val="24"/>
              </w:rPr>
              <w:t xml:space="preserve"> l</w:t>
            </w:r>
            <w:r>
              <w:rPr>
                <w:rFonts w:ascii="Times New Roman"/>
                <w:sz w:val="24"/>
              </w:rPr>
              <w:t>’</w:t>
            </w:r>
            <w:r>
              <w:rPr>
                <w:rFonts w:ascii="Times New Roman"/>
                <w:sz w:val="24"/>
              </w:rPr>
              <w:t>identifiant re</w:t>
            </w:r>
            <w:r>
              <w:rPr>
                <w:rFonts w:ascii="Times New Roman"/>
                <w:sz w:val="24"/>
              </w:rPr>
              <w:t>ç</w:t>
            </w:r>
            <w:r>
              <w:rPr>
                <w:rFonts w:ascii="Times New Roman"/>
                <w:sz w:val="24"/>
              </w:rPr>
              <w:t>u en param</w:t>
            </w:r>
            <w:r>
              <w:rPr>
                <w:rFonts w:ascii="Times New Roman"/>
                <w:sz w:val="24"/>
              </w:rPr>
              <w:t>è</w:t>
            </w:r>
            <w:r>
              <w:rPr>
                <w:rFonts w:ascii="Times New Roman"/>
                <w:sz w:val="24"/>
              </w:rPr>
              <w:t>tre.</w:t>
            </w:r>
          </w:p>
        </w:tc>
      </w:tr>
      <w:tr w:rsidR="00C83A8C" w14:paraId="0663F500" w14:textId="77777777" w:rsidTr="007E1FBB">
        <w:trPr>
          <w:trHeight w:val="122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E596D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13A9881C" w14:textId="77777777" w:rsidR="00C83A8C" w:rsidRDefault="00C83A8C" w:rsidP="007E1FBB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Nom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76805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07BE7D75" w14:textId="77777777" w:rsidR="00C83A8C" w:rsidRDefault="00C83A8C" w:rsidP="007E1FBB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FABB9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6CCBB737" w14:textId="77777777" w:rsidR="00C83A8C" w:rsidRDefault="00C83A8C" w:rsidP="007E1FBB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Nom de l’enseignant</w:t>
            </w:r>
          </w:p>
          <w:p w14:paraId="5E409F1B" w14:textId="77777777" w:rsidR="00C83A8C" w:rsidRDefault="00C83A8C" w:rsidP="007E1FBB">
            <w:pPr>
              <w:pStyle w:val="TableParagraph"/>
              <w:rPr>
                <w:sz w:val="25"/>
              </w:rPr>
            </w:pPr>
          </w:p>
          <w:p w14:paraId="7024BED3" w14:textId="77777777" w:rsidR="00C83A8C" w:rsidRDefault="00C83A8C" w:rsidP="007E1FBB">
            <w:pPr>
              <w:pStyle w:val="TableParagraph"/>
              <w:spacing w:before="1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Longueur maximale : 50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B993B2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Enseignant.Nom</w:t>
            </w:r>
            <w:proofErr w:type="spellEnd"/>
            <w:r>
              <w:rPr>
                <w:rFonts w:ascii="Times New Roman"/>
                <w:sz w:val="24"/>
              </w:rPr>
              <w:t xml:space="preserve"> o</w:t>
            </w:r>
            <w:r>
              <w:rPr>
                <w:rFonts w:ascii="Times New Roman"/>
                <w:sz w:val="24"/>
              </w:rPr>
              <w:t>ù</w:t>
            </w:r>
            <w:r>
              <w:rPr>
                <w:rFonts w:asci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Enseignant.idEnseignant</w:t>
            </w:r>
            <w:proofErr w:type="spellEnd"/>
            <w:r>
              <w:rPr>
                <w:rFonts w:ascii="Times New Roman"/>
                <w:sz w:val="24"/>
              </w:rPr>
              <w:t xml:space="preserve"> correspond </w:t>
            </w:r>
            <w:r>
              <w:rPr>
                <w:rFonts w:ascii="Times New Roman"/>
                <w:sz w:val="24"/>
              </w:rPr>
              <w:t>à</w:t>
            </w:r>
            <w:r>
              <w:rPr>
                <w:rFonts w:ascii="Times New Roman"/>
                <w:sz w:val="24"/>
              </w:rPr>
              <w:t xml:space="preserve"> l</w:t>
            </w:r>
            <w:r>
              <w:rPr>
                <w:rFonts w:ascii="Times New Roman"/>
                <w:sz w:val="24"/>
              </w:rPr>
              <w:t>’</w:t>
            </w:r>
            <w:r>
              <w:rPr>
                <w:rFonts w:ascii="Times New Roman"/>
                <w:sz w:val="24"/>
              </w:rPr>
              <w:t>identifiant re</w:t>
            </w:r>
            <w:r>
              <w:rPr>
                <w:rFonts w:ascii="Times New Roman"/>
                <w:sz w:val="24"/>
              </w:rPr>
              <w:t>ç</w:t>
            </w:r>
            <w:r>
              <w:rPr>
                <w:rFonts w:ascii="Times New Roman"/>
                <w:sz w:val="24"/>
              </w:rPr>
              <w:t>u en param</w:t>
            </w:r>
            <w:r>
              <w:rPr>
                <w:rFonts w:ascii="Times New Roman"/>
                <w:sz w:val="24"/>
              </w:rPr>
              <w:t>è</w:t>
            </w:r>
            <w:r>
              <w:rPr>
                <w:rFonts w:ascii="Times New Roman"/>
                <w:sz w:val="24"/>
              </w:rPr>
              <w:t>tres</w:t>
            </w:r>
          </w:p>
        </w:tc>
      </w:tr>
      <w:tr w:rsidR="00C83A8C" w14:paraId="61BACC4E" w14:textId="77777777" w:rsidTr="007E1FBB">
        <w:trPr>
          <w:trHeight w:val="122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AB29A" w14:textId="77777777" w:rsidR="00C83A8C" w:rsidRDefault="00C83A8C" w:rsidP="007E1FBB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6C62A139" w14:textId="77777777" w:rsidR="00C83A8C" w:rsidRPr="00F6626B" w:rsidRDefault="00C83A8C" w:rsidP="007E1FBB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Prénom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FFB66" w14:textId="77777777" w:rsidR="00C83A8C" w:rsidRDefault="00C83A8C" w:rsidP="007E1FBB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2BEC3CEA" w14:textId="77777777" w:rsidR="00C83A8C" w:rsidRPr="00F6626B" w:rsidRDefault="00C83A8C" w:rsidP="007E1FBB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9B414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40AE194A" w14:textId="77777777" w:rsidR="00C83A8C" w:rsidRDefault="00C83A8C" w:rsidP="007E1FBB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Prénom de l’enseignant</w:t>
            </w:r>
          </w:p>
          <w:p w14:paraId="720D044C" w14:textId="77777777" w:rsidR="00C83A8C" w:rsidRDefault="00C83A8C" w:rsidP="007E1FBB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786ABE55" w14:textId="77777777" w:rsidR="00C83A8C" w:rsidRPr="00F6626B" w:rsidRDefault="00C83A8C" w:rsidP="007E1FBB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Longueur maximale : 50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14C448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Enseignant.Prenom</w:t>
            </w:r>
            <w:proofErr w:type="spellEnd"/>
            <w:r>
              <w:rPr>
                <w:rFonts w:ascii="Times New Roman"/>
                <w:sz w:val="24"/>
              </w:rPr>
              <w:t xml:space="preserve"> o</w:t>
            </w:r>
            <w:r>
              <w:rPr>
                <w:rFonts w:ascii="Times New Roman"/>
                <w:sz w:val="24"/>
              </w:rPr>
              <w:t>ù</w:t>
            </w:r>
            <w:r>
              <w:rPr>
                <w:rFonts w:asci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Enseignant.idEnseignant</w:t>
            </w:r>
            <w:proofErr w:type="spellEnd"/>
            <w:r>
              <w:rPr>
                <w:rFonts w:ascii="Times New Roman"/>
                <w:sz w:val="24"/>
              </w:rPr>
              <w:t xml:space="preserve"> correspond </w:t>
            </w:r>
            <w:r>
              <w:rPr>
                <w:rFonts w:ascii="Times New Roman"/>
                <w:sz w:val="24"/>
              </w:rPr>
              <w:t>à</w:t>
            </w:r>
            <w:r>
              <w:rPr>
                <w:rFonts w:ascii="Times New Roman"/>
                <w:sz w:val="24"/>
              </w:rPr>
              <w:t xml:space="preserve"> l</w:t>
            </w:r>
            <w:r>
              <w:rPr>
                <w:rFonts w:ascii="Times New Roman"/>
                <w:sz w:val="24"/>
              </w:rPr>
              <w:t>’</w:t>
            </w:r>
            <w:r>
              <w:rPr>
                <w:rFonts w:ascii="Times New Roman"/>
                <w:sz w:val="24"/>
              </w:rPr>
              <w:t>identifiant re</w:t>
            </w:r>
            <w:r>
              <w:rPr>
                <w:rFonts w:ascii="Times New Roman"/>
                <w:sz w:val="24"/>
              </w:rPr>
              <w:t>ç</w:t>
            </w:r>
            <w:r>
              <w:rPr>
                <w:rFonts w:ascii="Times New Roman"/>
                <w:sz w:val="24"/>
              </w:rPr>
              <w:t>u en param</w:t>
            </w:r>
            <w:r>
              <w:rPr>
                <w:rFonts w:ascii="Times New Roman"/>
                <w:sz w:val="24"/>
              </w:rPr>
              <w:t>è</w:t>
            </w:r>
            <w:r>
              <w:rPr>
                <w:rFonts w:ascii="Times New Roman"/>
                <w:sz w:val="24"/>
              </w:rPr>
              <w:t>tres.</w:t>
            </w:r>
          </w:p>
        </w:tc>
      </w:tr>
      <w:tr w:rsidR="00C83A8C" w14:paraId="7FBF8430" w14:textId="77777777" w:rsidTr="007E1FBB">
        <w:trPr>
          <w:trHeight w:val="177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CB77B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7257E024" w14:textId="77777777" w:rsidR="00C83A8C" w:rsidRDefault="00C83A8C" w:rsidP="007E1FBB">
            <w:pPr>
              <w:pStyle w:val="TableParagraph"/>
              <w:ind w:left="104"/>
              <w:rPr>
                <w:sz w:val="24"/>
              </w:rPr>
            </w:pPr>
            <w:commentRangeStart w:id="39"/>
            <w:r>
              <w:rPr>
                <w:color w:val="343437"/>
                <w:sz w:val="24"/>
              </w:rPr>
              <w:t>Actif</w:t>
            </w:r>
            <w:commentRangeEnd w:id="39"/>
            <w:r w:rsidR="00B91286">
              <w:rPr>
                <w:rStyle w:val="Marquedecommentaire"/>
              </w:rPr>
              <w:commentReference w:id="39"/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ECBF3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74230151" w14:textId="77777777" w:rsidR="00C83A8C" w:rsidRDefault="00C83A8C" w:rsidP="007E1FBB">
            <w:pPr>
              <w:pStyle w:val="TableParagraph"/>
              <w:spacing w:line="276" w:lineRule="auto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Case à cocher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66AAC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71673833" w14:textId="367E81A7" w:rsidR="00C83A8C" w:rsidRDefault="00C83A8C" w:rsidP="007E1FBB">
            <w:pPr>
              <w:pStyle w:val="TableParagraph"/>
              <w:spacing w:line="489" w:lineRule="auto"/>
              <w:ind w:left="123" w:right="2698"/>
              <w:rPr>
                <w:color w:val="343437"/>
                <w:sz w:val="24"/>
              </w:rPr>
            </w:pPr>
            <w:r>
              <w:rPr>
                <w:color w:val="343437"/>
                <w:spacing w:val="-3"/>
                <w:sz w:val="24"/>
              </w:rPr>
              <w:t xml:space="preserve">Statut </w:t>
            </w:r>
            <w:del w:id="40" w:author="Lainesse" w:date="2018-03-27T15:15:00Z">
              <w:r w:rsidDel="00B91286">
                <w:rPr>
                  <w:color w:val="343437"/>
                  <w:sz w:val="24"/>
                </w:rPr>
                <w:delText>du cours</w:delText>
              </w:r>
            </w:del>
            <w:ins w:id="41" w:author="Lainesse" w:date="2018-03-27T15:15:00Z">
              <w:r w:rsidR="00B91286">
                <w:rPr>
                  <w:color w:val="343437"/>
                  <w:sz w:val="24"/>
                </w:rPr>
                <w:t>de l’enseignant</w:t>
              </w:r>
            </w:ins>
            <w:r>
              <w:rPr>
                <w:color w:val="343437"/>
                <w:sz w:val="24"/>
              </w:rPr>
              <w:t xml:space="preserve"> (Actif ou inactif)            </w:t>
            </w:r>
          </w:p>
          <w:p w14:paraId="1FE3F623" w14:textId="77777777" w:rsidR="00C83A8C" w:rsidRDefault="00C83A8C" w:rsidP="007E1FBB">
            <w:pPr>
              <w:pStyle w:val="TableParagraph"/>
              <w:spacing w:line="489" w:lineRule="auto"/>
              <w:ind w:left="123" w:right="2698"/>
              <w:rPr>
                <w:sz w:val="24"/>
              </w:rPr>
            </w:pPr>
            <w:r>
              <w:rPr>
                <w:color w:val="343437"/>
                <w:sz w:val="24"/>
              </w:rPr>
              <w:t xml:space="preserve">Par défaut, lors de la création d’un enseignant, celui-ci devient actif. On peut changer son statut par la suite dans l’option de modification de </w:t>
            </w:r>
            <w:r>
              <w:rPr>
                <w:color w:val="343437"/>
                <w:sz w:val="24"/>
              </w:rPr>
              <w:lastRenderedPageBreak/>
              <w:t>l’enseignant.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666F11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lastRenderedPageBreak/>
              <w:t>Enseignant.Actif</w:t>
            </w:r>
            <w:proofErr w:type="spellEnd"/>
            <w:r>
              <w:rPr>
                <w:rFonts w:ascii="Times New Roman"/>
                <w:sz w:val="24"/>
              </w:rPr>
              <w:t xml:space="preserve"> o</w:t>
            </w:r>
            <w:r>
              <w:rPr>
                <w:rFonts w:ascii="Times New Roman"/>
                <w:sz w:val="24"/>
              </w:rPr>
              <w:t>ù</w:t>
            </w:r>
            <w:r>
              <w:rPr>
                <w:rFonts w:asci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Enseignant.idEnseignant</w:t>
            </w:r>
            <w:proofErr w:type="spellEnd"/>
            <w:r>
              <w:rPr>
                <w:rFonts w:ascii="Times New Roman"/>
                <w:sz w:val="24"/>
              </w:rPr>
              <w:t xml:space="preserve"> correspond </w:t>
            </w:r>
            <w:r>
              <w:rPr>
                <w:rFonts w:ascii="Times New Roman"/>
                <w:sz w:val="24"/>
              </w:rPr>
              <w:t>à</w:t>
            </w:r>
            <w:r>
              <w:rPr>
                <w:rFonts w:ascii="Times New Roman"/>
                <w:sz w:val="24"/>
              </w:rPr>
              <w:t xml:space="preserve"> l</w:t>
            </w:r>
            <w:r>
              <w:rPr>
                <w:rFonts w:ascii="Times New Roman"/>
                <w:sz w:val="24"/>
              </w:rPr>
              <w:t>’</w:t>
            </w:r>
            <w:r>
              <w:rPr>
                <w:rFonts w:ascii="Times New Roman"/>
                <w:sz w:val="24"/>
              </w:rPr>
              <w:t>identifiant re</w:t>
            </w:r>
            <w:r>
              <w:rPr>
                <w:rFonts w:ascii="Times New Roman"/>
                <w:sz w:val="24"/>
              </w:rPr>
              <w:t>ç</w:t>
            </w:r>
            <w:r>
              <w:rPr>
                <w:rFonts w:ascii="Times New Roman"/>
                <w:sz w:val="24"/>
              </w:rPr>
              <w:t>u en param</w:t>
            </w:r>
            <w:r>
              <w:rPr>
                <w:rFonts w:ascii="Times New Roman"/>
                <w:sz w:val="24"/>
              </w:rPr>
              <w:t>è</w:t>
            </w:r>
            <w:r>
              <w:rPr>
                <w:rFonts w:ascii="Times New Roman"/>
                <w:sz w:val="24"/>
              </w:rPr>
              <w:t>tres.</w:t>
            </w:r>
          </w:p>
        </w:tc>
      </w:tr>
      <w:tr w:rsidR="00C83A8C" w14:paraId="03C3AB89" w14:textId="77777777" w:rsidTr="007E1FBB">
        <w:trPr>
          <w:trHeight w:val="1913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F1B4C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1D07282D" w14:textId="77777777" w:rsidR="00C83A8C" w:rsidRDefault="00C83A8C" w:rsidP="007E1FBB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Enregistrer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CF9AD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3F232595" w14:textId="77777777" w:rsidR="00C83A8C" w:rsidRDefault="00C83A8C" w:rsidP="007E1FBB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Bouton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5A6C3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50BB5451" w14:textId="77777777" w:rsidR="00C83A8C" w:rsidRDefault="00C83A8C" w:rsidP="007E1FBB">
            <w:pPr>
              <w:pStyle w:val="TableParagraph"/>
              <w:spacing w:line="276" w:lineRule="auto"/>
              <w:ind w:left="123" w:right="805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Si le Code permanent a été modifié, vérifie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si</w:t>
            </w:r>
            <w:r>
              <w:rPr>
                <w:color w:val="343437"/>
                <w:spacing w:val="-9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 xml:space="preserve">l’enseignant </w:t>
            </w:r>
            <w:r>
              <w:rPr>
                <w:color w:val="343437"/>
                <w:spacing w:val="-2"/>
                <w:sz w:val="24"/>
              </w:rPr>
              <w:t>est</w:t>
            </w:r>
            <w:r>
              <w:rPr>
                <w:color w:val="343437"/>
                <w:spacing w:val="-10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déjà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pacing w:val="-3"/>
                <w:sz w:val="24"/>
              </w:rPr>
              <w:t>présent</w:t>
            </w:r>
            <w:r>
              <w:rPr>
                <w:color w:val="343437"/>
                <w:spacing w:val="-7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dans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la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base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 xml:space="preserve">de </w:t>
            </w:r>
            <w:r>
              <w:rPr>
                <w:color w:val="343437"/>
                <w:spacing w:val="-3"/>
                <w:sz w:val="24"/>
              </w:rPr>
              <w:t xml:space="preserve">données. </w:t>
            </w:r>
            <w:r>
              <w:rPr>
                <w:color w:val="343437"/>
                <w:sz w:val="24"/>
              </w:rPr>
              <w:t xml:space="preserve">Si </w:t>
            </w:r>
            <w:r>
              <w:rPr>
                <w:color w:val="343437"/>
                <w:spacing w:val="-3"/>
                <w:sz w:val="24"/>
              </w:rPr>
              <w:t xml:space="preserve">oui, </w:t>
            </w:r>
            <w:r>
              <w:rPr>
                <w:color w:val="343437"/>
                <w:sz w:val="24"/>
              </w:rPr>
              <w:t xml:space="preserve">le message </w:t>
            </w:r>
            <w:r>
              <w:rPr>
                <w:color w:val="343437"/>
                <w:spacing w:val="-3"/>
                <w:sz w:val="24"/>
              </w:rPr>
              <w:t xml:space="preserve">I_002 apparaît </w:t>
            </w:r>
            <w:r>
              <w:rPr>
                <w:color w:val="343437"/>
                <w:sz w:val="24"/>
              </w:rPr>
              <w:t xml:space="preserve">(ou param0= </w:t>
            </w:r>
            <w:proofErr w:type="spellStart"/>
            <w:r>
              <w:rPr>
                <w:color w:val="343437"/>
                <w:spacing w:val="-2"/>
                <w:sz w:val="24"/>
              </w:rPr>
              <w:t>Enseignant.Code</w:t>
            </w:r>
            <w:proofErr w:type="spellEnd"/>
            <w:r>
              <w:rPr>
                <w:color w:val="343437"/>
                <w:spacing w:val="-3"/>
                <w:sz w:val="24"/>
              </w:rPr>
              <w:t>)</w:t>
            </w:r>
            <w:r>
              <w:rPr>
                <w:color w:val="343437"/>
                <w:sz w:val="24"/>
              </w:rPr>
              <w:t>.</w:t>
            </w:r>
            <w:r>
              <w:rPr>
                <w:color w:val="343437"/>
                <w:spacing w:val="-3"/>
                <w:sz w:val="24"/>
              </w:rPr>
              <w:t xml:space="preserve"> Sinon</w:t>
            </w:r>
            <w:r>
              <w:rPr>
                <w:color w:val="343437"/>
                <w:sz w:val="24"/>
              </w:rPr>
              <w:t>,</w:t>
            </w:r>
            <w:r>
              <w:rPr>
                <w:color w:val="343437"/>
                <w:spacing w:val="-3"/>
                <w:sz w:val="24"/>
              </w:rPr>
              <w:t xml:space="preserve"> l</w:t>
            </w:r>
            <w:r>
              <w:rPr>
                <w:color w:val="343437"/>
                <w:sz w:val="24"/>
              </w:rPr>
              <w:t>’étudiant e</w:t>
            </w:r>
            <w:r>
              <w:rPr>
                <w:color w:val="343437"/>
                <w:spacing w:val="-3"/>
                <w:sz w:val="24"/>
              </w:rPr>
              <w:t>s</w:t>
            </w:r>
            <w:r>
              <w:rPr>
                <w:color w:val="343437"/>
                <w:sz w:val="24"/>
              </w:rPr>
              <w:t>t</w:t>
            </w:r>
            <w:r>
              <w:rPr>
                <w:color w:val="343437"/>
                <w:spacing w:val="-6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c</w:t>
            </w:r>
            <w:r>
              <w:rPr>
                <w:color w:val="343437"/>
                <w:spacing w:val="-3"/>
                <w:sz w:val="24"/>
              </w:rPr>
              <w:t>r</w:t>
            </w:r>
            <w:r>
              <w:rPr>
                <w:color w:val="343437"/>
                <w:spacing w:val="-2"/>
                <w:sz w:val="24"/>
              </w:rPr>
              <w:t>é</w:t>
            </w:r>
            <w:r>
              <w:rPr>
                <w:color w:val="343437"/>
                <w:sz w:val="24"/>
              </w:rPr>
              <w:t>é</w:t>
            </w:r>
            <w:r>
              <w:rPr>
                <w:color w:val="343437"/>
                <w:spacing w:val="-4"/>
                <w:sz w:val="24"/>
              </w:rPr>
              <w:t xml:space="preserve"> </w:t>
            </w:r>
            <w:r>
              <w:rPr>
                <w:color w:val="343437"/>
                <w:spacing w:val="-2"/>
                <w:sz w:val="24"/>
              </w:rPr>
              <w:t>e</w:t>
            </w:r>
            <w:r>
              <w:rPr>
                <w:color w:val="343437"/>
                <w:sz w:val="24"/>
              </w:rPr>
              <w:t>t</w:t>
            </w:r>
            <w:r>
              <w:rPr>
                <w:color w:val="343437"/>
                <w:spacing w:val="-6"/>
                <w:sz w:val="24"/>
              </w:rPr>
              <w:t xml:space="preserve"> </w:t>
            </w:r>
            <w:r>
              <w:rPr>
                <w:color w:val="343437"/>
                <w:spacing w:val="-4"/>
                <w:sz w:val="24"/>
              </w:rPr>
              <w:t>r</w:t>
            </w:r>
            <w:r>
              <w:rPr>
                <w:color w:val="343437"/>
                <w:spacing w:val="-2"/>
                <w:sz w:val="24"/>
              </w:rPr>
              <w:t>e</w:t>
            </w:r>
            <w:r>
              <w:rPr>
                <w:color w:val="343437"/>
                <w:sz w:val="24"/>
              </w:rPr>
              <w:t>t</w:t>
            </w:r>
            <w:r>
              <w:rPr>
                <w:color w:val="343437"/>
                <w:spacing w:val="-3"/>
                <w:sz w:val="24"/>
              </w:rPr>
              <w:t>ou</w:t>
            </w:r>
            <w:r>
              <w:rPr>
                <w:color w:val="343437"/>
                <w:sz w:val="24"/>
              </w:rPr>
              <w:t>r</w:t>
            </w:r>
            <w:r>
              <w:rPr>
                <w:color w:val="343437"/>
                <w:spacing w:val="-6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à</w:t>
            </w:r>
            <w:r>
              <w:rPr>
                <w:color w:val="343437"/>
                <w:spacing w:val="-4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 xml:space="preserve">la page de </w:t>
            </w:r>
            <w:r>
              <w:rPr>
                <w:color w:val="343437"/>
                <w:spacing w:val="-3"/>
                <w:sz w:val="24"/>
              </w:rPr>
              <w:t xml:space="preserve">recherche </w:t>
            </w:r>
            <w:r>
              <w:rPr>
                <w:color w:val="343437"/>
                <w:sz w:val="24"/>
              </w:rPr>
              <w:t xml:space="preserve">où le </w:t>
            </w:r>
            <w:r>
              <w:rPr>
                <w:color w:val="343437"/>
                <w:spacing w:val="-3"/>
                <w:sz w:val="24"/>
              </w:rPr>
              <w:t xml:space="preserve">message </w:t>
            </w:r>
            <w:r>
              <w:rPr>
                <w:color w:val="343437"/>
                <w:sz w:val="24"/>
              </w:rPr>
              <w:t xml:space="preserve">I_003 </w:t>
            </w:r>
            <w:r>
              <w:rPr>
                <w:color w:val="343437"/>
                <w:spacing w:val="-2"/>
                <w:sz w:val="24"/>
              </w:rPr>
              <w:t xml:space="preserve">est </w:t>
            </w:r>
            <w:r>
              <w:rPr>
                <w:color w:val="343437"/>
                <w:spacing w:val="-3"/>
                <w:sz w:val="24"/>
              </w:rPr>
              <w:t xml:space="preserve">affiché </w:t>
            </w:r>
            <w:r>
              <w:rPr>
                <w:color w:val="343437"/>
                <w:sz w:val="24"/>
              </w:rPr>
              <w:t>(où param1 =</w:t>
            </w:r>
            <w:r>
              <w:rPr>
                <w:color w:val="343437"/>
                <w:spacing w:val="-12"/>
                <w:sz w:val="24"/>
              </w:rPr>
              <w:t xml:space="preserve"> </w:t>
            </w:r>
            <w:proofErr w:type="spellStart"/>
            <w:r>
              <w:rPr>
                <w:color w:val="343437"/>
                <w:spacing w:val="-3"/>
                <w:sz w:val="24"/>
              </w:rPr>
              <w:t>Enseignant.Nom</w:t>
            </w:r>
            <w:proofErr w:type="spellEnd"/>
            <w:r>
              <w:rPr>
                <w:color w:val="343437"/>
                <w:spacing w:val="-3"/>
                <w:sz w:val="24"/>
              </w:rPr>
              <w:t>).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9E7A39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83A8C" w14:paraId="5B7ABE30" w14:textId="77777777" w:rsidTr="007E1FBB">
        <w:trPr>
          <w:trHeight w:val="982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85D8C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64496EDE" w14:textId="77777777" w:rsidR="00C83A8C" w:rsidRDefault="00C83A8C" w:rsidP="007E1FBB">
            <w:pPr>
              <w:pStyle w:val="TableParagraph"/>
              <w:spacing w:line="278" w:lineRule="auto"/>
              <w:ind w:left="104" w:right="189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 xml:space="preserve">Retour </w:t>
            </w:r>
            <w:r>
              <w:rPr>
                <w:color w:val="343437"/>
                <w:sz w:val="24"/>
              </w:rPr>
              <w:t xml:space="preserve">à la </w:t>
            </w:r>
            <w:r>
              <w:rPr>
                <w:color w:val="343437"/>
                <w:spacing w:val="-13"/>
                <w:sz w:val="24"/>
              </w:rPr>
              <w:t xml:space="preserve">recherche </w:t>
            </w:r>
            <w:r>
              <w:rPr>
                <w:color w:val="343437"/>
                <w:sz w:val="24"/>
              </w:rPr>
              <w:t>des étudiants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F1E86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5AB2FFC0" w14:textId="77777777" w:rsidR="00C83A8C" w:rsidRDefault="00C83A8C" w:rsidP="007E1FBB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Hyperlien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A595F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48134536" w14:textId="77777777" w:rsidR="00C83A8C" w:rsidRDefault="00C83A8C" w:rsidP="007E1FBB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Lien vers la page de recherche de cours de « MAJ enseignants ».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530F32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83A8C" w14:paraId="1A7DEFEF" w14:textId="77777777" w:rsidTr="007E1FBB">
        <w:trPr>
          <w:trHeight w:val="982"/>
        </w:trPr>
        <w:tc>
          <w:tcPr>
            <w:tcW w:w="2268" w:type="dxa"/>
            <w:tcBorders>
              <w:top w:val="single" w:sz="4" w:space="0" w:color="000000"/>
              <w:right w:val="single" w:sz="4" w:space="0" w:color="000000"/>
            </w:tcBorders>
          </w:tcPr>
          <w:p w14:paraId="0EDF2D27" w14:textId="77777777" w:rsidR="00C83A8C" w:rsidRPr="009C0CC9" w:rsidRDefault="00C83A8C" w:rsidP="007E1FBB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Gérer les droits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2D3F25C" w14:textId="77777777" w:rsidR="00C83A8C" w:rsidRPr="009C0CC9" w:rsidRDefault="00C83A8C" w:rsidP="007E1FBB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Bouton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80567F3" w14:textId="77777777" w:rsidR="00C83A8C" w:rsidRPr="00D74020" w:rsidRDefault="00C83A8C" w:rsidP="007E1FBB">
            <w:pPr>
              <w:pStyle w:val="TableParagraph"/>
              <w:spacing w:before="3"/>
              <w:rPr>
                <w:sz w:val="24"/>
                <w:szCs w:val="24"/>
              </w:rPr>
            </w:pPr>
            <w:r w:rsidRPr="00D74020">
              <w:rPr>
                <w:sz w:val="24"/>
                <w:szCs w:val="24"/>
              </w:rPr>
              <w:t xml:space="preserve"> Lien vers la page de gestion des droits pour les enseignants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</w:tcBorders>
          </w:tcPr>
          <w:p w14:paraId="4271956B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6C6A50EE" w14:textId="77777777" w:rsidR="00C83A8C" w:rsidRDefault="00C83A8C" w:rsidP="00C83A8C">
      <w:pPr>
        <w:rPr>
          <w:rFonts w:ascii="Times New Roman"/>
          <w:sz w:val="24"/>
        </w:rPr>
        <w:sectPr w:rsidR="00C83A8C">
          <w:footerReference w:type="default" r:id="rId34"/>
          <w:pgSz w:w="16840" w:h="11910" w:orient="landscape"/>
          <w:pgMar w:top="0" w:right="1400" w:bottom="1240" w:left="1220" w:header="0" w:footer="1041" w:gutter="0"/>
          <w:cols w:space="720"/>
        </w:sectPr>
      </w:pPr>
    </w:p>
    <w:p w14:paraId="45AFA1A3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88960" behindDoc="0" locked="0" layoutInCell="1" allowOverlap="1" wp14:anchorId="5DED798D" wp14:editId="7A5CF694">
            <wp:simplePos x="0" y="0"/>
            <wp:positionH relativeFrom="page">
              <wp:posOffset>9605009</wp:posOffset>
            </wp:positionH>
            <wp:positionV relativeFrom="page">
              <wp:posOffset>7095997</wp:posOffset>
            </wp:positionV>
            <wp:extent cx="129540" cy="129603"/>
            <wp:effectExtent l="0" t="0" r="0" b="0"/>
            <wp:wrapNone/>
            <wp:docPr id="4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B6C7C3B" wp14:editId="6BE6D5FF">
                <wp:simplePos x="0" y="0"/>
                <wp:positionH relativeFrom="page">
                  <wp:posOffset>10391775</wp:posOffset>
                </wp:positionH>
                <wp:positionV relativeFrom="page">
                  <wp:posOffset>0</wp:posOffset>
                </wp:positionV>
                <wp:extent cx="0" cy="7560310"/>
                <wp:effectExtent l="9525" t="9525" r="9525" b="12065"/>
                <wp:wrapNone/>
                <wp:docPr id="86" name="Lin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3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03E346" id="Line 64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18.25pt,0" to="818.25pt,5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" strokecolor="#6e6e74" strokeweight="1pt">
                <w10:wrap anchorx="page" anchory="page"/>
              </v:line>
            </w:pict>
          </mc:Fallback>
        </mc:AlternateContent>
      </w:r>
    </w:p>
    <w:p w14:paraId="7DD8C8B2" w14:textId="77777777" w:rsidR="00C83A8C" w:rsidRDefault="00C83A8C" w:rsidP="00C83A8C">
      <w:pPr>
        <w:pStyle w:val="Corpsdetexte"/>
        <w:rPr>
          <w:sz w:val="20"/>
        </w:rPr>
      </w:pPr>
    </w:p>
    <w:p w14:paraId="009856BE" w14:textId="77777777" w:rsidR="00C83A8C" w:rsidRDefault="00C83A8C" w:rsidP="00C83A8C">
      <w:pPr>
        <w:pStyle w:val="Corpsdetexte"/>
        <w:rPr>
          <w:sz w:val="20"/>
        </w:rPr>
      </w:pPr>
    </w:p>
    <w:p w14:paraId="6F447716" w14:textId="77777777" w:rsidR="00C83A8C" w:rsidRDefault="00C83A8C" w:rsidP="00C83A8C">
      <w:pPr>
        <w:pStyle w:val="Corpsdetexte"/>
        <w:spacing w:before="10"/>
        <w:rPr>
          <w:sz w:val="23"/>
        </w:rPr>
      </w:pPr>
    </w:p>
    <w:p w14:paraId="30996C73" w14:textId="77777777" w:rsidR="00C83A8C" w:rsidRDefault="00C83A8C" w:rsidP="00C83A8C">
      <w:pPr>
        <w:tabs>
          <w:tab w:val="left" w:pos="12790"/>
        </w:tabs>
        <w:ind w:left="940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08E2348C" w14:textId="77777777" w:rsidR="00C83A8C" w:rsidRDefault="00C83A8C" w:rsidP="00C83A8C">
      <w:pPr>
        <w:pStyle w:val="Corpsdetexte"/>
        <w:rPr>
          <w:i/>
          <w:sz w:val="20"/>
        </w:rPr>
      </w:pPr>
    </w:p>
    <w:p w14:paraId="69069E3F" w14:textId="77777777" w:rsidR="00C83A8C" w:rsidRDefault="00C83A8C" w:rsidP="00C83A8C">
      <w:pPr>
        <w:pStyle w:val="Corpsdetexte"/>
        <w:spacing w:before="6"/>
        <w:rPr>
          <w:i/>
          <w:sz w:val="28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276"/>
        <w:gridCol w:w="6243"/>
        <w:gridCol w:w="2971"/>
      </w:tblGrid>
      <w:tr w:rsidR="00C83A8C" w14:paraId="2FE3049E" w14:textId="77777777" w:rsidTr="007E1FBB">
        <w:trPr>
          <w:trHeight w:val="454"/>
        </w:trPr>
        <w:tc>
          <w:tcPr>
            <w:tcW w:w="226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3DF1CA5A" w14:textId="77777777" w:rsidR="00C83A8C" w:rsidRDefault="00C83A8C" w:rsidP="007E1FBB">
            <w:pPr>
              <w:pStyle w:val="TableParagraph"/>
              <w:spacing w:before="90"/>
              <w:ind w:left="325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du champ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7FECB502" w14:textId="77777777" w:rsidR="00C83A8C" w:rsidRDefault="00C83A8C" w:rsidP="007E1FBB">
            <w:pPr>
              <w:pStyle w:val="TableParagraph"/>
              <w:spacing w:before="90"/>
              <w:ind w:left="384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62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36E91785" w14:textId="77777777" w:rsidR="00C83A8C" w:rsidRDefault="00C83A8C" w:rsidP="007E1FBB">
            <w:pPr>
              <w:pStyle w:val="TableParagraph"/>
              <w:spacing w:before="90"/>
              <w:ind w:left="2507" w:right="248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29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273824A8" w14:textId="77777777" w:rsidR="00C83A8C" w:rsidRDefault="00C83A8C" w:rsidP="007E1FBB">
            <w:pPr>
              <w:pStyle w:val="TableParagraph"/>
              <w:spacing w:before="90"/>
              <w:ind w:left="1151" w:right="111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Entité</w:t>
            </w:r>
          </w:p>
        </w:tc>
      </w:tr>
      <w:tr w:rsidR="00C83A8C" w14:paraId="45E3D91F" w14:textId="77777777" w:rsidTr="007E1FBB">
        <w:trPr>
          <w:trHeight w:val="980"/>
        </w:trPr>
        <w:tc>
          <w:tcPr>
            <w:tcW w:w="2268" w:type="dxa"/>
            <w:tcBorders>
              <w:top w:val="single" w:sz="4" w:space="0" w:color="000000"/>
              <w:right w:val="single" w:sz="4" w:space="0" w:color="000000"/>
            </w:tcBorders>
          </w:tcPr>
          <w:p w14:paraId="3334F518" w14:textId="77777777" w:rsidR="00C83A8C" w:rsidRDefault="00C83A8C" w:rsidP="007E1FBB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11AB6F71" w14:textId="77777777" w:rsidR="00C83A8C" w:rsidRDefault="00C83A8C" w:rsidP="007E1FBB">
            <w:pPr>
              <w:pStyle w:val="TableParagraph"/>
              <w:spacing w:line="276" w:lineRule="auto"/>
              <w:ind w:left="104" w:right="189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 xml:space="preserve">Retour </w:t>
            </w:r>
            <w:r>
              <w:rPr>
                <w:color w:val="343437"/>
                <w:sz w:val="24"/>
              </w:rPr>
              <w:t xml:space="preserve">à la </w:t>
            </w:r>
            <w:r>
              <w:rPr>
                <w:color w:val="343437"/>
                <w:spacing w:val="-13"/>
                <w:sz w:val="24"/>
              </w:rPr>
              <w:t xml:space="preserve">recherche </w:t>
            </w:r>
            <w:r>
              <w:rPr>
                <w:color w:val="343437"/>
                <w:sz w:val="24"/>
              </w:rPr>
              <w:t>des enseignants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8DEEDBB" w14:textId="77777777" w:rsidR="00C83A8C" w:rsidRDefault="00C83A8C" w:rsidP="007E1FBB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1B531B2B" w14:textId="77777777" w:rsidR="00C83A8C" w:rsidRDefault="00C83A8C" w:rsidP="007E1FBB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Hyperlien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E45FA64" w14:textId="77777777" w:rsidR="00C83A8C" w:rsidRDefault="00C83A8C" w:rsidP="007E1FBB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3DA3A9E4" w14:textId="77777777" w:rsidR="00C83A8C" w:rsidRDefault="00C83A8C" w:rsidP="007E1FBB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Lien vers la page de recherche de cours de « MAJ Enseignants ».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</w:tcBorders>
          </w:tcPr>
          <w:p w14:paraId="4AB96851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10D511A" w14:textId="77777777" w:rsidR="00C83A8C" w:rsidRDefault="00C83A8C" w:rsidP="00C83A8C">
      <w:pPr>
        <w:pStyle w:val="Corpsdetexte"/>
        <w:rPr>
          <w:i/>
          <w:sz w:val="20"/>
        </w:rPr>
      </w:pPr>
    </w:p>
    <w:p w14:paraId="06ED404B" w14:textId="77777777" w:rsidR="00C83A8C" w:rsidRDefault="00C83A8C" w:rsidP="00C83A8C">
      <w:pPr>
        <w:pStyle w:val="Corpsdetexte"/>
        <w:rPr>
          <w:i/>
          <w:sz w:val="20"/>
        </w:rPr>
      </w:pPr>
    </w:p>
    <w:p w14:paraId="56C83BA9" w14:textId="77777777" w:rsidR="00C83A8C" w:rsidRDefault="00C83A8C" w:rsidP="00C83A8C">
      <w:pPr>
        <w:pStyle w:val="Corpsdetexte"/>
        <w:rPr>
          <w:i/>
          <w:sz w:val="20"/>
        </w:rPr>
      </w:pPr>
    </w:p>
    <w:p w14:paraId="5AA5A7FF" w14:textId="77777777" w:rsidR="00C83A8C" w:rsidRDefault="00C83A8C" w:rsidP="00C83A8C">
      <w:pPr>
        <w:pStyle w:val="Corpsdetexte"/>
        <w:spacing w:before="2"/>
        <w:rPr>
          <w:i/>
          <w:sz w:val="22"/>
        </w:rPr>
      </w:pPr>
    </w:p>
    <w:p w14:paraId="202AC72B" w14:textId="77777777" w:rsidR="00C83A8C" w:rsidRDefault="00C83A8C" w:rsidP="00C83A8C">
      <w:pPr>
        <w:pStyle w:val="Titre2"/>
        <w:numPr>
          <w:ilvl w:val="2"/>
          <w:numId w:val="8"/>
        </w:numPr>
        <w:tabs>
          <w:tab w:val="left" w:pos="1661"/>
        </w:tabs>
        <w:ind w:left="1660"/>
      </w:pPr>
      <w:r>
        <w:rPr>
          <w:color w:val="343437"/>
          <w:spacing w:val="2"/>
        </w:rPr>
        <w:t xml:space="preserve">Tableau </w:t>
      </w:r>
      <w:r>
        <w:rPr>
          <w:color w:val="343437"/>
          <w:spacing w:val="1"/>
        </w:rPr>
        <w:t xml:space="preserve">des </w:t>
      </w:r>
      <w:r>
        <w:rPr>
          <w:color w:val="343437"/>
          <w:spacing w:val="2"/>
        </w:rPr>
        <w:t xml:space="preserve">validations </w:t>
      </w:r>
      <w:r>
        <w:rPr>
          <w:color w:val="343437"/>
          <w:spacing w:val="1"/>
        </w:rPr>
        <w:t xml:space="preserve">de </w:t>
      </w:r>
      <w:r>
        <w:rPr>
          <w:color w:val="343437"/>
        </w:rPr>
        <w:t xml:space="preserve">« </w:t>
      </w:r>
      <w:r>
        <w:rPr>
          <w:color w:val="343437"/>
          <w:spacing w:val="2"/>
        </w:rPr>
        <w:t xml:space="preserve">Modifier </w:t>
      </w:r>
      <w:r>
        <w:rPr>
          <w:color w:val="343437"/>
          <w:spacing w:val="1"/>
        </w:rPr>
        <w:t>Enseignants</w:t>
      </w:r>
      <w:r>
        <w:rPr>
          <w:color w:val="343437"/>
          <w:spacing w:val="58"/>
        </w:rPr>
        <w:t xml:space="preserve"> </w:t>
      </w:r>
      <w:r>
        <w:rPr>
          <w:color w:val="343437"/>
        </w:rPr>
        <w:t>»</w:t>
      </w:r>
    </w:p>
    <w:p w14:paraId="242774D2" w14:textId="77777777" w:rsidR="00C83A8C" w:rsidRDefault="00C83A8C" w:rsidP="00C83A8C">
      <w:pPr>
        <w:pStyle w:val="Corpsdetexte"/>
        <w:spacing w:before="4"/>
        <w:rPr>
          <w:sz w:val="5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6239"/>
        <w:gridCol w:w="1678"/>
        <w:gridCol w:w="1287"/>
      </w:tblGrid>
      <w:tr w:rsidR="00C83A8C" w14:paraId="27598F42" w14:textId="77777777" w:rsidTr="007E1FBB">
        <w:trPr>
          <w:trHeight w:val="454"/>
        </w:trPr>
        <w:tc>
          <w:tcPr>
            <w:tcW w:w="32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8B9589C" w14:textId="77777777" w:rsidR="00C83A8C" w:rsidRDefault="00C83A8C" w:rsidP="007E1FBB">
            <w:pPr>
              <w:pStyle w:val="TableParagraph"/>
              <w:spacing w:before="92"/>
              <w:ind w:left="760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Champs à valider</w:t>
            </w:r>
          </w:p>
        </w:tc>
        <w:tc>
          <w:tcPr>
            <w:tcW w:w="62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989149E" w14:textId="77777777" w:rsidR="00C83A8C" w:rsidRDefault="00C83A8C" w:rsidP="007E1FBB">
            <w:pPr>
              <w:pStyle w:val="TableParagraph"/>
              <w:spacing w:before="92"/>
              <w:ind w:left="2574" w:right="2562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Validation</w:t>
            </w:r>
          </w:p>
        </w:tc>
        <w:tc>
          <w:tcPr>
            <w:tcW w:w="1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3AE8B0DD" w14:textId="77777777" w:rsidR="00C83A8C" w:rsidRDefault="00C83A8C" w:rsidP="007E1FBB">
            <w:pPr>
              <w:pStyle w:val="TableParagraph"/>
              <w:spacing w:before="92"/>
              <w:ind w:left="558" w:right="546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12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0BD5E25C" w14:textId="77777777" w:rsidR="00C83A8C" w:rsidRDefault="00C83A8C" w:rsidP="007E1FBB">
            <w:pPr>
              <w:pStyle w:val="TableParagraph"/>
              <w:spacing w:before="92"/>
              <w:ind w:left="217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Message</w:t>
            </w:r>
          </w:p>
        </w:tc>
      </w:tr>
      <w:tr w:rsidR="00C83A8C" w:rsidDel="00B91286" w14:paraId="590C9E8D" w14:textId="22619FC6" w:rsidTr="007E1FBB">
        <w:trPr>
          <w:trHeight w:val="856"/>
          <w:del w:id="42" w:author="Lainesse" w:date="2018-03-27T15:16:00Z"/>
        </w:trPr>
        <w:tc>
          <w:tcPr>
            <w:tcW w:w="32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9946B" w14:textId="7C970D85" w:rsidR="00C83A8C" w:rsidDel="00B91286" w:rsidRDefault="00C83A8C" w:rsidP="007E1FBB">
            <w:pPr>
              <w:pStyle w:val="TableParagraph"/>
              <w:spacing w:before="93"/>
              <w:ind w:left="104"/>
              <w:rPr>
                <w:del w:id="43" w:author="Lainesse" w:date="2018-03-27T15:16:00Z"/>
                <w:sz w:val="24"/>
              </w:rPr>
            </w:pPr>
            <w:del w:id="44" w:author="Lainesse" w:date="2018-03-27T15:16:00Z">
              <w:r w:rsidDel="00B91286">
                <w:rPr>
                  <w:color w:val="343437"/>
                  <w:sz w:val="24"/>
                </w:rPr>
                <w:delText>Code permanent</w:delText>
              </w:r>
            </w:del>
          </w:p>
        </w:tc>
        <w:tc>
          <w:tcPr>
            <w:tcW w:w="6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FA49E" w14:textId="40CAC1D1" w:rsidR="00C83A8C" w:rsidDel="00B91286" w:rsidRDefault="00C83A8C" w:rsidP="007E1FBB">
            <w:pPr>
              <w:pStyle w:val="TableParagraph"/>
              <w:spacing w:before="93"/>
              <w:ind w:left="122"/>
              <w:rPr>
                <w:del w:id="45" w:author="Lainesse" w:date="2018-03-27T15:16:00Z"/>
                <w:sz w:val="24"/>
              </w:rPr>
            </w:pPr>
            <w:del w:id="46" w:author="Lainesse" w:date="2018-03-27T15:16:00Z">
              <w:r w:rsidDel="00B91286">
                <w:rPr>
                  <w:color w:val="343437"/>
                  <w:sz w:val="24"/>
                </w:rPr>
                <w:delText>Champ obligatoire.</w:delText>
              </w:r>
            </w:del>
          </w:p>
          <w:p w14:paraId="6FFAE968" w14:textId="143E3BCC" w:rsidR="00C83A8C" w:rsidDel="00B91286" w:rsidRDefault="00C83A8C" w:rsidP="007E1FBB">
            <w:pPr>
              <w:pStyle w:val="TableParagraph"/>
              <w:spacing w:before="131"/>
              <w:ind w:left="122"/>
              <w:rPr>
                <w:del w:id="47" w:author="Lainesse" w:date="2018-03-27T15:16:00Z"/>
                <w:sz w:val="24"/>
              </w:rPr>
            </w:pPr>
            <w:del w:id="48" w:author="Lainesse" w:date="2018-03-27T15:16:00Z">
              <w:r w:rsidDel="00B91286">
                <w:rPr>
                  <w:color w:val="343437"/>
                  <w:sz w:val="24"/>
                </w:rPr>
                <w:delText>Longueur : 7 caractères (fixe)</w:delText>
              </w:r>
            </w:del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93AD7" w14:textId="417930AE" w:rsidR="00C83A8C" w:rsidDel="00B91286" w:rsidRDefault="00C83A8C" w:rsidP="007E1FBB">
            <w:pPr>
              <w:pStyle w:val="TableParagraph"/>
              <w:spacing w:before="93"/>
              <w:ind w:left="121"/>
              <w:rPr>
                <w:del w:id="49" w:author="Lainesse" w:date="2018-03-27T15:16:00Z"/>
                <w:sz w:val="24"/>
              </w:rPr>
            </w:pPr>
            <w:del w:id="50" w:author="Lainesse" w:date="2018-03-27T15:16:00Z">
              <w:r w:rsidDel="00B91286">
                <w:rPr>
                  <w:color w:val="343437"/>
                  <w:sz w:val="24"/>
                </w:rPr>
                <w:delText>Unitaire</w:delText>
              </w:r>
            </w:del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B2FE7B" w14:textId="35D4B9AF" w:rsidR="00C83A8C" w:rsidDel="00B91286" w:rsidRDefault="00C83A8C" w:rsidP="007E1FBB">
            <w:pPr>
              <w:pStyle w:val="TableParagraph"/>
              <w:spacing w:before="93"/>
              <w:ind w:left="121"/>
              <w:rPr>
                <w:del w:id="51" w:author="Lainesse" w:date="2018-03-27T15:16:00Z"/>
                <w:sz w:val="24"/>
              </w:rPr>
            </w:pPr>
            <w:del w:id="52" w:author="Lainesse" w:date="2018-03-27T15:16:00Z">
              <w:r w:rsidDel="00B91286">
                <w:rPr>
                  <w:color w:val="343437"/>
                  <w:spacing w:val="-3"/>
                  <w:sz w:val="24"/>
                </w:rPr>
                <w:delText>U_00</w:delText>
              </w:r>
              <w:r w:rsidDel="00B91286">
                <w:rPr>
                  <w:color w:val="343437"/>
                  <w:sz w:val="24"/>
                </w:rPr>
                <w:delText>1</w:delText>
              </w:r>
            </w:del>
          </w:p>
          <w:p w14:paraId="74D98D3F" w14:textId="41E8FDE9" w:rsidR="00C83A8C" w:rsidDel="00B91286" w:rsidRDefault="00C83A8C" w:rsidP="007E1FBB">
            <w:pPr>
              <w:pStyle w:val="TableParagraph"/>
              <w:spacing w:before="131"/>
              <w:ind w:left="121"/>
              <w:rPr>
                <w:del w:id="53" w:author="Lainesse" w:date="2018-03-27T15:16:00Z"/>
                <w:sz w:val="24"/>
              </w:rPr>
            </w:pPr>
            <w:del w:id="54" w:author="Lainesse" w:date="2018-03-27T15:16:00Z">
              <w:r w:rsidDel="00B91286">
                <w:rPr>
                  <w:color w:val="343437"/>
                  <w:spacing w:val="-3"/>
                  <w:sz w:val="24"/>
                </w:rPr>
                <w:delText>U_00</w:delText>
              </w:r>
              <w:r w:rsidDel="00B91286">
                <w:rPr>
                  <w:color w:val="343437"/>
                  <w:sz w:val="24"/>
                </w:rPr>
                <w:delText>3</w:delText>
              </w:r>
            </w:del>
          </w:p>
        </w:tc>
      </w:tr>
      <w:tr w:rsidR="00C83A8C" w14:paraId="06BCE814" w14:textId="77777777" w:rsidTr="007E1FBB">
        <w:trPr>
          <w:trHeight w:val="856"/>
        </w:trPr>
        <w:tc>
          <w:tcPr>
            <w:tcW w:w="32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B5A04" w14:textId="77777777" w:rsidR="00C83A8C" w:rsidRDefault="00C83A8C" w:rsidP="007E1FBB">
            <w:pPr>
              <w:pStyle w:val="TableParagraph"/>
              <w:spacing w:before="93"/>
              <w:ind w:left="104"/>
              <w:rPr>
                <w:color w:val="343437"/>
                <w:sz w:val="24"/>
              </w:rPr>
            </w:pPr>
            <w:commentRangeStart w:id="55"/>
            <w:r>
              <w:rPr>
                <w:color w:val="343437"/>
                <w:sz w:val="24"/>
              </w:rPr>
              <w:t>Prénom</w:t>
            </w:r>
            <w:commentRangeEnd w:id="55"/>
            <w:r w:rsidR="00B91286">
              <w:rPr>
                <w:rStyle w:val="Marquedecommentaire"/>
              </w:rPr>
              <w:commentReference w:id="55"/>
            </w:r>
          </w:p>
        </w:tc>
        <w:tc>
          <w:tcPr>
            <w:tcW w:w="6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940A5" w14:textId="77777777" w:rsidR="00C83A8C" w:rsidRDefault="00C83A8C" w:rsidP="007E1FBB">
            <w:pPr>
              <w:pStyle w:val="TableParagraph"/>
              <w:spacing w:before="93"/>
              <w:ind w:left="122"/>
              <w:rPr>
                <w:color w:val="343437"/>
                <w:sz w:val="24"/>
              </w:rPr>
            </w:pPr>
            <w:r>
              <w:rPr>
                <w:color w:val="343437"/>
                <w:sz w:val="24"/>
              </w:rPr>
              <w:t>Champ obligatoire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1B0B7" w14:textId="77777777" w:rsidR="00C83A8C" w:rsidRDefault="00C83A8C" w:rsidP="007E1FBB">
            <w:pPr>
              <w:pStyle w:val="TableParagraph"/>
              <w:spacing w:before="93"/>
              <w:ind w:left="121"/>
              <w:rPr>
                <w:color w:val="343437"/>
                <w:sz w:val="24"/>
              </w:rPr>
            </w:pPr>
            <w:r>
              <w:rPr>
                <w:color w:val="343437"/>
                <w:sz w:val="24"/>
              </w:rPr>
              <w:t>Unitaire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052DDA" w14:textId="77777777" w:rsidR="00C83A8C" w:rsidRDefault="00C83A8C" w:rsidP="007E1FBB">
            <w:pPr>
              <w:pStyle w:val="TableParagraph"/>
              <w:spacing w:before="93"/>
              <w:ind w:left="121"/>
              <w:rPr>
                <w:color w:val="343437"/>
                <w:spacing w:val="-3"/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U_001</w:t>
            </w:r>
          </w:p>
        </w:tc>
      </w:tr>
      <w:tr w:rsidR="00C83A8C" w14:paraId="65E924CC" w14:textId="77777777" w:rsidTr="007E1FBB">
        <w:trPr>
          <w:trHeight w:val="454"/>
        </w:trPr>
        <w:tc>
          <w:tcPr>
            <w:tcW w:w="3262" w:type="dxa"/>
            <w:tcBorders>
              <w:top w:val="single" w:sz="4" w:space="0" w:color="000000"/>
              <w:right w:val="single" w:sz="4" w:space="0" w:color="000000"/>
            </w:tcBorders>
          </w:tcPr>
          <w:p w14:paraId="181FFF9D" w14:textId="77777777" w:rsidR="00C83A8C" w:rsidRDefault="00C83A8C" w:rsidP="007E1FBB">
            <w:pPr>
              <w:pStyle w:val="TableParagraph"/>
              <w:spacing w:before="90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Nom</w:t>
            </w:r>
          </w:p>
        </w:tc>
        <w:tc>
          <w:tcPr>
            <w:tcW w:w="623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E9DF44B" w14:textId="77777777" w:rsidR="00C83A8C" w:rsidRDefault="00C83A8C" w:rsidP="007E1FBB">
            <w:pPr>
              <w:pStyle w:val="TableParagraph"/>
              <w:spacing w:before="90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Champ obligatoire.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CB194F3" w14:textId="77777777" w:rsidR="00C83A8C" w:rsidRDefault="00C83A8C" w:rsidP="007E1FBB">
            <w:pPr>
              <w:pStyle w:val="TableParagraph"/>
              <w:spacing w:before="90"/>
              <w:ind w:left="121"/>
              <w:rPr>
                <w:sz w:val="24"/>
              </w:rPr>
            </w:pPr>
            <w:r>
              <w:rPr>
                <w:color w:val="343437"/>
                <w:sz w:val="24"/>
              </w:rPr>
              <w:t>Unitaire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</w:tcBorders>
          </w:tcPr>
          <w:p w14:paraId="33ABEE7E" w14:textId="77777777" w:rsidR="00C83A8C" w:rsidRDefault="00C83A8C" w:rsidP="007E1FBB">
            <w:pPr>
              <w:pStyle w:val="TableParagraph"/>
              <w:spacing w:before="90"/>
              <w:ind w:left="121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U_00</w:t>
            </w:r>
            <w:r>
              <w:rPr>
                <w:color w:val="343437"/>
                <w:sz w:val="24"/>
              </w:rPr>
              <w:t>1</w:t>
            </w:r>
          </w:p>
        </w:tc>
      </w:tr>
    </w:tbl>
    <w:p w14:paraId="3C359BD3" w14:textId="77777777" w:rsidR="00C83A8C" w:rsidRDefault="00C83A8C" w:rsidP="00C83A8C">
      <w:pPr>
        <w:rPr>
          <w:sz w:val="24"/>
        </w:rPr>
        <w:sectPr w:rsidR="00C83A8C">
          <w:footerReference w:type="default" r:id="rId35"/>
          <w:pgSz w:w="16840" w:h="11910" w:orient="landscape"/>
          <w:pgMar w:top="0" w:right="1400" w:bottom="720" w:left="1220" w:header="0" w:footer="525" w:gutter="0"/>
          <w:cols w:space="720"/>
        </w:sectPr>
      </w:pPr>
    </w:p>
    <w:p w14:paraId="6FA7AED6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AC8D6D" wp14:editId="23BA56C1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85" name="Lin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5916F3" id="Line 65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" strokecolor="#6e6e74" strokeweight="1pt">
                <w10:wrap anchorx="page" anchory="page"/>
              </v:line>
            </w:pict>
          </mc:Fallback>
        </mc:AlternateContent>
      </w:r>
    </w:p>
    <w:p w14:paraId="0EEB48FF" w14:textId="77777777" w:rsidR="00C83A8C" w:rsidRDefault="00C83A8C" w:rsidP="00C83A8C">
      <w:pPr>
        <w:pStyle w:val="Corpsdetexte"/>
        <w:rPr>
          <w:sz w:val="20"/>
        </w:rPr>
      </w:pPr>
    </w:p>
    <w:p w14:paraId="735C1ED9" w14:textId="77777777" w:rsidR="00C83A8C" w:rsidRDefault="00C83A8C" w:rsidP="00C83A8C">
      <w:pPr>
        <w:pStyle w:val="Corpsdetexte"/>
        <w:rPr>
          <w:sz w:val="20"/>
        </w:rPr>
      </w:pPr>
    </w:p>
    <w:p w14:paraId="30185E39" w14:textId="77777777" w:rsidR="00C83A8C" w:rsidRDefault="00C83A8C" w:rsidP="00C83A8C">
      <w:pPr>
        <w:pStyle w:val="Corpsdetexte"/>
        <w:spacing w:before="9"/>
        <w:rPr>
          <w:sz w:val="22"/>
        </w:rPr>
      </w:pPr>
    </w:p>
    <w:p w14:paraId="31E3800F" w14:textId="77777777" w:rsidR="00C83A8C" w:rsidRDefault="00C83A8C" w:rsidP="00C83A8C">
      <w:pPr>
        <w:tabs>
          <w:tab w:val="left" w:pos="7215"/>
        </w:tabs>
        <w:ind w:left="892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7FB480A2" w14:textId="77777777" w:rsidR="00C83A8C" w:rsidRDefault="00C83A8C" w:rsidP="00C83A8C">
      <w:pPr>
        <w:pStyle w:val="Corpsdetexte"/>
        <w:rPr>
          <w:i/>
          <w:sz w:val="20"/>
        </w:rPr>
      </w:pPr>
    </w:p>
    <w:p w14:paraId="4AB7C81A" w14:textId="77777777" w:rsidR="00C83A8C" w:rsidRDefault="00C83A8C" w:rsidP="00C83A8C">
      <w:pPr>
        <w:pStyle w:val="Corpsdetexte"/>
        <w:rPr>
          <w:i/>
          <w:sz w:val="20"/>
        </w:rPr>
      </w:pPr>
    </w:p>
    <w:p w14:paraId="07847407" w14:textId="77777777" w:rsidR="00C83A8C" w:rsidRDefault="00C83A8C" w:rsidP="00C83A8C">
      <w:pPr>
        <w:pStyle w:val="Corpsdetexte"/>
        <w:spacing w:before="9"/>
        <w:rPr>
          <w:i/>
          <w:sz w:val="18"/>
        </w:rPr>
      </w:pPr>
    </w:p>
    <w:p w14:paraId="7F63D734" w14:textId="77777777" w:rsidR="00C83A8C" w:rsidRDefault="00C83A8C" w:rsidP="00C83A8C">
      <w:pPr>
        <w:pStyle w:val="Titre2"/>
        <w:numPr>
          <w:ilvl w:val="2"/>
          <w:numId w:val="8"/>
        </w:numPr>
        <w:tabs>
          <w:tab w:val="left" w:pos="1613"/>
        </w:tabs>
      </w:pPr>
      <w:r>
        <w:rPr>
          <w:color w:val="343437"/>
          <w:spacing w:val="2"/>
        </w:rPr>
        <w:t xml:space="preserve">Paramètres d’entrée </w:t>
      </w:r>
      <w:r>
        <w:rPr>
          <w:color w:val="343437"/>
          <w:spacing w:val="1"/>
        </w:rPr>
        <w:t xml:space="preserve">de </w:t>
      </w:r>
      <w:r>
        <w:rPr>
          <w:color w:val="343437"/>
        </w:rPr>
        <w:t xml:space="preserve">« </w:t>
      </w:r>
      <w:r>
        <w:rPr>
          <w:color w:val="343437"/>
          <w:spacing w:val="2"/>
        </w:rPr>
        <w:t xml:space="preserve">Modifier </w:t>
      </w:r>
      <w:r>
        <w:rPr>
          <w:color w:val="343437"/>
          <w:spacing w:val="1"/>
        </w:rPr>
        <w:t>cours</w:t>
      </w:r>
      <w:r>
        <w:rPr>
          <w:color w:val="343437"/>
          <w:spacing w:val="53"/>
        </w:rPr>
        <w:t xml:space="preserve"> </w:t>
      </w:r>
      <w:r>
        <w:rPr>
          <w:color w:val="343437"/>
        </w:rPr>
        <w:t>»</w:t>
      </w:r>
    </w:p>
    <w:p w14:paraId="3443DB9B" w14:textId="77777777" w:rsidR="00C83A8C" w:rsidRDefault="00C83A8C" w:rsidP="00C83A8C">
      <w:pPr>
        <w:pStyle w:val="Corpsdetexte"/>
        <w:spacing w:before="5"/>
        <w:rPr>
          <w:sz w:val="5"/>
        </w:rPr>
      </w:pPr>
    </w:p>
    <w:tbl>
      <w:tblPr>
        <w:tblStyle w:val="TableNormal1"/>
        <w:tblW w:w="0" w:type="auto"/>
        <w:tblInd w:w="142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4820"/>
      </w:tblGrid>
      <w:tr w:rsidR="00C83A8C" w14:paraId="4D960792" w14:textId="77777777" w:rsidTr="007E1FBB">
        <w:trPr>
          <w:trHeight w:val="411"/>
        </w:trPr>
        <w:tc>
          <w:tcPr>
            <w:tcW w:w="32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2A4C8A93" w14:textId="77777777" w:rsidR="00C83A8C" w:rsidRDefault="00C83A8C" w:rsidP="007E1FBB">
            <w:pPr>
              <w:pStyle w:val="TableParagraph"/>
              <w:spacing w:before="51"/>
              <w:ind w:left="1026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48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556CE4E5" w14:textId="77777777" w:rsidR="00C83A8C" w:rsidRDefault="00C83A8C" w:rsidP="007E1FBB">
            <w:pPr>
              <w:pStyle w:val="TableParagraph"/>
              <w:spacing w:before="51"/>
              <w:ind w:left="1692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Physique</w:t>
            </w:r>
          </w:p>
        </w:tc>
      </w:tr>
      <w:tr w:rsidR="00C83A8C" w14:paraId="14ED2DE0" w14:textId="77777777" w:rsidTr="007E1FBB">
        <w:trPr>
          <w:trHeight w:val="411"/>
        </w:trPr>
        <w:tc>
          <w:tcPr>
            <w:tcW w:w="3262" w:type="dxa"/>
            <w:tcBorders>
              <w:top w:val="single" w:sz="4" w:space="0" w:color="000000"/>
              <w:right w:val="single" w:sz="4" w:space="0" w:color="000000"/>
            </w:tcBorders>
          </w:tcPr>
          <w:p w14:paraId="0FAD58D7" w14:textId="08F546CF" w:rsidR="00C83A8C" w:rsidRDefault="00C83A8C" w:rsidP="007E1FBB">
            <w:pPr>
              <w:pStyle w:val="TableParagraph"/>
              <w:spacing w:before="51"/>
              <w:ind w:left="5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Identifiant </w:t>
            </w:r>
            <w:del w:id="56" w:author="Lainesse" w:date="2018-03-27T15:16:00Z">
              <w:r w:rsidDel="00B91286">
                <w:rPr>
                  <w:rFonts w:ascii="Times New Roman" w:hAnsi="Times New Roman"/>
                </w:rPr>
                <w:delText>du cours</w:delText>
              </w:r>
            </w:del>
            <w:ins w:id="57" w:author="Lainesse" w:date="2018-03-27T15:16:00Z">
              <w:r w:rsidR="00B91286">
                <w:rPr>
                  <w:rFonts w:ascii="Times New Roman" w:hAnsi="Times New Roman"/>
                </w:rPr>
                <w:t>de l’enseignant</w:t>
              </w:r>
            </w:ins>
            <w:r>
              <w:rPr>
                <w:rFonts w:ascii="Times New Roman" w:hAnsi="Times New Roman"/>
              </w:rPr>
              <w:t xml:space="preserve"> sélectionné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</w:tcBorders>
          </w:tcPr>
          <w:p w14:paraId="0835D9B2" w14:textId="77777777" w:rsidR="00C83A8C" w:rsidRDefault="00C83A8C" w:rsidP="007E1FBB">
            <w:pPr>
              <w:pStyle w:val="TableParagraph"/>
              <w:spacing w:before="49"/>
              <w:ind w:left="141"/>
              <w:rPr>
                <w:sz w:val="24"/>
              </w:rPr>
            </w:pPr>
            <w:proofErr w:type="spellStart"/>
            <w:r>
              <w:rPr>
                <w:color w:val="343437"/>
                <w:sz w:val="24"/>
              </w:rPr>
              <w:t>Enseignant.idEnseignant</w:t>
            </w:r>
            <w:proofErr w:type="spellEnd"/>
          </w:p>
        </w:tc>
      </w:tr>
    </w:tbl>
    <w:p w14:paraId="6A05A44B" w14:textId="77777777" w:rsidR="00C83A8C" w:rsidRDefault="00C83A8C" w:rsidP="00C83A8C">
      <w:pPr>
        <w:pStyle w:val="Corpsdetexte"/>
        <w:rPr>
          <w:sz w:val="32"/>
        </w:rPr>
      </w:pPr>
    </w:p>
    <w:p w14:paraId="757CBABE" w14:textId="77777777" w:rsidR="00C83A8C" w:rsidRDefault="00C83A8C" w:rsidP="00C83A8C">
      <w:pPr>
        <w:pStyle w:val="Corpsdetexte"/>
        <w:rPr>
          <w:sz w:val="32"/>
        </w:rPr>
      </w:pPr>
    </w:p>
    <w:p w14:paraId="4D1501A2" w14:textId="77777777" w:rsidR="00C83A8C" w:rsidRDefault="00C83A8C" w:rsidP="00C83A8C">
      <w:pPr>
        <w:pStyle w:val="Corpsdetexte"/>
        <w:spacing w:before="9"/>
        <w:rPr>
          <w:sz w:val="25"/>
        </w:rPr>
      </w:pPr>
    </w:p>
    <w:p w14:paraId="39EC925F" w14:textId="77777777" w:rsidR="00C83A8C" w:rsidRDefault="00C83A8C" w:rsidP="00C83A8C">
      <w:pPr>
        <w:pStyle w:val="Titre2"/>
        <w:numPr>
          <w:ilvl w:val="1"/>
          <w:numId w:val="8"/>
        </w:numPr>
        <w:tabs>
          <w:tab w:val="left" w:pos="886"/>
        </w:tabs>
        <w:spacing w:before="0"/>
        <w:ind w:left="885" w:hanging="353"/>
        <w:jc w:val="left"/>
        <w:rPr>
          <w:rFonts w:ascii="Times New Roman" w:hAnsi="Times New Roman"/>
          <w:color w:val="343437"/>
          <w:sz w:val="26"/>
        </w:rPr>
      </w:pPr>
      <w:r>
        <w:rPr>
          <w:rFonts w:ascii="Times New Roman" w:hAnsi="Times New Roman"/>
          <w:color w:val="343437"/>
        </w:rPr>
        <w:t>.</w:t>
      </w:r>
      <w:r>
        <w:rPr>
          <w:color w:val="343437"/>
        </w:rPr>
        <w:t xml:space="preserve"> Étude de cas d’utilisation « Supprimer Enseignant</w:t>
      </w:r>
      <w:r>
        <w:rPr>
          <w:color w:val="343437"/>
          <w:spacing w:val="-3"/>
        </w:rPr>
        <w:t xml:space="preserve"> </w:t>
      </w:r>
      <w:r>
        <w:rPr>
          <w:color w:val="343437"/>
        </w:rPr>
        <w:t>»</w:t>
      </w:r>
    </w:p>
    <w:p w14:paraId="43B81D47" w14:textId="77777777" w:rsidR="00C83A8C" w:rsidRDefault="00C83A8C" w:rsidP="00C83A8C">
      <w:pPr>
        <w:pStyle w:val="Corpsdetexte"/>
        <w:spacing w:before="7"/>
        <w:rPr>
          <w:sz w:val="25"/>
        </w:rPr>
      </w:pPr>
    </w:p>
    <w:p w14:paraId="094813AC" w14:textId="77777777" w:rsidR="00C83A8C" w:rsidRDefault="00C83A8C" w:rsidP="00C83A8C">
      <w:pPr>
        <w:pStyle w:val="Corpsdetexte"/>
        <w:ind w:left="892"/>
      </w:pPr>
      <w:r>
        <w:rPr>
          <w:color w:val="525255"/>
          <w:u w:val="single" w:color="525255"/>
        </w:rPr>
        <w:t>Description :</w:t>
      </w:r>
    </w:p>
    <w:p w14:paraId="2D277006" w14:textId="77777777" w:rsidR="00C83A8C" w:rsidRDefault="00C83A8C" w:rsidP="00C83A8C">
      <w:pPr>
        <w:pStyle w:val="Corpsdetexte"/>
        <w:rPr>
          <w:sz w:val="16"/>
        </w:rPr>
      </w:pPr>
    </w:p>
    <w:p w14:paraId="5D01550B" w14:textId="77777777" w:rsidR="00C83A8C" w:rsidRDefault="00C83A8C" w:rsidP="00C83A8C">
      <w:pPr>
        <w:pStyle w:val="Corpsdetexte"/>
        <w:spacing w:before="100" w:line="278" w:lineRule="auto"/>
        <w:ind w:left="892" w:right="1130"/>
      </w:pPr>
      <w:r>
        <w:rPr>
          <w:color w:val="343437"/>
        </w:rPr>
        <w:t>Ce cas d’utilisation permet aux administrateurs du système de supprimer un enseignant dans la base de données.</w:t>
      </w:r>
    </w:p>
    <w:p w14:paraId="1728700C" w14:textId="77777777" w:rsidR="00C83A8C" w:rsidRDefault="00C83A8C" w:rsidP="00C83A8C">
      <w:pPr>
        <w:pStyle w:val="Corpsdetexte"/>
        <w:spacing w:before="7"/>
        <w:rPr>
          <w:sz w:val="38"/>
        </w:rPr>
      </w:pPr>
    </w:p>
    <w:p w14:paraId="055F492A" w14:textId="77777777" w:rsidR="00C83A8C" w:rsidRDefault="00C83A8C" w:rsidP="00C83A8C">
      <w:pPr>
        <w:pStyle w:val="Corpsdetexte"/>
        <w:spacing w:line="276" w:lineRule="auto"/>
        <w:ind w:left="892" w:right="883"/>
      </w:pPr>
      <w:r>
        <w:rPr>
          <w:color w:val="343437"/>
        </w:rPr>
        <w:t>Lors de la sélection de l’option « Enseignant » dans l’entête, la page de recherche des enseignants apparaît. L’usager peut alors rechercher l’enseignant désiré et cliquer sur le lien hypertexte « Supprimer » lui étant associé. Une boîte de message s’ouvre donc et l’usager peut alors confirmer la suppression. Lors de l’enregistrement, des validations sont effectuées afin de s’assurer de l’intégrité des données.</w:t>
      </w:r>
    </w:p>
    <w:p w14:paraId="33868AB4" w14:textId="77777777" w:rsidR="00C83A8C" w:rsidRDefault="00C83A8C" w:rsidP="00C83A8C">
      <w:pPr>
        <w:pStyle w:val="Corpsdetexte"/>
        <w:rPr>
          <w:sz w:val="26"/>
        </w:rPr>
      </w:pPr>
    </w:p>
    <w:p w14:paraId="4B83E8F1" w14:textId="77777777" w:rsidR="00C83A8C" w:rsidRDefault="00C83A8C" w:rsidP="00C83A8C">
      <w:pPr>
        <w:pStyle w:val="Corpsdetexte"/>
        <w:spacing w:before="168"/>
        <w:ind w:left="892"/>
      </w:pPr>
      <w:r>
        <w:rPr>
          <w:color w:val="343437"/>
        </w:rPr>
        <w:t>Note 1 : L’administrateur peut supprimer un enseignant seulement si celui-ci ne parraine aucun étudiant et qu’il est jugé comme inactif.</w:t>
      </w:r>
    </w:p>
    <w:p w14:paraId="1E8C3F51" w14:textId="77777777" w:rsidR="00C83A8C" w:rsidRDefault="00C83A8C" w:rsidP="00C83A8C">
      <w:pPr>
        <w:pStyle w:val="Corpsdetexte"/>
        <w:rPr>
          <w:sz w:val="26"/>
        </w:rPr>
      </w:pPr>
    </w:p>
    <w:p w14:paraId="0565D122" w14:textId="77777777" w:rsidR="00C83A8C" w:rsidRDefault="00C83A8C" w:rsidP="00C83A8C">
      <w:pPr>
        <w:pStyle w:val="Corpsdetexte"/>
        <w:spacing w:before="184"/>
        <w:ind w:left="892"/>
      </w:pPr>
      <w:r>
        <w:rPr>
          <w:color w:val="525255"/>
          <w:u w:val="single" w:color="525255"/>
        </w:rPr>
        <w:t>Acteur :</w:t>
      </w:r>
    </w:p>
    <w:p w14:paraId="2E14BC80" w14:textId="77777777" w:rsidR="00C83A8C" w:rsidRDefault="00C83A8C" w:rsidP="00C83A8C">
      <w:pPr>
        <w:pStyle w:val="Corpsdetexte"/>
        <w:spacing w:before="4"/>
        <w:rPr>
          <w:sz w:val="16"/>
        </w:rPr>
      </w:pPr>
    </w:p>
    <w:p w14:paraId="6C904859" w14:textId="77777777" w:rsidR="00C83A8C" w:rsidRPr="00CF2E05" w:rsidRDefault="00C83A8C" w:rsidP="00C83A8C">
      <w:pPr>
        <w:pStyle w:val="Corpsdetexte"/>
        <w:spacing w:before="101"/>
        <w:ind w:left="892"/>
        <w:rPr>
          <w:color w:val="343437"/>
        </w:rPr>
      </w:pPr>
      <w:r>
        <w:rPr>
          <w:color w:val="343437"/>
        </w:rPr>
        <w:t>Administrateur</w:t>
      </w:r>
    </w:p>
    <w:p w14:paraId="763473F7" w14:textId="77777777" w:rsidR="00C83A8C" w:rsidRDefault="00C83A8C" w:rsidP="00C83A8C">
      <w:pPr>
        <w:pStyle w:val="Corpsdetexte"/>
        <w:spacing w:before="184"/>
        <w:ind w:left="892"/>
      </w:pPr>
      <w:r>
        <w:rPr>
          <w:color w:val="525255"/>
          <w:u w:val="single" w:color="525255"/>
        </w:rPr>
        <w:t>Conditions de départ :</w:t>
      </w:r>
    </w:p>
    <w:p w14:paraId="5551D1D3" w14:textId="77777777" w:rsidR="00C83A8C" w:rsidRDefault="00C83A8C" w:rsidP="00C83A8C">
      <w:pPr>
        <w:pStyle w:val="Corpsdetexte"/>
        <w:spacing w:before="2"/>
        <w:rPr>
          <w:sz w:val="25"/>
        </w:rPr>
      </w:pPr>
    </w:p>
    <w:p w14:paraId="3EEB78AC" w14:textId="77777777" w:rsidR="00C83A8C" w:rsidRDefault="00C83A8C" w:rsidP="00C83A8C">
      <w:pPr>
        <w:pStyle w:val="Paragraphedeliste"/>
        <w:numPr>
          <w:ilvl w:val="0"/>
          <w:numId w:val="5"/>
        </w:numPr>
        <w:tabs>
          <w:tab w:val="left" w:pos="1612"/>
          <w:tab w:val="left" w:pos="1613"/>
        </w:tabs>
        <w:spacing w:before="0"/>
        <w:ind w:firstLine="0"/>
        <w:rPr>
          <w:sz w:val="24"/>
        </w:rPr>
      </w:pPr>
      <w:r>
        <w:rPr>
          <w:color w:val="343437"/>
          <w:sz w:val="24"/>
        </w:rPr>
        <w:t>L’enseignant à supprimer doit être inactif et n’être dans aucun stage</w:t>
      </w:r>
    </w:p>
    <w:p w14:paraId="6A814356" w14:textId="77777777" w:rsidR="00C83A8C" w:rsidRDefault="00C83A8C" w:rsidP="00C83A8C">
      <w:pPr>
        <w:pStyle w:val="Corpsdetexte"/>
        <w:spacing w:before="6"/>
        <w:rPr>
          <w:sz w:val="42"/>
        </w:rPr>
      </w:pPr>
    </w:p>
    <w:p w14:paraId="7C0126CF" w14:textId="77777777" w:rsidR="00C83A8C" w:rsidRDefault="00C83A8C" w:rsidP="00C83A8C">
      <w:pPr>
        <w:pStyle w:val="Corpsdetexte"/>
        <w:ind w:left="892"/>
      </w:pPr>
      <w:r>
        <w:rPr>
          <w:color w:val="525255"/>
          <w:u w:val="single" w:color="525255"/>
        </w:rPr>
        <w:t>Conditions de fin :</w:t>
      </w:r>
    </w:p>
    <w:p w14:paraId="533ADAF8" w14:textId="77777777" w:rsidR="00C83A8C" w:rsidRDefault="00C83A8C" w:rsidP="00C83A8C">
      <w:pPr>
        <w:pStyle w:val="Corpsdetexte"/>
        <w:rPr>
          <w:sz w:val="25"/>
        </w:rPr>
      </w:pPr>
    </w:p>
    <w:p w14:paraId="13EF3B08" w14:textId="77777777" w:rsidR="00C83A8C" w:rsidRDefault="00C83A8C" w:rsidP="00C83A8C">
      <w:pPr>
        <w:pStyle w:val="Paragraphedeliste"/>
        <w:numPr>
          <w:ilvl w:val="0"/>
          <w:numId w:val="5"/>
        </w:numPr>
        <w:tabs>
          <w:tab w:val="left" w:pos="1612"/>
          <w:tab w:val="left" w:pos="1613"/>
        </w:tabs>
        <w:spacing w:before="1" w:line="619" w:lineRule="auto"/>
        <w:ind w:right="6743" w:firstLine="0"/>
        <w:rPr>
          <w:sz w:val="24"/>
        </w:rPr>
      </w:pPr>
      <w:r>
        <w:rPr>
          <w:color w:val="343437"/>
          <w:sz w:val="24"/>
        </w:rPr>
        <w:t>Annulation OU</w:t>
      </w:r>
    </w:p>
    <w:p w14:paraId="5BB85AB3" w14:textId="77777777" w:rsidR="00C83A8C" w:rsidRDefault="00C83A8C" w:rsidP="00C83A8C">
      <w:pPr>
        <w:pStyle w:val="Paragraphedeliste"/>
        <w:numPr>
          <w:ilvl w:val="0"/>
          <w:numId w:val="5"/>
        </w:numPr>
        <w:tabs>
          <w:tab w:val="left" w:pos="1612"/>
          <w:tab w:val="left" w:pos="1613"/>
        </w:tabs>
        <w:spacing w:before="70"/>
        <w:ind w:firstLine="0"/>
        <w:rPr>
          <w:sz w:val="24"/>
        </w:rPr>
      </w:pPr>
      <w:r>
        <w:rPr>
          <w:noProof/>
          <w:lang w:bidi="ar-SA"/>
        </w:rPr>
        <w:drawing>
          <wp:anchor distT="0" distB="0" distL="0" distR="0" simplePos="0" relativeHeight="251691008" behindDoc="0" locked="0" layoutInCell="1" allowOverlap="1" wp14:anchorId="3E9F00E1" wp14:editId="74F19E9D">
            <wp:simplePos x="0" y="0"/>
            <wp:positionH relativeFrom="page">
              <wp:posOffset>6310629</wp:posOffset>
            </wp:positionH>
            <wp:positionV relativeFrom="paragraph">
              <wp:posOffset>990008</wp:posOffset>
            </wp:positionV>
            <wp:extent cx="129540" cy="129539"/>
            <wp:effectExtent l="0" t="0" r="0" b="0"/>
            <wp:wrapNone/>
            <wp:docPr id="44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3437"/>
          <w:sz w:val="24"/>
        </w:rPr>
        <w:t>Suppression de l’enseignant</w:t>
      </w:r>
    </w:p>
    <w:p w14:paraId="4A7C7917" w14:textId="77777777" w:rsidR="00C83A8C" w:rsidRDefault="00C83A8C" w:rsidP="00C83A8C">
      <w:pPr>
        <w:rPr>
          <w:sz w:val="24"/>
        </w:rPr>
        <w:sectPr w:rsidR="00C83A8C">
          <w:footerReference w:type="default" r:id="rId36"/>
          <w:pgSz w:w="11910" w:h="16840"/>
          <w:pgMar w:top="0" w:right="920" w:bottom="720" w:left="1580" w:header="0" w:footer="526" w:gutter="0"/>
          <w:pgNumType w:start="17"/>
          <w:cols w:space="720"/>
        </w:sectPr>
      </w:pPr>
    </w:p>
    <w:p w14:paraId="243E4F0F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93056" behindDoc="0" locked="0" layoutInCell="1" allowOverlap="1" wp14:anchorId="745ED5EF" wp14:editId="7542170D">
            <wp:simplePos x="0" y="0"/>
            <wp:positionH relativeFrom="page">
              <wp:posOffset>6286500</wp:posOffset>
            </wp:positionH>
            <wp:positionV relativeFrom="page">
              <wp:posOffset>10224007</wp:posOffset>
            </wp:positionV>
            <wp:extent cx="129539" cy="129603"/>
            <wp:effectExtent l="0" t="0" r="0" b="0"/>
            <wp:wrapNone/>
            <wp:docPr id="4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37B36DA" wp14:editId="28F3F6AE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84" name="Lin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04ED03" id="Line 66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" strokecolor="#6e6e74" strokeweight="1pt">
                <w10:wrap anchorx="page" anchory="page"/>
              </v:line>
            </w:pict>
          </mc:Fallback>
        </mc:AlternateContent>
      </w:r>
    </w:p>
    <w:p w14:paraId="056BB4EA" w14:textId="77777777" w:rsidR="00C83A8C" w:rsidRDefault="00C83A8C" w:rsidP="00C83A8C">
      <w:pPr>
        <w:pStyle w:val="Corpsdetexte"/>
        <w:rPr>
          <w:sz w:val="20"/>
        </w:rPr>
      </w:pPr>
    </w:p>
    <w:p w14:paraId="10082CE8" w14:textId="77777777" w:rsidR="00C83A8C" w:rsidRDefault="00C83A8C" w:rsidP="00C83A8C">
      <w:pPr>
        <w:pStyle w:val="Corpsdetexte"/>
        <w:rPr>
          <w:sz w:val="20"/>
        </w:rPr>
      </w:pPr>
    </w:p>
    <w:p w14:paraId="24AF8717" w14:textId="77777777" w:rsidR="00C83A8C" w:rsidRDefault="00C83A8C" w:rsidP="00C83A8C">
      <w:pPr>
        <w:pStyle w:val="Corpsdetexte"/>
        <w:spacing w:before="9"/>
        <w:rPr>
          <w:sz w:val="22"/>
        </w:rPr>
      </w:pPr>
    </w:p>
    <w:p w14:paraId="7CDE49C7" w14:textId="77777777" w:rsidR="00C83A8C" w:rsidRDefault="00C83A8C" w:rsidP="00C83A8C">
      <w:pPr>
        <w:tabs>
          <w:tab w:val="left" w:pos="7256"/>
        </w:tabs>
        <w:ind w:left="892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76C161FB" w14:textId="77777777" w:rsidR="00C83A8C" w:rsidRDefault="00C83A8C" w:rsidP="00C83A8C">
      <w:pPr>
        <w:pStyle w:val="Corpsdetexte"/>
        <w:rPr>
          <w:i/>
          <w:sz w:val="20"/>
        </w:rPr>
      </w:pPr>
    </w:p>
    <w:p w14:paraId="73D8E2C6" w14:textId="77777777" w:rsidR="00C83A8C" w:rsidRDefault="00C83A8C" w:rsidP="00C83A8C">
      <w:pPr>
        <w:pStyle w:val="Corpsdetexte"/>
        <w:spacing w:before="6"/>
        <w:rPr>
          <w:i/>
          <w:sz w:val="22"/>
        </w:rPr>
      </w:pPr>
    </w:p>
    <w:p w14:paraId="6280CB3A" w14:textId="77777777" w:rsidR="00C83A8C" w:rsidRDefault="00C83A8C" w:rsidP="00C83A8C">
      <w:pPr>
        <w:pStyle w:val="Corpsdetexte"/>
        <w:ind w:left="892"/>
      </w:pPr>
      <w:r>
        <w:rPr>
          <w:color w:val="525255"/>
          <w:u w:val="single" w:color="525255"/>
        </w:rPr>
        <w:t>Exception :</w:t>
      </w:r>
    </w:p>
    <w:p w14:paraId="02014F4F" w14:textId="77777777" w:rsidR="00C83A8C" w:rsidRDefault="00C83A8C" w:rsidP="00C83A8C">
      <w:pPr>
        <w:pStyle w:val="Corpsdetexte"/>
        <w:spacing w:before="2"/>
        <w:rPr>
          <w:sz w:val="16"/>
        </w:rPr>
      </w:pPr>
    </w:p>
    <w:p w14:paraId="074C3802" w14:textId="77777777" w:rsidR="00C83A8C" w:rsidRDefault="00C83A8C" w:rsidP="00C83A8C">
      <w:pPr>
        <w:pStyle w:val="Corpsdetexte"/>
        <w:spacing w:before="100"/>
        <w:ind w:left="892"/>
      </w:pPr>
      <w:r>
        <w:rPr>
          <w:color w:val="343437"/>
        </w:rPr>
        <w:t>N/A</w:t>
      </w:r>
    </w:p>
    <w:p w14:paraId="120D61F3" w14:textId="77777777" w:rsidR="00C83A8C" w:rsidRDefault="00C83A8C" w:rsidP="00C83A8C">
      <w:pPr>
        <w:pStyle w:val="Corpsdetexte"/>
        <w:rPr>
          <w:sz w:val="26"/>
        </w:rPr>
      </w:pPr>
    </w:p>
    <w:p w14:paraId="26735ABF" w14:textId="77777777" w:rsidR="00C83A8C" w:rsidRDefault="00C83A8C" w:rsidP="00C83A8C">
      <w:pPr>
        <w:pStyle w:val="Titre2"/>
        <w:numPr>
          <w:ilvl w:val="2"/>
          <w:numId w:val="8"/>
        </w:numPr>
        <w:tabs>
          <w:tab w:val="left" w:pos="1613"/>
        </w:tabs>
        <w:spacing w:before="187"/>
      </w:pPr>
      <w:r>
        <w:rPr>
          <w:color w:val="343437"/>
          <w:spacing w:val="2"/>
        </w:rPr>
        <w:t xml:space="preserve">Panoramas </w:t>
      </w:r>
      <w:r>
        <w:rPr>
          <w:color w:val="343437"/>
          <w:spacing w:val="1"/>
        </w:rPr>
        <w:t xml:space="preserve">et rapports de </w:t>
      </w:r>
      <w:r>
        <w:rPr>
          <w:color w:val="343437"/>
        </w:rPr>
        <w:t xml:space="preserve">« </w:t>
      </w:r>
      <w:r>
        <w:rPr>
          <w:color w:val="343437"/>
          <w:spacing w:val="2"/>
        </w:rPr>
        <w:t xml:space="preserve">Supprimer </w:t>
      </w:r>
      <w:r>
        <w:rPr>
          <w:color w:val="343437"/>
          <w:spacing w:val="1"/>
        </w:rPr>
        <w:t>enseignant</w:t>
      </w:r>
      <w:r>
        <w:rPr>
          <w:color w:val="343437"/>
          <w:spacing w:val="68"/>
        </w:rPr>
        <w:t xml:space="preserve"> </w:t>
      </w:r>
      <w:r>
        <w:rPr>
          <w:color w:val="343437"/>
        </w:rPr>
        <w:t>»</w:t>
      </w:r>
    </w:p>
    <w:p w14:paraId="326D13D0" w14:textId="77777777" w:rsidR="00C83A8C" w:rsidRDefault="00C83A8C" w:rsidP="00C83A8C"/>
    <w:p w14:paraId="1D9DDA29" w14:textId="77777777" w:rsidR="00C83A8C" w:rsidRDefault="00C83A8C" w:rsidP="00C83A8C"/>
    <w:p w14:paraId="4BC70C95" w14:textId="77777777" w:rsidR="00C83A8C" w:rsidRDefault="00C83A8C" w:rsidP="00C83A8C">
      <w:pPr>
        <w:ind w:left="720"/>
      </w:pPr>
      <w:r>
        <w:rPr>
          <w:noProof/>
          <w:lang w:bidi="ar-SA"/>
        </w:rPr>
        <w:drawing>
          <wp:anchor distT="0" distB="0" distL="114300" distR="114300" simplePos="0" relativeHeight="251709440" behindDoc="0" locked="0" layoutInCell="1" allowOverlap="1" wp14:anchorId="324B2E81" wp14:editId="0943D4AC">
            <wp:simplePos x="0" y="0"/>
            <wp:positionH relativeFrom="column">
              <wp:posOffset>-345440</wp:posOffset>
            </wp:positionH>
            <wp:positionV relativeFrom="paragraph">
              <wp:posOffset>373380</wp:posOffset>
            </wp:positionV>
            <wp:extent cx="6548120" cy="3971925"/>
            <wp:effectExtent l="0" t="0" r="5080" b="9525"/>
            <wp:wrapThrough wrapText="bothSides">
              <wp:wrapPolygon edited="0">
                <wp:start x="0" y="0"/>
                <wp:lineTo x="0" y="21548"/>
                <wp:lineTo x="21554" y="21548"/>
                <wp:lineTo x="21554" y="0"/>
                <wp:lineTo x="0" y="0"/>
              </wp:wrapPolygon>
            </wp:wrapThrough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12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Même maquette que dans ajouter Étudiant, simplement ajouter une boîte de message pour confirmer la suppression</w:t>
      </w:r>
    </w:p>
    <w:p w14:paraId="2E3A7C5F" w14:textId="77777777" w:rsidR="00C83A8C" w:rsidRDefault="00C83A8C" w:rsidP="00C83A8C"/>
    <w:p w14:paraId="14C20834" w14:textId="77777777" w:rsidR="00C83A8C" w:rsidRDefault="00C83A8C" w:rsidP="00C83A8C">
      <w:pPr>
        <w:sectPr w:rsidR="00C83A8C">
          <w:pgSz w:w="11910" w:h="16840"/>
          <w:pgMar w:top="0" w:right="920" w:bottom="720" w:left="1580" w:header="0" w:footer="526" w:gutter="0"/>
          <w:cols w:space="720"/>
        </w:sectPr>
      </w:pPr>
    </w:p>
    <w:p w14:paraId="72C17580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95104" behindDoc="0" locked="0" layoutInCell="1" allowOverlap="1" wp14:anchorId="0A427ABE" wp14:editId="336B7D9A">
            <wp:simplePos x="0" y="0"/>
            <wp:positionH relativeFrom="page">
              <wp:posOffset>9605009</wp:posOffset>
            </wp:positionH>
            <wp:positionV relativeFrom="page">
              <wp:posOffset>7095997</wp:posOffset>
            </wp:positionV>
            <wp:extent cx="129540" cy="129603"/>
            <wp:effectExtent l="0" t="0" r="0" b="0"/>
            <wp:wrapNone/>
            <wp:docPr id="50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DBE47B9" wp14:editId="47D268B0">
                <wp:simplePos x="0" y="0"/>
                <wp:positionH relativeFrom="page">
                  <wp:posOffset>10391775</wp:posOffset>
                </wp:positionH>
                <wp:positionV relativeFrom="page">
                  <wp:posOffset>0</wp:posOffset>
                </wp:positionV>
                <wp:extent cx="0" cy="7560310"/>
                <wp:effectExtent l="9525" t="9525" r="9525" b="12065"/>
                <wp:wrapNone/>
                <wp:docPr id="83" name="Lin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3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7FD50D" id="Line 67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18.25pt,0" to="818.25pt,5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" strokecolor="#6e6e74" strokeweight="1pt">
                <w10:wrap anchorx="page" anchory="page"/>
              </v:line>
            </w:pict>
          </mc:Fallback>
        </mc:AlternateContent>
      </w:r>
    </w:p>
    <w:p w14:paraId="02C59BB3" w14:textId="77777777" w:rsidR="00C83A8C" w:rsidRDefault="00C83A8C" w:rsidP="00C83A8C">
      <w:pPr>
        <w:pStyle w:val="Corpsdetexte"/>
        <w:rPr>
          <w:sz w:val="20"/>
        </w:rPr>
      </w:pPr>
    </w:p>
    <w:p w14:paraId="71F2E097" w14:textId="77777777" w:rsidR="00C83A8C" w:rsidRDefault="00C83A8C" w:rsidP="00C83A8C">
      <w:pPr>
        <w:pStyle w:val="Corpsdetexte"/>
        <w:rPr>
          <w:sz w:val="20"/>
        </w:rPr>
      </w:pPr>
    </w:p>
    <w:p w14:paraId="0D9EF467" w14:textId="77777777" w:rsidR="00C83A8C" w:rsidRDefault="00C83A8C" w:rsidP="00C83A8C">
      <w:pPr>
        <w:pStyle w:val="Corpsdetexte"/>
        <w:spacing w:before="10"/>
        <w:rPr>
          <w:sz w:val="23"/>
        </w:rPr>
      </w:pPr>
    </w:p>
    <w:p w14:paraId="2612BB0F" w14:textId="77777777" w:rsidR="00C83A8C" w:rsidRDefault="00C83A8C" w:rsidP="00C83A8C">
      <w:pPr>
        <w:tabs>
          <w:tab w:val="left" w:pos="12790"/>
        </w:tabs>
        <w:ind w:left="940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379EE54C" w14:textId="77777777" w:rsidR="00C83A8C" w:rsidRDefault="00C83A8C" w:rsidP="00C83A8C">
      <w:pPr>
        <w:pStyle w:val="Corpsdetexte"/>
        <w:rPr>
          <w:i/>
          <w:sz w:val="20"/>
        </w:rPr>
      </w:pPr>
    </w:p>
    <w:p w14:paraId="65CF6CF3" w14:textId="77777777" w:rsidR="00C83A8C" w:rsidRDefault="00C83A8C" w:rsidP="00C83A8C">
      <w:pPr>
        <w:pStyle w:val="Corpsdetexte"/>
        <w:rPr>
          <w:i/>
          <w:sz w:val="20"/>
        </w:rPr>
      </w:pPr>
    </w:p>
    <w:p w14:paraId="61938609" w14:textId="77777777" w:rsidR="00C83A8C" w:rsidRDefault="00C83A8C" w:rsidP="00C83A8C">
      <w:pPr>
        <w:pStyle w:val="Corpsdetexte"/>
        <w:spacing w:before="9"/>
        <w:rPr>
          <w:i/>
          <w:sz w:val="18"/>
        </w:rPr>
      </w:pPr>
    </w:p>
    <w:p w14:paraId="7389E65A" w14:textId="77777777" w:rsidR="00C83A8C" w:rsidRDefault="00C83A8C" w:rsidP="00C83A8C">
      <w:pPr>
        <w:pStyle w:val="Titre2"/>
        <w:numPr>
          <w:ilvl w:val="2"/>
          <w:numId w:val="8"/>
        </w:numPr>
        <w:tabs>
          <w:tab w:val="left" w:pos="1661"/>
        </w:tabs>
        <w:ind w:left="1660"/>
      </w:pPr>
      <w:r>
        <w:rPr>
          <w:color w:val="343437"/>
          <w:spacing w:val="2"/>
        </w:rPr>
        <w:t xml:space="preserve">Description des </w:t>
      </w:r>
      <w:r>
        <w:rPr>
          <w:color w:val="343437"/>
          <w:spacing w:val="1"/>
        </w:rPr>
        <w:t xml:space="preserve">champs de </w:t>
      </w:r>
      <w:r>
        <w:rPr>
          <w:color w:val="343437"/>
        </w:rPr>
        <w:t xml:space="preserve">« </w:t>
      </w:r>
      <w:r>
        <w:rPr>
          <w:color w:val="343437"/>
          <w:spacing w:val="1"/>
        </w:rPr>
        <w:t xml:space="preserve">Supprimer </w:t>
      </w:r>
      <w:r>
        <w:rPr>
          <w:color w:val="343437"/>
          <w:spacing w:val="2"/>
        </w:rPr>
        <w:t>l’enseignant</w:t>
      </w:r>
      <w:r>
        <w:rPr>
          <w:color w:val="343437"/>
          <w:spacing w:val="60"/>
        </w:rPr>
        <w:t xml:space="preserve"> </w:t>
      </w:r>
      <w:r>
        <w:rPr>
          <w:color w:val="343437"/>
        </w:rPr>
        <w:t>»</w:t>
      </w:r>
    </w:p>
    <w:p w14:paraId="0C56F7CB" w14:textId="77777777" w:rsidR="00C83A8C" w:rsidRDefault="00C83A8C" w:rsidP="00C83A8C">
      <w:pPr>
        <w:pStyle w:val="Corpsdetexte"/>
        <w:spacing w:before="4"/>
        <w:rPr>
          <w:sz w:val="5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276"/>
        <w:gridCol w:w="6243"/>
        <w:gridCol w:w="2971"/>
      </w:tblGrid>
      <w:tr w:rsidR="00C83A8C" w14:paraId="42F62293" w14:textId="77777777" w:rsidTr="007E1FBB">
        <w:trPr>
          <w:trHeight w:val="454"/>
        </w:trPr>
        <w:tc>
          <w:tcPr>
            <w:tcW w:w="226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7F6CEC33" w14:textId="77777777" w:rsidR="00C83A8C" w:rsidRDefault="00C83A8C" w:rsidP="007E1FBB">
            <w:pPr>
              <w:pStyle w:val="TableParagraph"/>
              <w:spacing w:before="92"/>
              <w:ind w:left="325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du champ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0AE6F58" w14:textId="77777777" w:rsidR="00C83A8C" w:rsidRDefault="00C83A8C" w:rsidP="007E1FBB">
            <w:pPr>
              <w:pStyle w:val="TableParagraph"/>
              <w:spacing w:before="92"/>
              <w:ind w:left="384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62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0EF23E8A" w14:textId="77777777" w:rsidR="00C83A8C" w:rsidRDefault="00C83A8C" w:rsidP="007E1FBB">
            <w:pPr>
              <w:pStyle w:val="TableParagraph"/>
              <w:spacing w:before="92"/>
              <w:ind w:left="2507" w:right="248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29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7E55F71D" w14:textId="77777777" w:rsidR="00C83A8C" w:rsidRDefault="00C83A8C" w:rsidP="007E1FBB">
            <w:pPr>
              <w:pStyle w:val="TableParagraph"/>
              <w:spacing w:before="92"/>
              <w:ind w:left="1151" w:right="111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Entité</w:t>
            </w:r>
          </w:p>
        </w:tc>
      </w:tr>
      <w:tr w:rsidR="00C83A8C" w14:paraId="79B81527" w14:textId="77777777" w:rsidTr="007E1FBB">
        <w:trPr>
          <w:trHeight w:val="98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931CC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4B185B7D" w14:textId="77777777" w:rsidR="00C83A8C" w:rsidRDefault="00C83A8C" w:rsidP="007E1FBB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Message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AB856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7EFE5A42" w14:textId="77777777" w:rsidR="00C83A8C" w:rsidRDefault="00C83A8C" w:rsidP="007E1FBB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Libellé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99DD2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7D8872CD" w14:textId="77777777" w:rsidR="00C83A8C" w:rsidRDefault="00C83A8C" w:rsidP="007E1FBB">
            <w:pPr>
              <w:pStyle w:val="TableParagraph"/>
              <w:spacing w:line="278" w:lineRule="auto"/>
              <w:ind w:left="123" w:right="716"/>
              <w:rPr>
                <w:sz w:val="24"/>
              </w:rPr>
            </w:pPr>
            <w:r>
              <w:rPr>
                <w:color w:val="343437"/>
                <w:sz w:val="24"/>
              </w:rPr>
              <w:t xml:space="preserve">Le </w:t>
            </w:r>
            <w:r>
              <w:rPr>
                <w:color w:val="343437"/>
                <w:spacing w:val="-3"/>
                <w:sz w:val="24"/>
              </w:rPr>
              <w:t xml:space="preserve">message Q_001 </w:t>
            </w:r>
            <w:r>
              <w:rPr>
                <w:color w:val="343437"/>
                <w:sz w:val="24"/>
              </w:rPr>
              <w:t xml:space="preserve">est affiché dans le haut de la </w:t>
            </w:r>
            <w:r>
              <w:rPr>
                <w:color w:val="343437"/>
                <w:spacing w:val="-16"/>
                <w:sz w:val="24"/>
              </w:rPr>
              <w:t xml:space="preserve">page </w:t>
            </w:r>
            <w:r>
              <w:rPr>
                <w:color w:val="343437"/>
                <w:spacing w:val="-3"/>
                <w:sz w:val="24"/>
              </w:rPr>
              <w:t>pour confirmation de suppression.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A929DD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52B80C2E" w14:textId="77777777" w:rsidR="00C83A8C" w:rsidRDefault="00C83A8C" w:rsidP="007E1FBB">
            <w:pPr>
              <w:pStyle w:val="TableParagraph"/>
              <w:rPr>
                <w:sz w:val="24"/>
              </w:rPr>
            </w:pPr>
          </w:p>
        </w:tc>
      </w:tr>
      <w:tr w:rsidR="00C83A8C" w:rsidDel="00B91286" w14:paraId="5FE3DB37" w14:textId="1A0BD8A5" w:rsidTr="007E1FBB">
        <w:trPr>
          <w:trHeight w:val="1290"/>
          <w:del w:id="58" w:author="Lainesse" w:date="2018-03-27T15:17:00Z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06E35" w14:textId="1CCD057E" w:rsidR="00C83A8C" w:rsidDel="00B91286" w:rsidRDefault="00C83A8C" w:rsidP="007E1FBB">
            <w:pPr>
              <w:pStyle w:val="TableParagraph"/>
              <w:spacing w:before="3"/>
              <w:rPr>
                <w:del w:id="59" w:author="Lainesse" w:date="2018-03-27T15:17:00Z"/>
                <w:sz w:val="21"/>
              </w:rPr>
            </w:pPr>
          </w:p>
          <w:p w14:paraId="5F60B69A" w14:textId="5C823DF6" w:rsidR="00C83A8C" w:rsidDel="00B91286" w:rsidRDefault="00C83A8C" w:rsidP="007E1FBB">
            <w:pPr>
              <w:pStyle w:val="TableParagraph"/>
              <w:ind w:left="104"/>
              <w:rPr>
                <w:del w:id="60" w:author="Lainesse" w:date="2018-03-27T15:17:00Z"/>
                <w:sz w:val="24"/>
              </w:rPr>
            </w:pPr>
            <w:del w:id="61" w:author="Lainesse" w:date="2018-03-27T15:17:00Z">
              <w:r w:rsidDel="00B91286">
                <w:rPr>
                  <w:color w:val="343437"/>
                  <w:sz w:val="24"/>
                </w:rPr>
                <w:delText xml:space="preserve">Code </w:delText>
              </w:r>
              <w:commentRangeStart w:id="62"/>
              <w:r w:rsidDel="00B91286">
                <w:rPr>
                  <w:color w:val="343437"/>
                  <w:sz w:val="24"/>
                </w:rPr>
                <w:delText>permanent</w:delText>
              </w:r>
            </w:del>
            <w:commentRangeEnd w:id="62"/>
            <w:r w:rsidR="00B91286">
              <w:rPr>
                <w:rStyle w:val="Marquedecommentaire"/>
              </w:rPr>
              <w:commentReference w:id="62"/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A1980" w14:textId="0B8FEA07" w:rsidR="00C83A8C" w:rsidDel="00B91286" w:rsidRDefault="00C83A8C" w:rsidP="007E1FBB">
            <w:pPr>
              <w:pStyle w:val="TableParagraph"/>
              <w:spacing w:before="3"/>
              <w:rPr>
                <w:del w:id="63" w:author="Lainesse" w:date="2018-03-27T15:17:00Z"/>
                <w:sz w:val="21"/>
              </w:rPr>
            </w:pPr>
          </w:p>
          <w:p w14:paraId="61C0F806" w14:textId="630DCE55" w:rsidR="00C83A8C" w:rsidDel="00B91286" w:rsidRDefault="00C83A8C" w:rsidP="007E1FBB">
            <w:pPr>
              <w:pStyle w:val="TableParagraph"/>
              <w:ind w:left="122"/>
              <w:rPr>
                <w:del w:id="64" w:author="Lainesse" w:date="2018-03-27T15:17:00Z"/>
                <w:sz w:val="24"/>
              </w:rPr>
            </w:pPr>
            <w:del w:id="65" w:author="Lainesse" w:date="2018-03-27T15:17:00Z">
              <w:r w:rsidDel="00B91286">
                <w:rPr>
                  <w:color w:val="343437"/>
                  <w:sz w:val="24"/>
                </w:rPr>
                <w:delText>Texte</w:delText>
              </w:r>
            </w:del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7E4AF" w14:textId="23B17A35" w:rsidR="00C83A8C" w:rsidDel="00B91286" w:rsidRDefault="00C83A8C" w:rsidP="007E1FBB">
            <w:pPr>
              <w:pStyle w:val="TableParagraph"/>
              <w:spacing w:before="4" w:line="552" w:lineRule="exact"/>
              <w:ind w:left="123" w:right="4090"/>
              <w:rPr>
                <w:del w:id="66" w:author="Lainesse" w:date="2018-03-27T15:17:00Z"/>
                <w:color w:val="343437"/>
                <w:sz w:val="24"/>
              </w:rPr>
            </w:pPr>
            <w:del w:id="67" w:author="Lainesse" w:date="2018-03-27T15:17:00Z">
              <w:r w:rsidDel="00B91286">
                <w:rPr>
                  <w:color w:val="343437"/>
                  <w:sz w:val="24"/>
                </w:rPr>
                <w:delText>Code permanent</w:delText>
              </w:r>
            </w:del>
          </w:p>
          <w:p w14:paraId="3B0CD3A2" w14:textId="183135AA" w:rsidR="00C83A8C" w:rsidDel="00B91286" w:rsidRDefault="00C83A8C" w:rsidP="007E1FBB">
            <w:pPr>
              <w:pStyle w:val="TableParagraph"/>
              <w:spacing w:before="4" w:line="552" w:lineRule="exact"/>
              <w:ind w:left="123" w:right="4090"/>
              <w:rPr>
                <w:del w:id="68" w:author="Lainesse" w:date="2018-03-27T15:17:00Z"/>
                <w:sz w:val="24"/>
              </w:rPr>
            </w:pPr>
            <w:del w:id="69" w:author="Lainesse" w:date="2018-03-27T15:17:00Z">
              <w:r w:rsidDel="00B91286">
                <w:rPr>
                  <w:color w:val="343437"/>
                  <w:sz w:val="24"/>
                </w:rPr>
                <w:delText>Champ en lecture seule</w:delText>
              </w:r>
            </w:del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1FC152" w14:textId="32E47FB1" w:rsidR="00C83A8C" w:rsidDel="00B91286" w:rsidRDefault="00C83A8C" w:rsidP="007E1FBB">
            <w:pPr>
              <w:pStyle w:val="TableParagraph"/>
              <w:spacing w:before="3"/>
              <w:rPr>
                <w:del w:id="70" w:author="Lainesse" w:date="2018-03-27T15:17:00Z"/>
                <w:sz w:val="21"/>
              </w:rPr>
            </w:pPr>
          </w:p>
          <w:p w14:paraId="3B484DF7" w14:textId="789C2A33" w:rsidR="00C83A8C" w:rsidDel="00B91286" w:rsidRDefault="00C83A8C" w:rsidP="007E1FBB">
            <w:pPr>
              <w:pStyle w:val="TableParagraph"/>
              <w:spacing w:line="276" w:lineRule="auto"/>
              <w:ind w:left="123" w:right="84"/>
              <w:rPr>
                <w:del w:id="71" w:author="Lainesse" w:date="2018-03-27T15:17:00Z"/>
                <w:sz w:val="24"/>
              </w:rPr>
            </w:pPr>
            <w:del w:id="72" w:author="Lainesse" w:date="2018-03-27T15:17:00Z">
              <w:r w:rsidDel="00B91286">
                <w:rPr>
                  <w:color w:val="343437"/>
                  <w:spacing w:val="-3"/>
                  <w:sz w:val="24"/>
                </w:rPr>
                <w:delText xml:space="preserve">Enseignant.Code </w:delText>
              </w:r>
              <w:r w:rsidDel="00B91286">
                <w:rPr>
                  <w:color w:val="343437"/>
                  <w:sz w:val="24"/>
                </w:rPr>
                <w:delText xml:space="preserve">où </w:delText>
              </w:r>
              <w:r w:rsidDel="00B91286">
                <w:rPr>
                  <w:color w:val="343437"/>
                  <w:spacing w:val="-3"/>
                  <w:sz w:val="24"/>
                </w:rPr>
                <w:delText xml:space="preserve">Enseignant.idEnseignant correspond </w:delText>
              </w:r>
              <w:r w:rsidDel="00B91286">
                <w:rPr>
                  <w:color w:val="343437"/>
                  <w:spacing w:val="-80"/>
                  <w:sz w:val="24"/>
                </w:rPr>
                <w:delText>à</w:delText>
              </w:r>
              <w:r w:rsidDel="00B91286">
                <w:rPr>
                  <w:color w:val="343437"/>
                  <w:spacing w:val="-48"/>
                  <w:sz w:val="24"/>
                </w:rPr>
                <w:delText xml:space="preserve"> </w:delText>
              </w:r>
              <w:r w:rsidDel="00B91286">
                <w:rPr>
                  <w:color w:val="343437"/>
                  <w:spacing w:val="-3"/>
                  <w:sz w:val="24"/>
                </w:rPr>
                <w:delText xml:space="preserve">l’identifiant </w:delText>
              </w:r>
              <w:r w:rsidDel="00B91286">
                <w:rPr>
                  <w:color w:val="343437"/>
                  <w:sz w:val="24"/>
                </w:rPr>
                <w:delText xml:space="preserve">reçu en </w:delText>
              </w:r>
              <w:r w:rsidDel="00B91286">
                <w:rPr>
                  <w:color w:val="343437"/>
                  <w:spacing w:val="-3"/>
                  <w:sz w:val="24"/>
                </w:rPr>
                <w:delText>paramètre</w:delText>
              </w:r>
            </w:del>
          </w:p>
        </w:tc>
      </w:tr>
      <w:tr w:rsidR="00C83A8C" w14:paraId="362B75A9" w14:textId="77777777" w:rsidTr="007E1FBB">
        <w:trPr>
          <w:trHeight w:val="1293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DA8B1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7B1D74B9" w14:textId="77777777" w:rsidR="00C83A8C" w:rsidRDefault="00C83A8C" w:rsidP="007E1FBB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Nom de l’enseignant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3E906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7ADF62EB" w14:textId="77777777" w:rsidR="00C83A8C" w:rsidRDefault="00C83A8C" w:rsidP="007E1FBB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2C61B" w14:textId="77777777" w:rsidR="00C83A8C" w:rsidRDefault="00C83A8C" w:rsidP="00B91286">
            <w:pPr>
              <w:pStyle w:val="TableParagraph"/>
              <w:spacing w:before="5" w:line="552" w:lineRule="exact"/>
              <w:ind w:left="123" w:right="149"/>
              <w:rPr>
                <w:color w:val="343437"/>
                <w:sz w:val="24"/>
              </w:rPr>
              <w:pPrChange w:id="73" w:author="Lainesse" w:date="2018-03-27T15:18:00Z">
                <w:pPr>
                  <w:pStyle w:val="TableParagraph"/>
                  <w:spacing w:before="5" w:line="552" w:lineRule="exact"/>
                  <w:ind w:left="123" w:right="4817"/>
                </w:pPr>
              </w:pPrChange>
            </w:pPr>
            <w:r>
              <w:rPr>
                <w:color w:val="343437"/>
                <w:sz w:val="24"/>
              </w:rPr>
              <w:t>Nom de l’enseignant</w:t>
            </w:r>
          </w:p>
          <w:p w14:paraId="24D6FA03" w14:textId="77777777" w:rsidR="00C83A8C" w:rsidRDefault="00C83A8C" w:rsidP="00B91286">
            <w:pPr>
              <w:pStyle w:val="TableParagraph"/>
              <w:spacing w:before="5" w:line="552" w:lineRule="exact"/>
              <w:ind w:left="123" w:right="291"/>
              <w:rPr>
                <w:sz w:val="24"/>
              </w:rPr>
              <w:pPrChange w:id="74" w:author="Lainesse" w:date="2018-03-27T15:18:00Z">
                <w:pPr>
                  <w:pStyle w:val="TableParagraph"/>
                  <w:spacing w:before="5" w:line="552" w:lineRule="exact"/>
                  <w:ind w:left="123" w:right="4817"/>
                </w:pPr>
              </w:pPrChange>
            </w:pPr>
            <w:r>
              <w:rPr>
                <w:sz w:val="24"/>
              </w:rPr>
              <w:t>Champ en lecture seule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4216C2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1070103C" w14:textId="77777777" w:rsidR="00C83A8C" w:rsidRDefault="00C83A8C" w:rsidP="007E1FBB">
            <w:pPr>
              <w:pStyle w:val="TableParagraph"/>
              <w:spacing w:line="276" w:lineRule="auto"/>
              <w:ind w:left="123" w:right="84"/>
              <w:rPr>
                <w:sz w:val="24"/>
              </w:rPr>
            </w:pPr>
            <w:proofErr w:type="spellStart"/>
            <w:r>
              <w:rPr>
                <w:color w:val="343437"/>
                <w:spacing w:val="-3"/>
                <w:sz w:val="24"/>
              </w:rPr>
              <w:t>Enseignant.Nom</w:t>
            </w:r>
            <w:proofErr w:type="spellEnd"/>
            <w:r>
              <w:rPr>
                <w:color w:val="343437"/>
                <w:spacing w:val="-3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 xml:space="preserve">où </w:t>
            </w:r>
            <w:proofErr w:type="spellStart"/>
            <w:r>
              <w:rPr>
                <w:color w:val="343437"/>
                <w:spacing w:val="-3"/>
                <w:sz w:val="24"/>
              </w:rPr>
              <w:t>Enseignant.idEnseignant</w:t>
            </w:r>
            <w:proofErr w:type="spellEnd"/>
            <w:r>
              <w:rPr>
                <w:color w:val="343437"/>
                <w:spacing w:val="-3"/>
                <w:sz w:val="24"/>
              </w:rPr>
              <w:t xml:space="preserve"> correspond à l’identifiant </w:t>
            </w:r>
            <w:r>
              <w:rPr>
                <w:color w:val="343437"/>
                <w:sz w:val="24"/>
              </w:rPr>
              <w:t xml:space="preserve">reçu en </w:t>
            </w:r>
            <w:r>
              <w:rPr>
                <w:color w:val="343437"/>
                <w:spacing w:val="-3"/>
                <w:sz w:val="24"/>
              </w:rPr>
              <w:t>paramètre</w:t>
            </w:r>
          </w:p>
        </w:tc>
      </w:tr>
      <w:tr w:rsidR="00C83A8C" w14:paraId="5F90FEC8" w14:textId="77777777" w:rsidTr="007E1FBB">
        <w:trPr>
          <w:trHeight w:val="1293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DA026" w14:textId="77777777" w:rsidR="00C83A8C" w:rsidRDefault="00C83A8C" w:rsidP="007E1FBB">
            <w:pPr>
              <w:pStyle w:val="TableParagraph"/>
              <w:spacing w:before="3"/>
              <w:jc w:val="center"/>
              <w:rPr>
                <w:sz w:val="21"/>
              </w:rPr>
            </w:pPr>
          </w:p>
          <w:p w14:paraId="09059DC9" w14:textId="77777777" w:rsidR="00C83A8C" w:rsidRPr="000E6552" w:rsidRDefault="00C83A8C" w:rsidP="007E1FBB">
            <w:pPr>
              <w:pStyle w:val="TableParagraph"/>
              <w:spacing w:before="3"/>
              <w:jc w:val="center"/>
              <w:rPr>
                <w:sz w:val="24"/>
                <w:szCs w:val="24"/>
              </w:rPr>
            </w:pPr>
            <w:r w:rsidRPr="000E6552">
              <w:rPr>
                <w:sz w:val="24"/>
                <w:szCs w:val="24"/>
              </w:rPr>
              <w:t>Prénom de l’enseignant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2E28A" w14:textId="77777777" w:rsidR="00C83A8C" w:rsidRDefault="00C83A8C" w:rsidP="007E1FBB">
            <w:pPr>
              <w:pStyle w:val="TableParagraph"/>
              <w:spacing w:before="3"/>
              <w:jc w:val="center"/>
              <w:rPr>
                <w:sz w:val="21"/>
              </w:rPr>
            </w:pPr>
            <w:r>
              <w:rPr>
                <w:sz w:val="21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99CA7" w14:textId="77777777" w:rsidR="00C83A8C" w:rsidRDefault="00C83A8C" w:rsidP="00B91286">
            <w:pPr>
              <w:pStyle w:val="TableParagraph"/>
              <w:spacing w:before="5" w:line="552" w:lineRule="exact"/>
              <w:ind w:left="123" w:right="149"/>
              <w:rPr>
                <w:color w:val="343437"/>
                <w:sz w:val="24"/>
              </w:rPr>
              <w:pPrChange w:id="75" w:author="Lainesse" w:date="2018-03-27T15:18:00Z">
                <w:pPr>
                  <w:pStyle w:val="TableParagraph"/>
                  <w:spacing w:before="5" w:line="552" w:lineRule="exact"/>
                  <w:ind w:left="123" w:right="4817"/>
                </w:pPr>
              </w:pPrChange>
            </w:pPr>
            <w:r>
              <w:rPr>
                <w:color w:val="343437"/>
                <w:sz w:val="24"/>
              </w:rPr>
              <w:t>Prénom de l’enseignant</w:t>
            </w:r>
          </w:p>
          <w:p w14:paraId="443B8850" w14:textId="77777777" w:rsidR="00C83A8C" w:rsidRDefault="00C83A8C" w:rsidP="00B91286">
            <w:pPr>
              <w:pStyle w:val="TableParagraph"/>
              <w:spacing w:before="5" w:line="552" w:lineRule="exact"/>
              <w:ind w:left="123" w:right="149"/>
              <w:rPr>
                <w:color w:val="343437"/>
                <w:sz w:val="24"/>
              </w:rPr>
              <w:pPrChange w:id="76" w:author="Lainesse" w:date="2018-03-27T15:18:00Z">
                <w:pPr>
                  <w:pStyle w:val="TableParagraph"/>
                  <w:spacing w:before="5" w:line="552" w:lineRule="exact"/>
                  <w:ind w:left="123" w:right="4817"/>
                </w:pPr>
              </w:pPrChange>
            </w:pPr>
            <w:r>
              <w:rPr>
                <w:color w:val="343437"/>
                <w:sz w:val="24"/>
              </w:rPr>
              <w:t>Champ en lecture seule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E93024" w14:textId="77777777" w:rsidR="00C83A8C" w:rsidRDefault="00C83A8C" w:rsidP="007E1FBB">
            <w:pPr>
              <w:pStyle w:val="TableParagraph"/>
              <w:spacing w:before="3"/>
              <w:rPr>
                <w:sz w:val="21"/>
              </w:rPr>
            </w:pPr>
          </w:p>
          <w:p w14:paraId="1EE8AF12" w14:textId="77777777" w:rsidR="00C83A8C" w:rsidRPr="009256DD" w:rsidRDefault="00C83A8C" w:rsidP="007E1FBB">
            <w:r>
              <w:t xml:space="preserve"> </w:t>
            </w:r>
            <w:proofErr w:type="spellStart"/>
            <w:r>
              <w:t>Enseignant.Prenom</w:t>
            </w:r>
            <w:proofErr w:type="spellEnd"/>
            <w:r>
              <w:t xml:space="preserve"> où </w:t>
            </w:r>
            <w:proofErr w:type="spellStart"/>
            <w:r>
              <w:t>Enseignant.idEnseignant</w:t>
            </w:r>
            <w:proofErr w:type="spellEnd"/>
            <w:r>
              <w:t xml:space="preserve"> correspond à l’identifiant reçu en paramètre</w:t>
            </w:r>
          </w:p>
        </w:tc>
      </w:tr>
    </w:tbl>
    <w:p w14:paraId="588B362A" w14:textId="77777777" w:rsidR="00C83A8C" w:rsidRDefault="00C83A8C" w:rsidP="00C83A8C">
      <w:pPr>
        <w:spacing w:line="276" w:lineRule="auto"/>
        <w:rPr>
          <w:sz w:val="24"/>
        </w:rPr>
        <w:sectPr w:rsidR="00C83A8C">
          <w:footerReference w:type="default" r:id="rId38"/>
          <w:pgSz w:w="16840" w:h="11910" w:orient="landscape"/>
          <w:pgMar w:top="0" w:right="1400" w:bottom="720" w:left="1220" w:header="0" w:footer="525" w:gutter="0"/>
          <w:pgNumType w:start="19"/>
          <w:cols w:space="720"/>
        </w:sectPr>
      </w:pPr>
    </w:p>
    <w:p w14:paraId="6FA9DE98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97152" behindDoc="0" locked="0" layoutInCell="1" allowOverlap="1" wp14:anchorId="6E06F1AA" wp14:editId="1B71FCC6">
            <wp:simplePos x="0" y="0"/>
            <wp:positionH relativeFrom="page">
              <wp:posOffset>9605009</wp:posOffset>
            </wp:positionH>
            <wp:positionV relativeFrom="page">
              <wp:posOffset>7095997</wp:posOffset>
            </wp:positionV>
            <wp:extent cx="129540" cy="129603"/>
            <wp:effectExtent l="0" t="0" r="0" b="0"/>
            <wp:wrapNone/>
            <wp:docPr id="5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EFAEEB3" wp14:editId="7BA440C2">
                <wp:simplePos x="0" y="0"/>
                <wp:positionH relativeFrom="page">
                  <wp:posOffset>10401300</wp:posOffset>
                </wp:positionH>
                <wp:positionV relativeFrom="page">
                  <wp:posOffset>0</wp:posOffset>
                </wp:positionV>
                <wp:extent cx="0" cy="7560310"/>
                <wp:effectExtent l="9525" t="9525" r="9525" b="12065"/>
                <wp:wrapNone/>
                <wp:docPr id="82" name="Lin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3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A49E75" id="Line 68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19pt,0" to="819pt,5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" strokecolor="#6e6e74" strokeweight="1pt">
                <w10:wrap anchorx="page" anchory="page"/>
              </v:line>
            </w:pict>
          </mc:Fallback>
        </mc:AlternateContent>
      </w:r>
    </w:p>
    <w:p w14:paraId="62CD584A" w14:textId="77777777" w:rsidR="00C83A8C" w:rsidRDefault="00C83A8C" w:rsidP="00C83A8C">
      <w:pPr>
        <w:pStyle w:val="Corpsdetexte"/>
        <w:rPr>
          <w:sz w:val="20"/>
        </w:rPr>
      </w:pPr>
    </w:p>
    <w:p w14:paraId="7AC0FE73" w14:textId="77777777" w:rsidR="00C83A8C" w:rsidRDefault="00C83A8C" w:rsidP="00C83A8C">
      <w:pPr>
        <w:pStyle w:val="Corpsdetexte"/>
        <w:rPr>
          <w:sz w:val="20"/>
        </w:rPr>
      </w:pPr>
    </w:p>
    <w:p w14:paraId="58EE6D60" w14:textId="77777777" w:rsidR="00C83A8C" w:rsidRDefault="00C83A8C" w:rsidP="00C83A8C">
      <w:pPr>
        <w:pStyle w:val="Corpsdetexte"/>
        <w:spacing w:before="10"/>
        <w:rPr>
          <w:sz w:val="23"/>
        </w:rPr>
      </w:pPr>
    </w:p>
    <w:p w14:paraId="4DE6CF6B" w14:textId="77777777" w:rsidR="00C83A8C" w:rsidRDefault="00C83A8C" w:rsidP="00C83A8C">
      <w:pPr>
        <w:tabs>
          <w:tab w:val="left" w:pos="12790"/>
        </w:tabs>
        <w:ind w:left="940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Cours</w:t>
      </w:r>
      <w:r>
        <w:rPr>
          <w:i/>
          <w:color w:val="464649"/>
          <w:spacing w:val="2"/>
          <w:sz w:val="24"/>
        </w:rPr>
        <w:tab/>
        <w:t>Automne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2015</w:t>
      </w:r>
    </w:p>
    <w:p w14:paraId="2AB02A04" w14:textId="77777777" w:rsidR="00C83A8C" w:rsidRDefault="00C83A8C" w:rsidP="00C83A8C">
      <w:pPr>
        <w:pStyle w:val="Corpsdetexte"/>
        <w:rPr>
          <w:i/>
          <w:sz w:val="20"/>
        </w:rPr>
      </w:pPr>
    </w:p>
    <w:p w14:paraId="4348B5BE" w14:textId="77777777" w:rsidR="00C83A8C" w:rsidRDefault="00C83A8C" w:rsidP="00C83A8C">
      <w:pPr>
        <w:pStyle w:val="Corpsdetexte"/>
        <w:spacing w:before="6"/>
        <w:rPr>
          <w:i/>
          <w:sz w:val="28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276"/>
        <w:gridCol w:w="6243"/>
        <w:gridCol w:w="2971"/>
      </w:tblGrid>
      <w:tr w:rsidR="00C83A8C" w14:paraId="032E70F5" w14:textId="77777777" w:rsidTr="007E1FBB">
        <w:trPr>
          <w:trHeight w:val="454"/>
        </w:trPr>
        <w:tc>
          <w:tcPr>
            <w:tcW w:w="226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57710F24" w14:textId="77777777" w:rsidR="00C83A8C" w:rsidRDefault="00C83A8C" w:rsidP="007E1FBB">
            <w:pPr>
              <w:pStyle w:val="TableParagraph"/>
              <w:spacing w:before="90"/>
              <w:ind w:left="325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du champ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275EBF1B" w14:textId="77777777" w:rsidR="00C83A8C" w:rsidRDefault="00C83A8C" w:rsidP="007E1FBB">
            <w:pPr>
              <w:pStyle w:val="TableParagraph"/>
              <w:spacing w:before="90"/>
              <w:ind w:left="384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62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78D63F47" w14:textId="77777777" w:rsidR="00C83A8C" w:rsidRDefault="00C83A8C" w:rsidP="007E1FBB">
            <w:pPr>
              <w:pStyle w:val="TableParagraph"/>
              <w:spacing w:before="90"/>
              <w:ind w:left="2507" w:right="248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29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4E468A24" w14:textId="77777777" w:rsidR="00C83A8C" w:rsidRDefault="00C83A8C" w:rsidP="007E1FBB">
            <w:pPr>
              <w:pStyle w:val="TableParagraph"/>
              <w:spacing w:before="90"/>
              <w:ind w:left="1151" w:right="111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Entité</w:t>
            </w:r>
          </w:p>
        </w:tc>
      </w:tr>
      <w:tr w:rsidR="00C83A8C" w14:paraId="01E8E2EF" w14:textId="77777777" w:rsidTr="007E1FBB">
        <w:trPr>
          <w:trHeight w:val="2152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00D5E" w14:textId="77777777" w:rsidR="00C83A8C" w:rsidRDefault="00C83A8C" w:rsidP="007E1FBB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27FDA8FE" w14:textId="77777777" w:rsidR="00C83A8C" w:rsidRDefault="00C83A8C" w:rsidP="007E1FBB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Supprimer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8DA96" w14:textId="77777777" w:rsidR="00C83A8C" w:rsidRDefault="00C83A8C" w:rsidP="007E1FBB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0AF67CD2" w14:textId="77777777" w:rsidR="00C83A8C" w:rsidRDefault="00C83A8C" w:rsidP="007E1FBB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Bouton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F2CFA" w14:textId="77777777" w:rsidR="00C83A8C" w:rsidRDefault="00C83A8C" w:rsidP="007E1FBB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200D3E80" w14:textId="77777777" w:rsidR="00C83A8C" w:rsidRDefault="00C83A8C" w:rsidP="007E1FBB">
            <w:pPr>
              <w:pStyle w:val="TableParagraph"/>
              <w:spacing w:line="276" w:lineRule="auto"/>
              <w:ind w:left="123" w:right="323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 xml:space="preserve">Vérifie </w:t>
            </w:r>
            <w:r>
              <w:rPr>
                <w:color w:val="343437"/>
                <w:sz w:val="24"/>
              </w:rPr>
              <w:t xml:space="preserve">s’il </w:t>
            </w:r>
            <w:r>
              <w:rPr>
                <w:color w:val="343437"/>
                <w:spacing w:val="-3"/>
                <w:sz w:val="24"/>
              </w:rPr>
              <w:t xml:space="preserve">existe </w:t>
            </w:r>
            <w:r>
              <w:rPr>
                <w:color w:val="343437"/>
                <w:sz w:val="24"/>
              </w:rPr>
              <w:t xml:space="preserve">un stage est associé à l’enseignant. Si oui, l’enseignant </w:t>
            </w:r>
            <w:proofErr w:type="gramStart"/>
            <w:r>
              <w:rPr>
                <w:color w:val="343437"/>
                <w:spacing w:val="-32"/>
                <w:sz w:val="24"/>
              </w:rPr>
              <w:t xml:space="preserve">ne  </w:t>
            </w:r>
            <w:r>
              <w:rPr>
                <w:color w:val="343437"/>
                <w:sz w:val="24"/>
              </w:rPr>
              <w:t>peut</w:t>
            </w:r>
            <w:proofErr w:type="gramEnd"/>
            <w:r>
              <w:rPr>
                <w:color w:val="343437"/>
                <w:sz w:val="24"/>
              </w:rPr>
              <w:t xml:space="preserve"> </w:t>
            </w:r>
            <w:r>
              <w:rPr>
                <w:color w:val="343437"/>
                <w:spacing w:val="-3"/>
                <w:sz w:val="24"/>
              </w:rPr>
              <w:t xml:space="preserve">être </w:t>
            </w:r>
            <w:r>
              <w:rPr>
                <w:color w:val="343437"/>
                <w:sz w:val="24"/>
              </w:rPr>
              <w:t xml:space="preserve">effacé et le message </w:t>
            </w:r>
            <w:r>
              <w:rPr>
                <w:color w:val="343437"/>
                <w:spacing w:val="-3"/>
                <w:sz w:val="24"/>
              </w:rPr>
              <w:t xml:space="preserve">I_001 </w:t>
            </w:r>
            <w:r>
              <w:rPr>
                <w:color w:val="343437"/>
                <w:sz w:val="24"/>
              </w:rPr>
              <w:t>est affiché.</w:t>
            </w:r>
          </w:p>
          <w:p w14:paraId="37237983" w14:textId="77777777" w:rsidR="00C83A8C" w:rsidRDefault="00C83A8C" w:rsidP="007E1FBB">
            <w:pPr>
              <w:pStyle w:val="TableParagraph"/>
              <w:spacing w:before="5"/>
              <w:rPr>
                <w:i/>
                <w:sz w:val="21"/>
              </w:rPr>
            </w:pPr>
          </w:p>
          <w:p w14:paraId="66F9553A" w14:textId="668273F4" w:rsidR="00C83A8C" w:rsidRDefault="00C83A8C" w:rsidP="007E1FBB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Si aucun stage n’existe pour l’enseignant</w:t>
            </w:r>
            <w:del w:id="77" w:author="Lainesse" w:date="2018-03-27T15:18:00Z">
              <w:r w:rsidDel="00F8355D">
                <w:rPr>
                  <w:color w:val="343437"/>
                  <w:sz w:val="24"/>
                </w:rPr>
                <w:delText xml:space="preserve"> et qu’il est inactif</w:delText>
              </w:r>
            </w:del>
            <w:r>
              <w:rPr>
                <w:color w:val="343437"/>
                <w:sz w:val="24"/>
              </w:rPr>
              <w:t>, l’enseignant est supprimé et</w:t>
            </w:r>
            <w:r>
              <w:rPr>
                <w:sz w:val="24"/>
              </w:rPr>
              <w:t xml:space="preserve"> </w:t>
            </w:r>
            <w:r>
              <w:rPr>
                <w:color w:val="343437"/>
                <w:spacing w:val="-2"/>
                <w:sz w:val="24"/>
              </w:rPr>
              <w:t xml:space="preserve">retour </w:t>
            </w:r>
            <w:r>
              <w:rPr>
                <w:color w:val="343437"/>
                <w:sz w:val="24"/>
              </w:rPr>
              <w:t xml:space="preserve">à la </w:t>
            </w:r>
            <w:r>
              <w:rPr>
                <w:color w:val="343437"/>
                <w:spacing w:val="-3"/>
                <w:sz w:val="24"/>
              </w:rPr>
              <w:t xml:space="preserve">recherche </w:t>
            </w:r>
            <w:r>
              <w:rPr>
                <w:color w:val="343437"/>
                <w:sz w:val="24"/>
              </w:rPr>
              <w:t xml:space="preserve">où le </w:t>
            </w:r>
            <w:r>
              <w:rPr>
                <w:color w:val="343437"/>
                <w:spacing w:val="-3"/>
                <w:sz w:val="24"/>
              </w:rPr>
              <w:t xml:space="preserve">message I_009 </w:t>
            </w:r>
            <w:r>
              <w:rPr>
                <w:color w:val="343437"/>
                <w:sz w:val="24"/>
              </w:rPr>
              <w:t>est affiché</w:t>
            </w:r>
            <w:r>
              <w:rPr>
                <w:color w:val="343437"/>
                <w:spacing w:val="-42"/>
                <w:sz w:val="24"/>
              </w:rPr>
              <w:t xml:space="preserve"> </w:t>
            </w:r>
            <w:r>
              <w:rPr>
                <w:color w:val="343437"/>
                <w:spacing w:val="-23"/>
                <w:sz w:val="24"/>
              </w:rPr>
              <w:t xml:space="preserve">(où </w:t>
            </w:r>
            <w:r>
              <w:rPr>
                <w:color w:val="343437"/>
                <w:spacing w:val="-3"/>
                <w:sz w:val="24"/>
              </w:rPr>
              <w:t>param1</w:t>
            </w:r>
            <w:r>
              <w:rPr>
                <w:color w:val="343437"/>
                <w:sz w:val="24"/>
              </w:rPr>
              <w:t xml:space="preserve">= </w:t>
            </w:r>
            <w:proofErr w:type="spellStart"/>
            <w:r>
              <w:rPr>
                <w:color w:val="343437"/>
                <w:sz w:val="24"/>
              </w:rPr>
              <w:t>Enseignant.Code</w:t>
            </w:r>
            <w:proofErr w:type="spellEnd"/>
            <w:r>
              <w:rPr>
                <w:color w:val="343437"/>
                <w:sz w:val="24"/>
              </w:rPr>
              <w:t>).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478C95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83A8C" w14:paraId="7ECDD926" w14:textId="77777777" w:rsidTr="007E1FBB">
        <w:trPr>
          <w:trHeight w:val="980"/>
        </w:trPr>
        <w:tc>
          <w:tcPr>
            <w:tcW w:w="2268" w:type="dxa"/>
            <w:tcBorders>
              <w:top w:val="single" w:sz="4" w:space="0" w:color="000000"/>
              <w:right w:val="single" w:sz="4" w:space="0" w:color="000000"/>
            </w:tcBorders>
          </w:tcPr>
          <w:p w14:paraId="5E56A425" w14:textId="77777777" w:rsidR="00C83A8C" w:rsidRDefault="00C83A8C" w:rsidP="007E1FBB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3CE3F78F" w14:textId="77777777" w:rsidR="00C83A8C" w:rsidRDefault="00C83A8C" w:rsidP="007E1FBB">
            <w:pPr>
              <w:pStyle w:val="TableParagraph"/>
              <w:spacing w:line="276" w:lineRule="auto"/>
              <w:ind w:left="104" w:right="189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 xml:space="preserve">Retour </w:t>
            </w:r>
            <w:r>
              <w:rPr>
                <w:color w:val="343437"/>
                <w:sz w:val="24"/>
              </w:rPr>
              <w:t xml:space="preserve">à la </w:t>
            </w:r>
            <w:r>
              <w:rPr>
                <w:color w:val="343437"/>
                <w:spacing w:val="-13"/>
                <w:sz w:val="24"/>
              </w:rPr>
              <w:t xml:space="preserve">recherche </w:t>
            </w:r>
            <w:r>
              <w:rPr>
                <w:color w:val="343437"/>
                <w:sz w:val="24"/>
              </w:rPr>
              <w:t>des Enseignants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09D0ACF" w14:textId="77777777" w:rsidR="00C83A8C" w:rsidRDefault="00C83A8C" w:rsidP="007E1FBB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73B46337" w14:textId="77777777" w:rsidR="00C83A8C" w:rsidRDefault="00C83A8C" w:rsidP="007E1FBB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Hyperlien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A4F21C6" w14:textId="77777777" w:rsidR="00C83A8C" w:rsidRDefault="00C83A8C" w:rsidP="007E1FBB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78CF9F3D" w14:textId="35A73C32" w:rsidR="00C83A8C" w:rsidRDefault="00C83A8C" w:rsidP="007E1FBB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 xml:space="preserve">Lien vers la page de recherche </w:t>
            </w:r>
            <w:del w:id="78" w:author="Lainesse" w:date="2018-03-27T15:18:00Z">
              <w:r w:rsidDel="00F8355D">
                <w:rPr>
                  <w:color w:val="343437"/>
                  <w:sz w:val="24"/>
                </w:rPr>
                <w:delText xml:space="preserve">de cours </w:delText>
              </w:r>
            </w:del>
            <w:r>
              <w:rPr>
                <w:color w:val="343437"/>
                <w:sz w:val="24"/>
              </w:rPr>
              <w:t>de « Enseignants ».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</w:tcBorders>
          </w:tcPr>
          <w:p w14:paraId="501CE018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3A107E3E" w14:textId="77777777" w:rsidR="00C83A8C" w:rsidRDefault="00C83A8C" w:rsidP="00C83A8C">
      <w:pPr>
        <w:pStyle w:val="Corpsdetexte"/>
        <w:rPr>
          <w:i/>
          <w:sz w:val="20"/>
        </w:rPr>
      </w:pPr>
    </w:p>
    <w:p w14:paraId="25C7D8AE" w14:textId="77777777" w:rsidR="00C83A8C" w:rsidRDefault="00C83A8C" w:rsidP="00C83A8C">
      <w:pPr>
        <w:pStyle w:val="Corpsdetexte"/>
        <w:rPr>
          <w:i/>
          <w:sz w:val="20"/>
        </w:rPr>
      </w:pPr>
    </w:p>
    <w:p w14:paraId="7ED061F9" w14:textId="77777777" w:rsidR="00C83A8C" w:rsidRDefault="00C83A8C" w:rsidP="00C83A8C">
      <w:pPr>
        <w:pStyle w:val="Corpsdetexte"/>
        <w:rPr>
          <w:i/>
          <w:sz w:val="20"/>
        </w:rPr>
      </w:pPr>
    </w:p>
    <w:p w14:paraId="1B4B9AB3" w14:textId="77777777" w:rsidR="00C83A8C" w:rsidRDefault="00C83A8C" w:rsidP="00C83A8C">
      <w:pPr>
        <w:pStyle w:val="Corpsdetexte"/>
        <w:spacing w:before="2"/>
        <w:rPr>
          <w:i/>
          <w:sz w:val="22"/>
        </w:rPr>
      </w:pPr>
    </w:p>
    <w:p w14:paraId="3E7A87A4" w14:textId="77777777" w:rsidR="00C83A8C" w:rsidRDefault="00C83A8C" w:rsidP="00C83A8C">
      <w:pPr>
        <w:pStyle w:val="Titre2"/>
        <w:numPr>
          <w:ilvl w:val="2"/>
          <w:numId w:val="8"/>
        </w:numPr>
        <w:tabs>
          <w:tab w:val="left" w:pos="1661"/>
        </w:tabs>
        <w:ind w:left="1660"/>
      </w:pPr>
      <w:r>
        <w:rPr>
          <w:color w:val="343437"/>
          <w:spacing w:val="2"/>
        </w:rPr>
        <w:t xml:space="preserve">Tableau </w:t>
      </w:r>
      <w:r>
        <w:rPr>
          <w:color w:val="343437"/>
          <w:spacing w:val="1"/>
        </w:rPr>
        <w:t xml:space="preserve">des </w:t>
      </w:r>
      <w:r>
        <w:rPr>
          <w:color w:val="343437"/>
          <w:spacing w:val="2"/>
        </w:rPr>
        <w:t xml:space="preserve">validations </w:t>
      </w:r>
      <w:r>
        <w:rPr>
          <w:color w:val="343437"/>
          <w:spacing w:val="1"/>
        </w:rPr>
        <w:t xml:space="preserve">de </w:t>
      </w:r>
      <w:r>
        <w:rPr>
          <w:color w:val="343437"/>
        </w:rPr>
        <w:t xml:space="preserve">« </w:t>
      </w:r>
      <w:r>
        <w:rPr>
          <w:color w:val="343437"/>
          <w:spacing w:val="1"/>
        </w:rPr>
        <w:t xml:space="preserve">Supprimer </w:t>
      </w:r>
      <w:r>
        <w:rPr>
          <w:color w:val="343437"/>
        </w:rPr>
        <w:t>un enseignant</w:t>
      </w:r>
      <w:r>
        <w:rPr>
          <w:color w:val="343437"/>
          <w:spacing w:val="63"/>
        </w:rPr>
        <w:t xml:space="preserve"> </w:t>
      </w:r>
      <w:r>
        <w:rPr>
          <w:color w:val="343437"/>
        </w:rPr>
        <w:t>»</w:t>
      </w:r>
    </w:p>
    <w:p w14:paraId="7DB26468" w14:textId="77777777" w:rsidR="00C83A8C" w:rsidRDefault="00C83A8C" w:rsidP="00C83A8C">
      <w:pPr>
        <w:pStyle w:val="Corpsdetexte"/>
        <w:spacing w:before="4"/>
        <w:rPr>
          <w:sz w:val="5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6239"/>
        <w:gridCol w:w="1678"/>
        <w:gridCol w:w="1288"/>
      </w:tblGrid>
      <w:tr w:rsidR="00C83A8C" w14:paraId="50628C3F" w14:textId="77777777" w:rsidTr="007E1FBB">
        <w:trPr>
          <w:trHeight w:val="454"/>
        </w:trPr>
        <w:tc>
          <w:tcPr>
            <w:tcW w:w="32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3FC2F513" w14:textId="77777777" w:rsidR="00C83A8C" w:rsidRDefault="00C83A8C" w:rsidP="007E1FBB">
            <w:pPr>
              <w:pStyle w:val="TableParagraph"/>
              <w:spacing w:before="92"/>
              <w:ind w:left="760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Champs à valider</w:t>
            </w:r>
          </w:p>
        </w:tc>
        <w:tc>
          <w:tcPr>
            <w:tcW w:w="62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3540A728" w14:textId="77777777" w:rsidR="00C83A8C" w:rsidRDefault="00C83A8C" w:rsidP="007E1FBB">
            <w:pPr>
              <w:pStyle w:val="TableParagraph"/>
              <w:spacing w:before="92"/>
              <w:ind w:left="2574" w:right="2562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Validation</w:t>
            </w:r>
          </w:p>
        </w:tc>
        <w:tc>
          <w:tcPr>
            <w:tcW w:w="1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0C59676D" w14:textId="77777777" w:rsidR="00C83A8C" w:rsidRDefault="00C83A8C" w:rsidP="007E1FBB">
            <w:pPr>
              <w:pStyle w:val="TableParagraph"/>
              <w:spacing w:before="92"/>
              <w:ind w:left="558" w:right="546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128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5CE1756C" w14:textId="77777777" w:rsidR="00C83A8C" w:rsidRDefault="00C83A8C" w:rsidP="007E1FBB">
            <w:pPr>
              <w:pStyle w:val="TableParagraph"/>
              <w:spacing w:before="92"/>
              <w:ind w:left="217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Message</w:t>
            </w:r>
          </w:p>
        </w:tc>
      </w:tr>
      <w:tr w:rsidR="00C83A8C" w14:paraId="620824D0" w14:textId="77777777" w:rsidTr="007E1FBB">
        <w:trPr>
          <w:trHeight w:val="455"/>
        </w:trPr>
        <w:tc>
          <w:tcPr>
            <w:tcW w:w="32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B28D2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9FBA0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6DC00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72D2A7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83A8C" w14:paraId="7469545B" w14:textId="77777777" w:rsidTr="007E1FBB">
        <w:trPr>
          <w:trHeight w:val="455"/>
        </w:trPr>
        <w:tc>
          <w:tcPr>
            <w:tcW w:w="3262" w:type="dxa"/>
            <w:tcBorders>
              <w:top w:val="single" w:sz="4" w:space="0" w:color="000000"/>
              <w:right w:val="single" w:sz="4" w:space="0" w:color="000000"/>
            </w:tcBorders>
          </w:tcPr>
          <w:p w14:paraId="6D7918BA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23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9B67741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809D0CE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</w:tcBorders>
          </w:tcPr>
          <w:p w14:paraId="3B9C40A9" w14:textId="77777777" w:rsidR="00C83A8C" w:rsidRDefault="00C83A8C" w:rsidP="007E1FBB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7D61369" w14:textId="77777777" w:rsidR="00C83A8C" w:rsidRDefault="00C83A8C" w:rsidP="00C83A8C">
      <w:pPr>
        <w:rPr>
          <w:rFonts w:ascii="Times New Roman"/>
          <w:sz w:val="24"/>
        </w:rPr>
        <w:sectPr w:rsidR="00C83A8C">
          <w:pgSz w:w="16840" w:h="11910" w:orient="landscape"/>
          <w:pgMar w:top="0" w:right="1400" w:bottom="720" w:left="1220" w:header="0" w:footer="525" w:gutter="0"/>
          <w:cols w:space="720"/>
        </w:sectPr>
      </w:pPr>
    </w:p>
    <w:p w14:paraId="3AB3496F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99200" behindDoc="0" locked="0" layoutInCell="1" allowOverlap="1" wp14:anchorId="67555CDE" wp14:editId="50D89D5E">
            <wp:simplePos x="0" y="0"/>
            <wp:positionH relativeFrom="page">
              <wp:posOffset>6286500</wp:posOffset>
            </wp:positionH>
            <wp:positionV relativeFrom="page">
              <wp:posOffset>10224007</wp:posOffset>
            </wp:positionV>
            <wp:extent cx="129539" cy="129603"/>
            <wp:effectExtent l="0" t="0" r="0" b="0"/>
            <wp:wrapNone/>
            <wp:docPr id="5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11A0E7E" wp14:editId="7FAACE76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81" name="Lin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D992B1" id="Line 69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" strokecolor="#6e6e74" strokeweight="1pt">
                <w10:wrap anchorx="page" anchory="page"/>
              </v:line>
            </w:pict>
          </mc:Fallback>
        </mc:AlternateContent>
      </w:r>
    </w:p>
    <w:p w14:paraId="0B14FA33" w14:textId="77777777" w:rsidR="00C83A8C" w:rsidRDefault="00C83A8C" w:rsidP="00C83A8C">
      <w:pPr>
        <w:pStyle w:val="Corpsdetexte"/>
        <w:rPr>
          <w:sz w:val="20"/>
        </w:rPr>
      </w:pPr>
    </w:p>
    <w:p w14:paraId="3ECF25F5" w14:textId="77777777" w:rsidR="00C83A8C" w:rsidRDefault="00C83A8C" w:rsidP="00C83A8C">
      <w:pPr>
        <w:pStyle w:val="Corpsdetexte"/>
        <w:rPr>
          <w:sz w:val="20"/>
        </w:rPr>
      </w:pPr>
    </w:p>
    <w:p w14:paraId="2BF00105" w14:textId="77777777" w:rsidR="00C83A8C" w:rsidRDefault="00C83A8C" w:rsidP="00C83A8C">
      <w:pPr>
        <w:pStyle w:val="Corpsdetexte"/>
        <w:spacing w:before="9"/>
        <w:rPr>
          <w:sz w:val="22"/>
        </w:rPr>
      </w:pPr>
    </w:p>
    <w:p w14:paraId="3163EE90" w14:textId="77777777" w:rsidR="00C83A8C" w:rsidRDefault="00C83A8C" w:rsidP="00C83A8C">
      <w:pPr>
        <w:tabs>
          <w:tab w:val="left" w:pos="7255"/>
        </w:tabs>
        <w:ind w:left="932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Cours</w:t>
      </w:r>
      <w:r>
        <w:rPr>
          <w:i/>
          <w:color w:val="464649"/>
          <w:spacing w:val="2"/>
          <w:sz w:val="24"/>
        </w:rPr>
        <w:tab/>
        <w:t>Hiver 2018</w:t>
      </w:r>
    </w:p>
    <w:p w14:paraId="61C3EAAB" w14:textId="77777777" w:rsidR="00C83A8C" w:rsidRDefault="00C83A8C" w:rsidP="00C83A8C">
      <w:pPr>
        <w:pStyle w:val="Corpsdetexte"/>
        <w:rPr>
          <w:i/>
          <w:sz w:val="20"/>
        </w:rPr>
      </w:pPr>
    </w:p>
    <w:p w14:paraId="340E9297" w14:textId="77777777" w:rsidR="00C83A8C" w:rsidRDefault="00C83A8C" w:rsidP="00C83A8C">
      <w:pPr>
        <w:pStyle w:val="Corpsdetexte"/>
        <w:rPr>
          <w:i/>
          <w:sz w:val="20"/>
        </w:rPr>
      </w:pPr>
    </w:p>
    <w:p w14:paraId="2E1A76FC" w14:textId="77777777" w:rsidR="00C83A8C" w:rsidRDefault="00C83A8C" w:rsidP="00C83A8C">
      <w:pPr>
        <w:pStyle w:val="Corpsdetexte"/>
        <w:spacing w:before="9"/>
        <w:rPr>
          <w:i/>
          <w:sz w:val="18"/>
        </w:rPr>
      </w:pPr>
    </w:p>
    <w:p w14:paraId="48536A01" w14:textId="77777777" w:rsidR="00C83A8C" w:rsidRDefault="00C83A8C" w:rsidP="00C83A8C">
      <w:pPr>
        <w:pStyle w:val="Titre2"/>
        <w:numPr>
          <w:ilvl w:val="2"/>
          <w:numId w:val="8"/>
        </w:numPr>
        <w:tabs>
          <w:tab w:val="left" w:pos="1653"/>
        </w:tabs>
        <w:ind w:left="1652"/>
      </w:pPr>
      <w:r>
        <w:rPr>
          <w:color w:val="343437"/>
          <w:spacing w:val="2"/>
        </w:rPr>
        <w:t xml:space="preserve">Paramètres d’entrée </w:t>
      </w:r>
      <w:r>
        <w:rPr>
          <w:color w:val="343437"/>
          <w:spacing w:val="1"/>
        </w:rPr>
        <w:t xml:space="preserve">de </w:t>
      </w:r>
      <w:r>
        <w:rPr>
          <w:color w:val="343437"/>
        </w:rPr>
        <w:t xml:space="preserve">« </w:t>
      </w:r>
      <w:r>
        <w:rPr>
          <w:color w:val="343437"/>
          <w:spacing w:val="2"/>
        </w:rPr>
        <w:t>Supprimer un enseignant</w:t>
      </w:r>
      <w:r>
        <w:rPr>
          <w:color w:val="343437"/>
          <w:spacing w:val="53"/>
        </w:rPr>
        <w:t xml:space="preserve"> </w:t>
      </w:r>
      <w:r>
        <w:rPr>
          <w:color w:val="343437"/>
        </w:rPr>
        <w:t>»</w:t>
      </w:r>
    </w:p>
    <w:p w14:paraId="431674A4" w14:textId="77777777" w:rsidR="00C83A8C" w:rsidRDefault="00C83A8C" w:rsidP="00C83A8C">
      <w:pPr>
        <w:pStyle w:val="Corpsdetexte"/>
        <w:spacing w:before="5"/>
        <w:rPr>
          <w:sz w:val="5"/>
        </w:rPr>
      </w:pPr>
    </w:p>
    <w:tbl>
      <w:tblPr>
        <w:tblStyle w:val="TableNormal1"/>
        <w:tblW w:w="0" w:type="auto"/>
        <w:tblInd w:w="182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4820"/>
      </w:tblGrid>
      <w:tr w:rsidR="00C83A8C" w14:paraId="273DB1EB" w14:textId="77777777" w:rsidTr="007E1FBB">
        <w:trPr>
          <w:trHeight w:val="411"/>
        </w:trPr>
        <w:tc>
          <w:tcPr>
            <w:tcW w:w="32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4F858DF8" w14:textId="77777777" w:rsidR="00C83A8C" w:rsidRDefault="00C83A8C" w:rsidP="007E1FBB">
            <w:pPr>
              <w:pStyle w:val="TableParagraph"/>
              <w:spacing w:before="51"/>
              <w:ind w:left="1026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48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51A44D7E" w14:textId="77777777" w:rsidR="00C83A8C" w:rsidRDefault="00C83A8C" w:rsidP="007E1FBB">
            <w:pPr>
              <w:pStyle w:val="TableParagraph"/>
              <w:spacing w:before="51"/>
              <w:ind w:left="1692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Physique</w:t>
            </w:r>
          </w:p>
        </w:tc>
      </w:tr>
      <w:tr w:rsidR="00C83A8C" w14:paraId="1228235F" w14:textId="77777777" w:rsidTr="007E1FBB">
        <w:trPr>
          <w:trHeight w:val="411"/>
        </w:trPr>
        <w:tc>
          <w:tcPr>
            <w:tcW w:w="3262" w:type="dxa"/>
            <w:tcBorders>
              <w:top w:val="single" w:sz="4" w:space="0" w:color="000000"/>
              <w:right w:val="single" w:sz="4" w:space="0" w:color="000000"/>
            </w:tcBorders>
          </w:tcPr>
          <w:p w14:paraId="04DF415E" w14:textId="01711FC8" w:rsidR="00C83A8C" w:rsidRDefault="00C83A8C" w:rsidP="007E1FBB">
            <w:pPr>
              <w:pStyle w:val="TableParagraph"/>
              <w:spacing w:before="51"/>
              <w:ind w:left="5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Identifiant </w:t>
            </w:r>
            <w:del w:id="79" w:author="Lainesse" w:date="2018-03-27T15:19:00Z">
              <w:r w:rsidDel="00F8355D">
                <w:rPr>
                  <w:rFonts w:ascii="Times New Roman" w:hAnsi="Times New Roman"/>
                </w:rPr>
                <w:delText>du cours</w:delText>
              </w:r>
            </w:del>
            <w:ins w:id="80" w:author="Lainesse" w:date="2018-03-27T15:19:00Z">
              <w:r w:rsidR="00F8355D">
                <w:rPr>
                  <w:rFonts w:ascii="Times New Roman" w:hAnsi="Times New Roman"/>
                </w:rPr>
                <w:t>de l’enseignant</w:t>
              </w:r>
            </w:ins>
            <w:bookmarkStart w:id="81" w:name="_GoBack"/>
            <w:bookmarkEnd w:id="81"/>
            <w:r>
              <w:rPr>
                <w:rFonts w:ascii="Times New Roman" w:hAnsi="Times New Roman"/>
              </w:rPr>
              <w:t xml:space="preserve"> sélectionné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</w:tcBorders>
          </w:tcPr>
          <w:p w14:paraId="03DB6115" w14:textId="77777777" w:rsidR="00C83A8C" w:rsidRDefault="00C83A8C" w:rsidP="007E1FBB">
            <w:pPr>
              <w:pStyle w:val="TableParagraph"/>
              <w:spacing w:before="49"/>
              <w:ind w:left="141"/>
              <w:rPr>
                <w:sz w:val="24"/>
              </w:rPr>
            </w:pPr>
            <w:proofErr w:type="spellStart"/>
            <w:r>
              <w:rPr>
                <w:color w:val="343437"/>
                <w:sz w:val="24"/>
              </w:rPr>
              <w:t>Enseignant.idEnseignant</w:t>
            </w:r>
            <w:proofErr w:type="spellEnd"/>
          </w:p>
        </w:tc>
      </w:tr>
    </w:tbl>
    <w:p w14:paraId="28E1A497" w14:textId="77777777" w:rsidR="00C83A8C" w:rsidRDefault="00C83A8C" w:rsidP="00C83A8C">
      <w:pPr>
        <w:rPr>
          <w:sz w:val="24"/>
        </w:rPr>
        <w:sectPr w:rsidR="00C83A8C">
          <w:footerReference w:type="default" r:id="rId39"/>
          <w:pgSz w:w="11910" w:h="16840"/>
          <w:pgMar w:top="0" w:right="1680" w:bottom="720" w:left="1540" w:header="0" w:footer="526" w:gutter="0"/>
          <w:pgNumType w:start="21"/>
          <w:cols w:space="720"/>
        </w:sectPr>
      </w:pPr>
    </w:p>
    <w:p w14:paraId="73740DB8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701248" behindDoc="0" locked="0" layoutInCell="1" allowOverlap="1" wp14:anchorId="56BF8B23" wp14:editId="0D49AABD">
            <wp:simplePos x="0" y="0"/>
            <wp:positionH relativeFrom="page">
              <wp:posOffset>6286500</wp:posOffset>
            </wp:positionH>
            <wp:positionV relativeFrom="page">
              <wp:posOffset>10224007</wp:posOffset>
            </wp:positionV>
            <wp:extent cx="129539" cy="129603"/>
            <wp:effectExtent l="0" t="0" r="0" b="0"/>
            <wp:wrapNone/>
            <wp:docPr id="5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E27D326" wp14:editId="38DC4560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80" name="Lin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D1F0BB" id="Line 70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" strokecolor="#6e6e74" strokeweight="1pt">
                <w10:wrap anchorx="page" anchory="page"/>
              </v:line>
            </w:pict>
          </mc:Fallback>
        </mc:AlternateContent>
      </w:r>
    </w:p>
    <w:p w14:paraId="463F3604" w14:textId="77777777" w:rsidR="00C83A8C" w:rsidRDefault="00C83A8C" w:rsidP="00C83A8C">
      <w:pPr>
        <w:pStyle w:val="Corpsdetexte"/>
        <w:rPr>
          <w:sz w:val="20"/>
        </w:rPr>
      </w:pPr>
    </w:p>
    <w:p w14:paraId="02082022" w14:textId="77777777" w:rsidR="00C83A8C" w:rsidRDefault="00C83A8C" w:rsidP="00C83A8C">
      <w:pPr>
        <w:pStyle w:val="Corpsdetexte"/>
        <w:rPr>
          <w:sz w:val="20"/>
        </w:rPr>
      </w:pPr>
    </w:p>
    <w:p w14:paraId="0CC56251" w14:textId="77777777" w:rsidR="00C83A8C" w:rsidRDefault="00C83A8C" w:rsidP="00C83A8C">
      <w:pPr>
        <w:pStyle w:val="Corpsdetexte"/>
        <w:spacing w:before="9"/>
        <w:rPr>
          <w:sz w:val="22"/>
        </w:rPr>
      </w:pPr>
    </w:p>
    <w:p w14:paraId="0B59661E" w14:textId="77777777" w:rsidR="00C83A8C" w:rsidRDefault="00C83A8C" w:rsidP="00C83A8C">
      <w:pPr>
        <w:tabs>
          <w:tab w:val="left" w:pos="7255"/>
        </w:tabs>
        <w:ind w:left="932"/>
        <w:rPr>
          <w:i/>
          <w:sz w:val="20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7FAF4934" w14:textId="77777777" w:rsidR="00C83A8C" w:rsidRDefault="00C83A8C" w:rsidP="00C83A8C">
      <w:pPr>
        <w:pStyle w:val="Paragraphedeliste"/>
        <w:numPr>
          <w:ilvl w:val="0"/>
          <w:numId w:val="11"/>
        </w:numPr>
        <w:tabs>
          <w:tab w:val="left" w:pos="573"/>
        </w:tabs>
        <w:spacing w:before="256"/>
        <w:ind w:left="572"/>
        <w:rPr>
          <w:sz w:val="26"/>
        </w:rPr>
      </w:pPr>
      <w:r>
        <w:rPr>
          <w:noProof/>
          <w:lang w:bidi="ar-SA"/>
        </w:rPr>
        <w:drawing>
          <wp:anchor distT="0" distB="0" distL="114300" distR="114300" simplePos="0" relativeHeight="251708416" behindDoc="0" locked="0" layoutInCell="1" allowOverlap="1" wp14:anchorId="755E5547" wp14:editId="3EFA8A17">
            <wp:simplePos x="0" y="0"/>
            <wp:positionH relativeFrom="column">
              <wp:posOffset>-574675</wp:posOffset>
            </wp:positionH>
            <wp:positionV relativeFrom="paragraph">
              <wp:posOffset>519430</wp:posOffset>
            </wp:positionV>
            <wp:extent cx="6861810" cy="5676265"/>
            <wp:effectExtent l="0" t="0" r="0" b="635"/>
            <wp:wrapThrough wrapText="bothSides">
              <wp:wrapPolygon edited="0">
                <wp:start x="0" y="0"/>
                <wp:lineTo x="0" y="21530"/>
                <wp:lineTo x="21528" y="21530"/>
                <wp:lineTo x="21528" y="0"/>
                <wp:lineTo x="0" y="0"/>
              </wp:wrapPolygon>
            </wp:wrapThrough>
            <wp:docPr id="139" name="Image 139" descr="E:\Session 4\Analyse de systèmes\Travail pratique 2 (Dossier fonctionnel)\Diagrammes et images\Enseignants\Diagrammes de classe - Enseignants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ession 4\Analyse de systèmes\Travail pratique 2 (Dossier fonctionnel)\Diagrammes et images\Enseignants\Diagrammes de classe - Enseignants(2).jpe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10" cy="567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343437"/>
          <w:spacing w:val="2"/>
          <w:sz w:val="32"/>
        </w:rPr>
        <w:t>D</w:t>
      </w:r>
      <w:r>
        <w:rPr>
          <w:color w:val="343437"/>
          <w:spacing w:val="2"/>
          <w:sz w:val="26"/>
        </w:rPr>
        <w:t xml:space="preserve">IAGRAMME </w:t>
      </w:r>
      <w:r>
        <w:rPr>
          <w:color w:val="343437"/>
          <w:spacing w:val="1"/>
          <w:sz w:val="26"/>
        </w:rPr>
        <w:t>DE</w:t>
      </w:r>
      <w:r>
        <w:rPr>
          <w:color w:val="343437"/>
          <w:spacing w:val="15"/>
          <w:sz w:val="26"/>
        </w:rPr>
        <w:t xml:space="preserve"> </w:t>
      </w:r>
      <w:r>
        <w:rPr>
          <w:color w:val="343437"/>
          <w:spacing w:val="2"/>
          <w:sz w:val="26"/>
        </w:rPr>
        <w:t>CLASSES</w:t>
      </w:r>
    </w:p>
    <w:p w14:paraId="0298494E" w14:textId="77777777" w:rsidR="00C83A8C" w:rsidRDefault="00C83A8C" w:rsidP="00C83A8C">
      <w:pPr>
        <w:pStyle w:val="Corpsdetexte"/>
        <w:rPr>
          <w:sz w:val="20"/>
        </w:rPr>
      </w:pPr>
    </w:p>
    <w:p w14:paraId="2740FA32" w14:textId="77777777" w:rsidR="00C83A8C" w:rsidRDefault="00C83A8C" w:rsidP="00C83A8C">
      <w:pPr>
        <w:pStyle w:val="Corpsdetexte"/>
        <w:rPr>
          <w:sz w:val="20"/>
        </w:rPr>
      </w:pPr>
    </w:p>
    <w:p w14:paraId="02CB273D" w14:textId="77777777" w:rsidR="00C83A8C" w:rsidRDefault="00C83A8C" w:rsidP="00C83A8C">
      <w:pPr>
        <w:pStyle w:val="Corpsdetexte"/>
        <w:spacing w:before="3"/>
        <w:rPr>
          <w:sz w:val="23"/>
        </w:rPr>
      </w:pPr>
    </w:p>
    <w:p w14:paraId="46ACF5D3" w14:textId="77777777" w:rsidR="00C83A8C" w:rsidRDefault="00C83A8C" w:rsidP="00C83A8C">
      <w:pPr>
        <w:rPr>
          <w:sz w:val="23"/>
        </w:rPr>
        <w:sectPr w:rsidR="00C83A8C">
          <w:pgSz w:w="11910" w:h="16840"/>
          <w:pgMar w:top="0" w:right="1680" w:bottom="720" w:left="1540" w:header="0" w:footer="526" w:gutter="0"/>
          <w:cols w:space="720"/>
        </w:sectPr>
      </w:pPr>
    </w:p>
    <w:p w14:paraId="745F6F00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703296" behindDoc="0" locked="0" layoutInCell="1" allowOverlap="1" wp14:anchorId="2C907397" wp14:editId="3CAF3C86">
            <wp:simplePos x="0" y="0"/>
            <wp:positionH relativeFrom="page">
              <wp:posOffset>6286500</wp:posOffset>
            </wp:positionH>
            <wp:positionV relativeFrom="page">
              <wp:posOffset>10224007</wp:posOffset>
            </wp:positionV>
            <wp:extent cx="129539" cy="129603"/>
            <wp:effectExtent l="0" t="0" r="0" b="0"/>
            <wp:wrapNone/>
            <wp:docPr id="5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9B1C443" wp14:editId="23C3012E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79" name="Lin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FF7EC8" id="Line 71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" strokecolor="#6e6e74" strokeweight="1pt">
                <w10:wrap anchorx="page" anchory="page"/>
              </v:line>
            </w:pict>
          </mc:Fallback>
        </mc:AlternateContent>
      </w:r>
    </w:p>
    <w:p w14:paraId="0C32518F" w14:textId="77777777" w:rsidR="00C83A8C" w:rsidRDefault="00C83A8C" w:rsidP="00C83A8C">
      <w:pPr>
        <w:pStyle w:val="Corpsdetexte"/>
        <w:rPr>
          <w:sz w:val="20"/>
        </w:rPr>
      </w:pPr>
    </w:p>
    <w:p w14:paraId="016F867D" w14:textId="77777777" w:rsidR="00C83A8C" w:rsidRDefault="00C83A8C" w:rsidP="00C83A8C">
      <w:pPr>
        <w:pStyle w:val="Corpsdetexte"/>
        <w:rPr>
          <w:sz w:val="20"/>
        </w:rPr>
      </w:pPr>
    </w:p>
    <w:p w14:paraId="2E870AFB" w14:textId="77777777" w:rsidR="00C83A8C" w:rsidRDefault="00C83A8C" w:rsidP="00C83A8C">
      <w:pPr>
        <w:pStyle w:val="Corpsdetexte"/>
        <w:spacing w:before="9"/>
        <w:rPr>
          <w:sz w:val="22"/>
        </w:rPr>
      </w:pPr>
    </w:p>
    <w:p w14:paraId="0DBD010D" w14:textId="77777777" w:rsidR="00C83A8C" w:rsidRDefault="00C83A8C" w:rsidP="00C83A8C">
      <w:pPr>
        <w:tabs>
          <w:tab w:val="left" w:pos="7255"/>
        </w:tabs>
        <w:ind w:left="932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2018</w:t>
      </w:r>
    </w:p>
    <w:p w14:paraId="26DE01BD" w14:textId="77777777" w:rsidR="00C83A8C" w:rsidRDefault="00C83A8C" w:rsidP="00C83A8C">
      <w:pPr>
        <w:pStyle w:val="Corpsdetexte"/>
        <w:rPr>
          <w:i/>
          <w:sz w:val="20"/>
        </w:rPr>
      </w:pPr>
    </w:p>
    <w:p w14:paraId="2DF57FB9" w14:textId="77777777" w:rsidR="00C83A8C" w:rsidRDefault="00C83A8C" w:rsidP="00C83A8C">
      <w:pPr>
        <w:pStyle w:val="Paragraphedeliste"/>
        <w:numPr>
          <w:ilvl w:val="0"/>
          <w:numId w:val="11"/>
        </w:numPr>
        <w:tabs>
          <w:tab w:val="left" w:pos="573"/>
        </w:tabs>
        <w:spacing w:before="256"/>
        <w:ind w:left="572"/>
        <w:rPr>
          <w:sz w:val="26"/>
        </w:rPr>
      </w:pPr>
      <w:r>
        <w:rPr>
          <w:color w:val="343437"/>
          <w:spacing w:val="2"/>
          <w:sz w:val="32"/>
        </w:rPr>
        <w:t>M</w:t>
      </w:r>
      <w:r>
        <w:rPr>
          <w:color w:val="343437"/>
          <w:spacing w:val="2"/>
          <w:sz w:val="26"/>
        </w:rPr>
        <w:t>ESSAGES</w:t>
      </w:r>
    </w:p>
    <w:p w14:paraId="3E31A60D" w14:textId="77777777" w:rsidR="00C83A8C" w:rsidRDefault="00C83A8C" w:rsidP="00C83A8C">
      <w:pPr>
        <w:pStyle w:val="Titre2"/>
        <w:numPr>
          <w:ilvl w:val="1"/>
          <w:numId w:val="4"/>
        </w:numPr>
        <w:tabs>
          <w:tab w:val="left" w:pos="1398"/>
        </w:tabs>
        <w:spacing w:before="173"/>
        <w:ind w:hanging="393"/>
      </w:pPr>
      <w:r>
        <w:rPr>
          <w:color w:val="343437"/>
        </w:rPr>
        <w:t>Messages</w:t>
      </w:r>
    </w:p>
    <w:p w14:paraId="11BC07A5" w14:textId="77777777" w:rsidR="00C83A8C" w:rsidRDefault="00C83A8C" w:rsidP="00C83A8C">
      <w:pPr>
        <w:pStyle w:val="Corpsdetexte"/>
        <w:spacing w:before="1"/>
        <w:rPr>
          <w:sz w:val="16"/>
        </w:rPr>
      </w:pPr>
    </w:p>
    <w:tbl>
      <w:tblPr>
        <w:tblStyle w:val="TableNormal1"/>
        <w:tblW w:w="0" w:type="auto"/>
        <w:tblInd w:w="182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7"/>
        <w:gridCol w:w="6695"/>
      </w:tblGrid>
      <w:tr w:rsidR="00C83A8C" w14:paraId="7EA85A3B" w14:textId="77777777" w:rsidTr="007E1FBB">
        <w:trPr>
          <w:trHeight w:val="411"/>
        </w:trPr>
        <w:tc>
          <w:tcPr>
            <w:tcW w:w="13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757E08AC" w14:textId="77777777" w:rsidR="00C83A8C" w:rsidRDefault="00C83A8C" w:rsidP="007E1FBB">
            <w:pPr>
              <w:pStyle w:val="TableParagraph"/>
              <w:spacing w:before="51"/>
              <w:ind w:left="255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Numéro</w:t>
            </w:r>
          </w:p>
        </w:tc>
        <w:tc>
          <w:tcPr>
            <w:tcW w:w="669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7F1FB67A" w14:textId="77777777" w:rsidR="00C83A8C" w:rsidRDefault="00C83A8C" w:rsidP="007E1FBB">
            <w:pPr>
              <w:pStyle w:val="TableParagraph"/>
              <w:spacing w:before="51"/>
              <w:ind w:left="2883" w:right="2853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Message</w:t>
            </w:r>
          </w:p>
        </w:tc>
      </w:tr>
      <w:tr w:rsidR="00C83A8C" w14:paraId="7967D4B9" w14:textId="77777777" w:rsidTr="007E1FBB">
        <w:trPr>
          <w:trHeight w:val="453"/>
        </w:trPr>
        <w:tc>
          <w:tcPr>
            <w:tcW w:w="138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A89A3" w14:textId="77777777" w:rsidR="00C83A8C" w:rsidRDefault="00C83A8C" w:rsidP="007E1FBB">
            <w:pPr>
              <w:pStyle w:val="TableParagraph"/>
              <w:spacing w:before="90"/>
              <w:ind w:left="54"/>
              <w:rPr>
                <w:sz w:val="24"/>
              </w:rPr>
            </w:pPr>
            <w:r>
              <w:rPr>
                <w:color w:val="343437"/>
                <w:sz w:val="24"/>
              </w:rPr>
              <w:t>I_001</w:t>
            </w:r>
          </w:p>
        </w:tc>
        <w:tc>
          <w:tcPr>
            <w:tcW w:w="6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9F03F7" w14:textId="77777777" w:rsidR="00C83A8C" w:rsidRDefault="00C83A8C" w:rsidP="007E1FBB">
            <w:pPr>
              <w:pStyle w:val="TableParagraph"/>
              <w:spacing w:before="90"/>
              <w:ind w:left="71"/>
              <w:rPr>
                <w:sz w:val="24"/>
              </w:rPr>
            </w:pPr>
            <w:r>
              <w:rPr>
                <w:color w:val="343437"/>
                <w:sz w:val="24"/>
              </w:rPr>
              <w:t>Un stage est associé à cet enseignant. L’enseignant ne peut être supprimé.</w:t>
            </w:r>
          </w:p>
        </w:tc>
      </w:tr>
      <w:tr w:rsidR="00C83A8C" w14:paraId="0A1A95F7" w14:textId="77777777" w:rsidTr="007E1FBB">
        <w:trPr>
          <w:trHeight w:val="765"/>
        </w:trPr>
        <w:tc>
          <w:tcPr>
            <w:tcW w:w="138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8ADAD" w14:textId="77777777" w:rsidR="00C83A8C" w:rsidRDefault="00C83A8C" w:rsidP="007E1FBB">
            <w:pPr>
              <w:pStyle w:val="TableParagraph"/>
              <w:spacing w:before="93"/>
              <w:ind w:left="54"/>
              <w:rPr>
                <w:sz w:val="24"/>
              </w:rPr>
            </w:pPr>
            <w:r>
              <w:rPr>
                <w:color w:val="343437"/>
                <w:sz w:val="24"/>
              </w:rPr>
              <w:t>I_002</w:t>
            </w:r>
          </w:p>
        </w:tc>
        <w:tc>
          <w:tcPr>
            <w:tcW w:w="6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0B920D" w14:textId="77777777" w:rsidR="00C83A8C" w:rsidRDefault="00C83A8C" w:rsidP="007E1FBB">
            <w:pPr>
              <w:pStyle w:val="TableParagraph"/>
              <w:spacing w:before="93"/>
              <w:ind w:left="71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Impossible</w:t>
            </w:r>
            <w:r>
              <w:rPr>
                <w:color w:val="343437"/>
                <w:spacing w:val="-6"/>
                <w:sz w:val="24"/>
              </w:rPr>
              <w:t xml:space="preserve"> </w:t>
            </w:r>
            <w:r>
              <w:rPr>
                <w:color w:val="343437"/>
                <w:spacing w:val="-3"/>
                <w:sz w:val="24"/>
              </w:rPr>
              <w:t>d'enregistrer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cet enseignant</w:t>
            </w:r>
            <w:r>
              <w:rPr>
                <w:color w:val="343437"/>
                <w:spacing w:val="-3"/>
                <w:sz w:val="24"/>
              </w:rPr>
              <w:t>.</w:t>
            </w:r>
            <w:r>
              <w:rPr>
                <w:color w:val="343437"/>
                <w:spacing w:val="-7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Il</w:t>
            </w:r>
            <w:r>
              <w:rPr>
                <w:color w:val="343437"/>
                <w:spacing w:val="-5"/>
                <w:sz w:val="24"/>
              </w:rPr>
              <w:t xml:space="preserve"> </w:t>
            </w:r>
            <w:r>
              <w:rPr>
                <w:color w:val="343437"/>
                <w:spacing w:val="-3"/>
                <w:sz w:val="24"/>
              </w:rPr>
              <w:t>existe</w:t>
            </w:r>
            <w:r>
              <w:rPr>
                <w:color w:val="343437"/>
                <w:spacing w:val="-4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déjà</w:t>
            </w:r>
            <w:r>
              <w:rPr>
                <w:color w:val="343437"/>
                <w:spacing w:val="-6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un</w:t>
            </w:r>
            <w:r>
              <w:rPr>
                <w:color w:val="343437"/>
                <w:spacing w:val="-7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enseignant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ayant</w:t>
            </w:r>
            <w:r>
              <w:rPr>
                <w:color w:val="343437"/>
                <w:spacing w:val="-5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le</w:t>
            </w:r>
            <w:r>
              <w:rPr>
                <w:color w:val="343437"/>
                <w:spacing w:val="-6"/>
                <w:sz w:val="24"/>
              </w:rPr>
              <w:t xml:space="preserve"> même</w:t>
            </w:r>
          </w:p>
          <w:p w14:paraId="5EEECC25" w14:textId="77777777" w:rsidR="00C83A8C" w:rsidRDefault="00C83A8C" w:rsidP="007E1FBB">
            <w:pPr>
              <w:pStyle w:val="TableParagraph"/>
              <w:spacing w:before="42"/>
              <w:ind w:left="71"/>
              <w:rPr>
                <w:sz w:val="24"/>
              </w:rPr>
            </w:pPr>
            <w:r>
              <w:rPr>
                <w:color w:val="343437"/>
                <w:sz w:val="24"/>
              </w:rPr>
              <w:t xml:space="preserve">« </w:t>
            </w:r>
            <w:proofErr w:type="gramStart"/>
            <w:r>
              <w:rPr>
                <w:color w:val="343437"/>
                <w:sz w:val="24"/>
              </w:rPr>
              <w:t>param</w:t>
            </w:r>
            <w:proofErr w:type="gramEnd"/>
            <w:r>
              <w:rPr>
                <w:color w:val="343437"/>
                <w:sz w:val="24"/>
              </w:rPr>
              <w:t>1 ».</w:t>
            </w:r>
          </w:p>
        </w:tc>
      </w:tr>
      <w:tr w:rsidR="00C83A8C" w14:paraId="3A5079F8" w14:textId="77777777" w:rsidTr="007E1FBB">
        <w:trPr>
          <w:trHeight w:val="455"/>
        </w:trPr>
        <w:tc>
          <w:tcPr>
            <w:tcW w:w="138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7D523" w14:textId="77777777" w:rsidR="00C83A8C" w:rsidRDefault="00C83A8C" w:rsidP="007E1FBB">
            <w:pPr>
              <w:pStyle w:val="TableParagraph"/>
              <w:spacing w:before="93"/>
              <w:ind w:left="54"/>
              <w:rPr>
                <w:sz w:val="24"/>
              </w:rPr>
            </w:pPr>
            <w:r>
              <w:rPr>
                <w:color w:val="343437"/>
                <w:sz w:val="24"/>
              </w:rPr>
              <w:t>I_003</w:t>
            </w:r>
          </w:p>
        </w:tc>
        <w:tc>
          <w:tcPr>
            <w:tcW w:w="6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B8603B" w14:textId="77777777" w:rsidR="00C83A8C" w:rsidRDefault="00C83A8C" w:rsidP="007E1FBB">
            <w:pPr>
              <w:pStyle w:val="TableParagraph"/>
              <w:spacing w:before="93"/>
              <w:ind w:left="71"/>
              <w:rPr>
                <w:sz w:val="24"/>
              </w:rPr>
            </w:pPr>
            <w:r>
              <w:rPr>
                <w:color w:val="343437"/>
                <w:sz w:val="24"/>
              </w:rPr>
              <w:t>L’enseignant « param1 » a été enregistré.</w:t>
            </w:r>
          </w:p>
        </w:tc>
      </w:tr>
      <w:tr w:rsidR="00C83A8C" w14:paraId="6E3B52E8" w14:textId="77777777" w:rsidTr="007E1FBB">
        <w:trPr>
          <w:trHeight w:val="541"/>
        </w:trPr>
        <w:tc>
          <w:tcPr>
            <w:tcW w:w="138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40453" w14:textId="77777777" w:rsidR="00C83A8C" w:rsidRDefault="00C83A8C" w:rsidP="007E1FBB">
            <w:pPr>
              <w:pStyle w:val="TableParagraph"/>
              <w:spacing w:before="90"/>
              <w:ind w:left="54"/>
              <w:rPr>
                <w:sz w:val="24"/>
              </w:rPr>
            </w:pPr>
            <w:r>
              <w:rPr>
                <w:color w:val="343437"/>
                <w:sz w:val="24"/>
              </w:rPr>
              <w:t>I_009</w:t>
            </w:r>
          </w:p>
        </w:tc>
        <w:tc>
          <w:tcPr>
            <w:tcW w:w="6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06A6D6" w14:textId="77777777" w:rsidR="00C83A8C" w:rsidRDefault="00C83A8C" w:rsidP="007E1FBB">
            <w:pPr>
              <w:pStyle w:val="TableParagraph"/>
              <w:spacing w:before="90"/>
              <w:ind w:left="71"/>
              <w:rPr>
                <w:sz w:val="24"/>
              </w:rPr>
            </w:pPr>
            <w:r>
              <w:rPr>
                <w:color w:val="343437"/>
                <w:sz w:val="24"/>
              </w:rPr>
              <w:t>L’enseignant « param1 » a été supprimé.</w:t>
            </w:r>
          </w:p>
        </w:tc>
      </w:tr>
      <w:tr w:rsidR="00C83A8C" w14:paraId="0EE2A820" w14:textId="77777777" w:rsidTr="007E1FBB">
        <w:trPr>
          <w:trHeight w:val="453"/>
        </w:trPr>
        <w:tc>
          <w:tcPr>
            <w:tcW w:w="138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86F16" w14:textId="77777777" w:rsidR="00C83A8C" w:rsidRDefault="00C83A8C" w:rsidP="007E1FBB">
            <w:pPr>
              <w:pStyle w:val="TableParagraph"/>
              <w:spacing w:before="91"/>
              <w:ind w:left="54"/>
              <w:rPr>
                <w:sz w:val="24"/>
              </w:rPr>
            </w:pPr>
            <w:r>
              <w:rPr>
                <w:color w:val="343437"/>
                <w:sz w:val="24"/>
              </w:rPr>
              <w:t>U_001</w:t>
            </w:r>
          </w:p>
        </w:tc>
        <w:tc>
          <w:tcPr>
            <w:tcW w:w="6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FA92E9" w14:textId="77777777" w:rsidR="00C83A8C" w:rsidRDefault="00C83A8C" w:rsidP="007E1FBB">
            <w:pPr>
              <w:pStyle w:val="TableParagraph"/>
              <w:spacing w:before="91"/>
              <w:ind w:left="71"/>
              <w:rPr>
                <w:sz w:val="24"/>
              </w:rPr>
            </w:pPr>
            <w:r>
              <w:rPr>
                <w:color w:val="343437"/>
                <w:sz w:val="24"/>
              </w:rPr>
              <w:t>Requis</w:t>
            </w:r>
          </w:p>
        </w:tc>
      </w:tr>
      <w:tr w:rsidR="00C83A8C" w14:paraId="397FBC35" w14:textId="77777777" w:rsidTr="007E1FBB">
        <w:trPr>
          <w:trHeight w:val="454"/>
        </w:trPr>
        <w:tc>
          <w:tcPr>
            <w:tcW w:w="1387" w:type="dxa"/>
            <w:tcBorders>
              <w:top w:val="single" w:sz="4" w:space="0" w:color="000000"/>
              <w:right w:val="single" w:sz="4" w:space="0" w:color="000000"/>
            </w:tcBorders>
          </w:tcPr>
          <w:p w14:paraId="28587EEF" w14:textId="77777777" w:rsidR="00C83A8C" w:rsidRDefault="00C83A8C" w:rsidP="007E1FBB">
            <w:pPr>
              <w:pStyle w:val="TableParagraph"/>
              <w:spacing w:before="90"/>
              <w:ind w:left="54"/>
              <w:rPr>
                <w:sz w:val="24"/>
              </w:rPr>
            </w:pPr>
            <w:r>
              <w:rPr>
                <w:color w:val="343437"/>
                <w:sz w:val="24"/>
              </w:rPr>
              <w:t>U_003</w:t>
            </w:r>
          </w:p>
        </w:tc>
        <w:tc>
          <w:tcPr>
            <w:tcW w:w="6695" w:type="dxa"/>
            <w:tcBorders>
              <w:top w:val="single" w:sz="4" w:space="0" w:color="000000"/>
              <w:left w:val="single" w:sz="4" w:space="0" w:color="000000"/>
            </w:tcBorders>
          </w:tcPr>
          <w:p w14:paraId="660A7036" w14:textId="77777777" w:rsidR="00C83A8C" w:rsidRDefault="00C83A8C" w:rsidP="007E1FBB">
            <w:pPr>
              <w:pStyle w:val="TableParagraph"/>
              <w:spacing w:before="90"/>
              <w:ind w:left="71"/>
              <w:rPr>
                <w:sz w:val="24"/>
              </w:rPr>
            </w:pPr>
            <w:r>
              <w:rPr>
                <w:color w:val="343437"/>
                <w:sz w:val="24"/>
              </w:rPr>
              <w:t>Longueur requise : 7 caractères (fixe)</w:t>
            </w:r>
          </w:p>
        </w:tc>
      </w:tr>
    </w:tbl>
    <w:p w14:paraId="74640901" w14:textId="77777777" w:rsidR="00C83A8C" w:rsidRDefault="00C83A8C" w:rsidP="00C83A8C">
      <w:pPr>
        <w:pStyle w:val="Corpsdetexte"/>
        <w:rPr>
          <w:sz w:val="32"/>
        </w:rPr>
      </w:pPr>
    </w:p>
    <w:p w14:paraId="3CBA5DB4" w14:textId="77777777" w:rsidR="00C83A8C" w:rsidRDefault="00C83A8C" w:rsidP="00C83A8C">
      <w:pPr>
        <w:pStyle w:val="Corpsdetexte"/>
        <w:rPr>
          <w:sz w:val="32"/>
        </w:rPr>
      </w:pPr>
    </w:p>
    <w:p w14:paraId="54A9A36C" w14:textId="77777777" w:rsidR="00C83A8C" w:rsidRDefault="00C83A8C" w:rsidP="00C83A8C">
      <w:pPr>
        <w:pStyle w:val="Corpsdetexte"/>
        <w:spacing w:before="1"/>
        <w:rPr>
          <w:sz w:val="26"/>
        </w:rPr>
      </w:pPr>
    </w:p>
    <w:p w14:paraId="0AEF48B2" w14:textId="77777777" w:rsidR="00C83A8C" w:rsidRDefault="00C83A8C" w:rsidP="00C83A8C">
      <w:pPr>
        <w:pStyle w:val="Titre2"/>
        <w:numPr>
          <w:ilvl w:val="1"/>
          <w:numId w:val="4"/>
        </w:numPr>
        <w:tabs>
          <w:tab w:val="left" w:pos="1398"/>
        </w:tabs>
        <w:spacing w:before="0"/>
        <w:ind w:hanging="393"/>
      </w:pPr>
      <w:r>
        <w:rPr>
          <w:color w:val="343437"/>
        </w:rPr>
        <w:t>Messages de</w:t>
      </w:r>
      <w:r>
        <w:rPr>
          <w:color w:val="343437"/>
          <w:spacing w:val="-1"/>
        </w:rPr>
        <w:t xml:space="preserve"> </w:t>
      </w:r>
      <w:r>
        <w:rPr>
          <w:color w:val="343437"/>
        </w:rPr>
        <w:t>confirmation</w:t>
      </w:r>
    </w:p>
    <w:p w14:paraId="18C47BB4" w14:textId="77777777" w:rsidR="00C83A8C" w:rsidRDefault="00C83A8C" w:rsidP="00C83A8C">
      <w:pPr>
        <w:pStyle w:val="Corpsdetexte"/>
        <w:spacing w:before="1"/>
        <w:rPr>
          <w:sz w:val="16"/>
        </w:rPr>
      </w:pPr>
    </w:p>
    <w:tbl>
      <w:tblPr>
        <w:tblStyle w:val="TableNormal1"/>
        <w:tblW w:w="0" w:type="auto"/>
        <w:tblInd w:w="131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6664"/>
      </w:tblGrid>
      <w:tr w:rsidR="00C83A8C" w14:paraId="59710BDD" w14:textId="77777777" w:rsidTr="007E1FBB">
        <w:trPr>
          <w:trHeight w:val="990"/>
        </w:trPr>
        <w:tc>
          <w:tcPr>
            <w:tcW w:w="141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44CA7438" w14:textId="77777777" w:rsidR="00C83A8C" w:rsidRDefault="00C83A8C" w:rsidP="007E1FBB">
            <w:pPr>
              <w:pStyle w:val="TableParagraph"/>
              <w:spacing w:before="7"/>
              <w:rPr>
                <w:sz w:val="21"/>
              </w:rPr>
            </w:pPr>
          </w:p>
          <w:p w14:paraId="25D95B4B" w14:textId="77777777" w:rsidR="00C83A8C" w:rsidRDefault="00C83A8C" w:rsidP="007E1FBB">
            <w:pPr>
              <w:pStyle w:val="TableParagraph"/>
              <w:ind w:left="263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Numéro</w:t>
            </w:r>
          </w:p>
        </w:tc>
        <w:tc>
          <w:tcPr>
            <w:tcW w:w="666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1E9002A5" w14:textId="77777777" w:rsidR="00C83A8C" w:rsidRDefault="00C83A8C" w:rsidP="007E1FBB">
            <w:pPr>
              <w:pStyle w:val="TableParagraph"/>
              <w:spacing w:before="7"/>
              <w:rPr>
                <w:sz w:val="21"/>
              </w:rPr>
            </w:pPr>
          </w:p>
          <w:p w14:paraId="15C248D7" w14:textId="77777777" w:rsidR="00C83A8C" w:rsidRDefault="00C83A8C" w:rsidP="007E1FBB">
            <w:pPr>
              <w:pStyle w:val="TableParagraph"/>
              <w:ind w:left="2866" w:right="283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Message</w:t>
            </w:r>
          </w:p>
        </w:tc>
      </w:tr>
      <w:tr w:rsidR="00C83A8C" w14:paraId="388D9695" w14:textId="77777777" w:rsidTr="007E1FBB">
        <w:trPr>
          <w:trHeight w:val="992"/>
        </w:trPr>
        <w:tc>
          <w:tcPr>
            <w:tcW w:w="1418" w:type="dxa"/>
            <w:tcBorders>
              <w:top w:val="single" w:sz="4" w:space="0" w:color="000000"/>
              <w:right w:val="single" w:sz="4" w:space="0" w:color="000000"/>
            </w:tcBorders>
          </w:tcPr>
          <w:p w14:paraId="60E0FA1F" w14:textId="77777777" w:rsidR="00C83A8C" w:rsidRDefault="00C83A8C" w:rsidP="007E1FBB">
            <w:pPr>
              <w:pStyle w:val="TableParagraph"/>
              <w:spacing w:before="8"/>
              <w:rPr>
                <w:sz w:val="32"/>
              </w:rPr>
            </w:pPr>
          </w:p>
          <w:p w14:paraId="31E85320" w14:textId="77777777" w:rsidR="00C83A8C" w:rsidRDefault="00C83A8C" w:rsidP="007E1FBB">
            <w:pPr>
              <w:pStyle w:val="TableParagraph"/>
              <w:ind w:left="104"/>
              <w:rPr>
                <w:rFonts w:ascii="Times New Roman"/>
              </w:rPr>
            </w:pPr>
            <w:r>
              <w:rPr>
                <w:rFonts w:ascii="Times New Roman"/>
              </w:rPr>
              <w:t>Q_001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</w:tcBorders>
          </w:tcPr>
          <w:p w14:paraId="38C9C0A0" w14:textId="77777777" w:rsidR="00C83A8C" w:rsidRDefault="00C83A8C" w:rsidP="007E1FBB">
            <w:pPr>
              <w:pStyle w:val="TableParagraph"/>
              <w:spacing w:before="5"/>
              <w:rPr>
                <w:sz w:val="21"/>
              </w:rPr>
            </w:pPr>
          </w:p>
          <w:p w14:paraId="2EEF9756" w14:textId="77777777" w:rsidR="00C83A8C" w:rsidRDefault="00C83A8C" w:rsidP="007E1FBB">
            <w:pPr>
              <w:pStyle w:val="TableParagraph"/>
              <w:spacing w:before="1"/>
              <w:ind w:left="120"/>
              <w:rPr>
                <w:sz w:val="24"/>
              </w:rPr>
            </w:pPr>
            <w:r>
              <w:rPr>
                <w:color w:val="343437"/>
                <w:sz w:val="24"/>
              </w:rPr>
              <w:t>Voulez-vous vraiment supprimer cet enseignant?</w:t>
            </w:r>
          </w:p>
        </w:tc>
      </w:tr>
    </w:tbl>
    <w:p w14:paraId="2AD6B1E4" w14:textId="77777777" w:rsidR="00C83A8C" w:rsidRDefault="00C83A8C" w:rsidP="00C83A8C"/>
    <w:p w14:paraId="6D8510E3" w14:textId="77777777" w:rsidR="00C83A8C" w:rsidRDefault="00C83A8C"/>
    <w:sectPr w:rsidR="00C83A8C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Lainesse" w:date="2018-03-27T14:59:00Z" w:initials="JL">
    <w:p w14:paraId="590DE970" w14:textId="37AD23D7" w:rsidR="007E1FBB" w:rsidRDefault="007E1FBB">
      <w:pPr>
        <w:pStyle w:val="Commentaire"/>
      </w:pPr>
      <w:r>
        <w:rPr>
          <w:rStyle w:val="Marquedecommentaire"/>
        </w:rPr>
        <w:annotationRef/>
      </w:r>
      <w:r>
        <w:t>Revoir le diagramme, ne correspond pas tout à fait aux maquettes</w:t>
      </w:r>
    </w:p>
  </w:comment>
  <w:comment w:id="2" w:author="Lainesse" w:date="2018-03-27T15:04:00Z" w:initials="JL">
    <w:p w14:paraId="503CF056" w14:textId="219671E0" w:rsidR="007E1FBB" w:rsidRDefault="007E1FBB">
      <w:pPr>
        <w:pStyle w:val="Commentaire"/>
      </w:pPr>
      <w:r>
        <w:rPr>
          <w:rStyle w:val="Marquedecommentaire"/>
        </w:rPr>
        <w:annotationRef/>
      </w:r>
      <w:r>
        <w:t xml:space="preserve">Voir </w:t>
      </w:r>
      <w:proofErr w:type="spellStart"/>
      <w:r>
        <w:t>uxpin</w:t>
      </w:r>
      <w:proofErr w:type="spellEnd"/>
    </w:p>
  </w:comment>
  <w:comment w:id="3" w:author="Lainesse" w:date="2018-03-27T15:05:00Z" w:initials="JL">
    <w:p w14:paraId="239B75AB" w14:textId="3AF0F24D" w:rsidR="007E1FBB" w:rsidRDefault="007E1FBB">
      <w:pPr>
        <w:pStyle w:val="Commentaire"/>
      </w:pPr>
      <w:r>
        <w:rPr>
          <w:rStyle w:val="Marquedecommentaire"/>
        </w:rPr>
        <w:annotationRef/>
      </w:r>
      <w:r>
        <w:t>Devrait apparaître dans le diagramme de classes</w:t>
      </w:r>
    </w:p>
  </w:comment>
  <w:comment w:id="19" w:author="Lainesse" w:date="2018-03-27T15:07:00Z" w:initials="JL">
    <w:p w14:paraId="174E6E86" w14:textId="46F0C4D5" w:rsidR="007E1FBB" w:rsidRDefault="007E1FBB">
      <w:pPr>
        <w:pStyle w:val="Commentaire"/>
      </w:pPr>
      <w:r>
        <w:rPr>
          <w:rStyle w:val="Marquedecommentaire"/>
        </w:rPr>
        <w:annotationRef/>
      </w:r>
      <w:r>
        <w:t>On peut supprimer un enseignant uniquement s’il n’est pas associé à un stage ou à un commentaire</w:t>
      </w:r>
      <w:r w:rsidR="00B91286">
        <w:t>. Sinon, on doit le désactiver.</w:t>
      </w:r>
    </w:p>
  </w:comment>
  <w:comment w:id="20" w:author="Lainesse" w:date="2018-03-27T15:08:00Z" w:initials="JL">
    <w:p w14:paraId="1DBBE97C" w14:textId="60F7338C" w:rsidR="00B91286" w:rsidRDefault="00B91286">
      <w:pPr>
        <w:pStyle w:val="Commentaire"/>
      </w:pPr>
      <w:r>
        <w:rPr>
          <w:rStyle w:val="Marquedecommentaire"/>
        </w:rPr>
        <w:annotationRef/>
      </w:r>
      <w:r>
        <w:t xml:space="preserve">Voir </w:t>
      </w:r>
      <w:proofErr w:type="spellStart"/>
      <w:r>
        <w:t>uxpin</w:t>
      </w:r>
      <w:proofErr w:type="spellEnd"/>
    </w:p>
  </w:comment>
  <w:comment w:id="21" w:author="Lainesse" w:date="2018-03-27T15:09:00Z" w:initials="JL">
    <w:p w14:paraId="06815F73" w14:textId="64AF4DAC" w:rsidR="00B91286" w:rsidRDefault="00B91286">
      <w:pPr>
        <w:pStyle w:val="Commentaire"/>
      </w:pPr>
      <w:r>
        <w:rPr>
          <w:rStyle w:val="Marquedecommentaire"/>
        </w:rPr>
        <w:annotationRef/>
      </w:r>
      <w:r>
        <w:t>Remplacer par identifiant</w:t>
      </w:r>
    </w:p>
  </w:comment>
  <w:comment w:id="22" w:author="Lainesse" w:date="2018-03-27T15:09:00Z" w:initials="JL">
    <w:p w14:paraId="66847CBB" w14:textId="794D8850" w:rsidR="00B91286" w:rsidRDefault="00B91286">
      <w:pPr>
        <w:pStyle w:val="Commentaire"/>
      </w:pPr>
      <w:r>
        <w:rPr>
          <w:rStyle w:val="Marquedecommentaire"/>
        </w:rPr>
        <w:annotationRef/>
      </w:r>
      <w:r>
        <w:t>Vide en ajout car fourni par l’utilisateur</w:t>
      </w:r>
    </w:p>
  </w:comment>
  <w:comment w:id="29" w:author="Lainesse" w:date="2018-03-27T15:10:00Z" w:initials="JL">
    <w:p w14:paraId="6EE2490E" w14:textId="41D08EC7" w:rsidR="00B91286" w:rsidRDefault="00B91286">
      <w:pPr>
        <w:pStyle w:val="Commentaire"/>
      </w:pPr>
      <w:r>
        <w:rPr>
          <w:rStyle w:val="Marquedecommentaire"/>
        </w:rPr>
        <w:annotationRef/>
      </w:r>
      <w:r>
        <w:t>Prénom et nom (ou identifiant)</w:t>
      </w:r>
    </w:p>
  </w:comment>
  <w:comment w:id="30" w:author="Lainesse" w:date="2018-03-27T15:11:00Z" w:initials="JL">
    <w:p w14:paraId="79024354" w14:textId="507BCC69" w:rsidR="00B91286" w:rsidRDefault="00B91286">
      <w:pPr>
        <w:pStyle w:val="Commentaire"/>
      </w:pPr>
      <w:r>
        <w:rPr>
          <w:rStyle w:val="Marquedecommentaire"/>
        </w:rPr>
        <w:annotationRef/>
      </w:r>
      <w:r>
        <w:t>Absent de la maquette</w:t>
      </w:r>
    </w:p>
  </w:comment>
  <w:comment w:id="33" w:author="Lainesse" w:date="2018-03-27T15:11:00Z" w:initials="JL">
    <w:p w14:paraId="370B972F" w14:textId="48EDC713" w:rsidR="00B91286" w:rsidRDefault="00B91286">
      <w:pPr>
        <w:pStyle w:val="Commentaire"/>
      </w:pPr>
      <w:r>
        <w:t xml:space="preserve">Valider également </w:t>
      </w:r>
      <w:r>
        <w:rPr>
          <w:rStyle w:val="Marquedecommentaire"/>
        </w:rPr>
        <w:annotationRef/>
      </w:r>
      <w:r>
        <w:t>Identifiant, prénom, courriel, mot de passe et confirmation de mot de passe</w:t>
      </w:r>
    </w:p>
  </w:comment>
  <w:comment w:id="34" w:author="Lainesse" w:date="2018-03-27T15:13:00Z" w:initials="JL">
    <w:p w14:paraId="64FAFF3D" w14:textId="4A94A944" w:rsidR="00B91286" w:rsidRDefault="00B91286">
      <w:pPr>
        <w:pStyle w:val="Commentaire"/>
      </w:pPr>
      <w:r>
        <w:rPr>
          <w:rStyle w:val="Marquedecommentaire"/>
        </w:rPr>
        <w:annotationRef/>
      </w:r>
      <w:r>
        <w:t>Faux, l’administrateur doit pouvoir réactiver un enseignant</w:t>
      </w:r>
    </w:p>
  </w:comment>
  <w:comment w:id="35" w:author="Lainesse" w:date="2018-03-27T15:13:00Z" w:initials="JL">
    <w:p w14:paraId="442E7A55" w14:textId="6B42EF37" w:rsidR="00B91286" w:rsidRDefault="00B91286">
      <w:pPr>
        <w:pStyle w:val="Commentaire"/>
      </w:pPr>
      <w:r>
        <w:rPr>
          <w:rStyle w:val="Marquedecommentaire"/>
        </w:rPr>
        <w:annotationRef/>
      </w:r>
      <w:proofErr w:type="gramStart"/>
      <w:r>
        <w:t>faux</w:t>
      </w:r>
      <w:proofErr w:type="gramEnd"/>
    </w:p>
  </w:comment>
  <w:comment w:id="36" w:author="Lainesse" w:date="2018-03-27T15:13:00Z" w:initials="JL">
    <w:p w14:paraId="01DFF337" w14:textId="5593CE7E" w:rsidR="00B91286" w:rsidRDefault="00B91286">
      <w:pPr>
        <w:pStyle w:val="Commentaire"/>
      </w:pPr>
      <w:r>
        <w:rPr>
          <w:rStyle w:val="Marquedecommentaire"/>
        </w:rPr>
        <w:annotationRef/>
      </w:r>
      <w:proofErr w:type="gramStart"/>
      <w:r>
        <w:t>mettre</w:t>
      </w:r>
      <w:proofErr w:type="gramEnd"/>
      <w:r>
        <w:t xml:space="preserve"> à jour</w:t>
      </w:r>
    </w:p>
  </w:comment>
  <w:comment w:id="37" w:author="Lainesse" w:date="2018-03-27T15:13:00Z" w:initials="JL">
    <w:p w14:paraId="2265AE3D" w14:textId="10A5E863" w:rsidR="00B91286" w:rsidRDefault="00B91286">
      <w:pPr>
        <w:pStyle w:val="Commentaire"/>
      </w:pPr>
      <w:r>
        <w:rPr>
          <w:rStyle w:val="Marquedecommentaire"/>
        </w:rPr>
        <w:annotationRef/>
      </w:r>
      <w:proofErr w:type="gramStart"/>
      <w:r>
        <w:t>deux</w:t>
      </w:r>
      <w:proofErr w:type="gramEnd"/>
      <w:r>
        <w:t xml:space="preserve"> enseignants ne peuvent avoir le même identifiant</w:t>
      </w:r>
    </w:p>
  </w:comment>
  <w:comment w:id="38" w:author="Lainesse" w:date="2018-03-27T15:13:00Z" w:initials="JL">
    <w:p w14:paraId="47D0D509" w14:textId="52E97DB6" w:rsidR="00B91286" w:rsidRDefault="00B91286">
      <w:pPr>
        <w:pStyle w:val="Commentaire"/>
      </w:pPr>
      <w:r>
        <w:rPr>
          <w:rStyle w:val="Marquedecommentaire"/>
        </w:rPr>
        <w:annotationRef/>
      </w:r>
      <w:proofErr w:type="gramStart"/>
      <w:r>
        <w:t>voir</w:t>
      </w:r>
      <w:proofErr w:type="gramEnd"/>
      <w:r>
        <w:t xml:space="preserve"> </w:t>
      </w:r>
      <w:proofErr w:type="spellStart"/>
      <w:r>
        <w:t>uxpin</w:t>
      </w:r>
      <w:proofErr w:type="spellEnd"/>
    </w:p>
  </w:comment>
  <w:comment w:id="39" w:author="Lainesse" w:date="2018-03-27T15:15:00Z" w:initials="JL">
    <w:p w14:paraId="2E40B664" w14:textId="4EB8C76D" w:rsidR="00B91286" w:rsidRDefault="00B91286">
      <w:pPr>
        <w:pStyle w:val="Commentaire"/>
      </w:pPr>
      <w:r>
        <w:rPr>
          <w:rStyle w:val="Marquedecommentaire"/>
        </w:rPr>
        <w:annotationRef/>
      </w:r>
      <w:proofErr w:type="gramStart"/>
      <w:r>
        <w:t>est</w:t>
      </w:r>
      <w:proofErr w:type="gramEnd"/>
      <w:r>
        <w:t xml:space="preserve"> absent de la maquette</w:t>
      </w:r>
    </w:p>
  </w:comment>
  <w:comment w:id="55" w:author="Lainesse" w:date="2018-03-27T15:16:00Z" w:initials="JL">
    <w:p w14:paraId="163B3763" w14:textId="41166009" w:rsidR="00B91286" w:rsidRDefault="00B91286">
      <w:pPr>
        <w:pStyle w:val="Commentaire"/>
      </w:pPr>
      <w:r>
        <w:rPr>
          <w:rStyle w:val="Marquedecommentaire"/>
        </w:rPr>
        <w:annotationRef/>
      </w:r>
      <w:proofErr w:type="gramStart"/>
      <w:r>
        <w:t>voir</w:t>
      </w:r>
      <w:proofErr w:type="gramEnd"/>
      <w:r>
        <w:t xml:space="preserve"> ajouter enseignant</w:t>
      </w:r>
    </w:p>
  </w:comment>
  <w:comment w:id="62" w:author="Lainesse" w:date="2018-03-27T15:17:00Z" w:initials="JL">
    <w:p w14:paraId="5382FDFE" w14:textId="0DE5ADE6" w:rsidR="00B91286" w:rsidRDefault="00B91286">
      <w:pPr>
        <w:pStyle w:val="Commentaire"/>
      </w:pPr>
      <w:r>
        <w:rPr>
          <w:rStyle w:val="Marquedecommentaire"/>
        </w:rPr>
        <w:annotationRef/>
      </w:r>
      <w:proofErr w:type="gramStart"/>
      <w:r>
        <w:t>remplacer</w:t>
      </w:r>
      <w:proofErr w:type="gramEnd"/>
      <w:r>
        <w:t xml:space="preserve"> par l’identifiant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90DE970" w15:done="0"/>
  <w15:commentEx w15:paraId="503CF056" w15:done="0"/>
  <w15:commentEx w15:paraId="239B75AB" w15:done="0"/>
  <w15:commentEx w15:paraId="174E6E86" w15:done="0"/>
  <w15:commentEx w15:paraId="1DBBE97C" w15:done="0"/>
  <w15:commentEx w15:paraId="06815F73" w15:done="0"/>
  <w15:commentEx w15:paraId="66847CBB" w15:done="0"/>
  <w15:commentEx w15:paraId="6EE2490E" w15:done="0"/>
  <w15:commentEx w15:paraId="79024354" w15:done="0"/>
  <w15:commentEx w15:paraId="370B972F" w15:done="0"/>
  <w15:commentEx w15:paraId="64FAFF3D" w15:done="0"/>
  <w15:commentEx w15:paraId="442E7A55" w15:done="0"/>
  <w15:commentEx w15:paraId="01DFF337" w15:done="0"/>
  <w15:commentEx w15:paraId="2265AE3D" w15:done="0"/>
  <w15:commentEx w15:paraId="47D0D509" w15:done="0"/>
  <w15:commentEx w15:paraId="2E40B664" w15:done="0"/>
  <w15:commentEx w15:paraId="163B3763" w15:done="0"/>
  <w15:commentEx w15:paraId="5382FDF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90DE970" w16cid:durableId="1E64DABB"/>
  <w16cid:commentId w16cid:paraId="503CF056" w16cid:durableId="1E64DC11"/>
  <w16cid:commentId w16cid:paraId="239B75AB" w16cid:durableId="1E64DC2C"/>
  <w16cid:commentId w16cid:paraId="174E6E86" w16cid:durableId="1E64DCAD"/>
  <w16cid:commentId w16cid:paraId="1DBBE97C" w16cid:durableId="1E64DCF4"/>
  <w16cid:commentId w16cid:paraId="06815F73" w16cid:durableId="1E64DD0C"/>
  <w16cid:commentId w16cid:paraId="66847CBB" w16cid:durableId="1E64DD3B"/>
  <w16cid:commentId w16cid:paraId="6EE2490E" w16cid:durableId="1E64DD68"/>
  <w16cid:commentId w16cid:paraId="79024354" w16cid:durableId="1E64DD84"/>
  <w16cid:commentId w16cid:paraId="370B972F" w16cid:durableId="1E64DD9D"/>
  <w16cid:commentId w16cid:paraId="64FAFF3D" w16cid:durableId="1E64DDFD"/>
  <w16cid:commentId w16cid:paraId="442E7A55" w16cid:durableId="1E64DE0F"/>
  <w16cid:commentId w16cid:paraId="01DFF337" w16cid:durableId="1E64DE1B"/>
  <w16cid:commentId w16cid:paraId="2265AE3D" w16cid:durableId="1E64DE25"/>
  <w16cid:commentId w16cid:paraId="47D0D509" w16cid:durableId="1E64DE35"/>
  <w16cid:commentId w16cid:paraId="2E40B664" w16cid:durableId="1E64DE9E"/>
  <w16cid:commentId w16cid:paraId="163B3763" w16cid:durableId="1E64DEBB"/>
  <w16cid:commentId w16cid:paraId="5382FDFE" w16cid:durableId="1E64DF2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FEDD7E" w14:textId="77777777" w:rsidR="003926A6" w:rsidRDefault="003926A6">
      <w:r>
        <w:separator/>
      </w:r>
    </w:p>
  </w:endnote>
  <w:endnote w:type="continuationSeparator" w:id="0">
    <w:p w14:paraId="07D67CFD" w14:textId="77777777" w:rsidR="003926A6" w:rsidRDefault="003926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6C226C" w14:textId="77777777" w:rsidR="007E1FBB" w:rsidRDefault="007E1FBB">
    <w:pPr>
      <w:pStyle w:val="Corpsdetexte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CE136D6" wp14:editId="6701B2B7">
              <wp:simplePos x="0" y="0"/>
              <wp:positionH relativeFrom="page">
                <wp:posOffset>6148070</wp:posOffset>
              </wp:positionH>
              <wp:positionV relativeFrom="page">
                <wp:posOffset>10219055</wp:posOffset>
              </wp:positionV>
              <wp:extent cx="122555" cy="196850"/>
              <wp:effectExtent l="4445" t="0" r="0" b="4445"/>
              <wp:wrapNone/>
              <wp:docPr id="77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555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484318" w14:textId="77777777" w:rsidR="007E1FBB" w:rsidRDefault="007E1FBB">
                          <w:pPr>
                            <w:pStyle w:val="Corpsdetexte"/>
                            <w:spacing w:before="20"/>
                            <w:ind w:left="4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4343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343437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E136D6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style="position:absolute;margin-left:484.1pt;margin-top:804.65pt;width:9.65pt;height:15.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" filled="f" stroked="f">
              <v:textbox inset="0,0,0,0">
                <w:txbxContent>
                  <w:p w14:paraId="40484318" w14:textId="77777777" w:rsidR="007E1FBB" w:rsidRDefault="007E1FBB">
                    <w:pPr>
                      <w:pStyle w:val="Corpsdetexte"/>
                      <w:spacing w:before="20"/>
                      <w:ind w:left="40"/>
                    </w:pPr>
                    <w:r>
                      <w:fldChar w:fldCharType="begin"/>
                    </w:r>
                    <w:r>
                      <w:rPr>
                        <w:color w:val="343437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343437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B1AD40" w14:textId="77777777" w:rsidR="007E1FBB" w:rsidRDefault="007E1FBB">
    <w:pPr>
      <w:pStyle w:val="Corpsdetexte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55A98055" wp14:editId="62AD31C4">
              <wp:simplePos x="0" y="0"/>
              <wp:positionH relativeFrom="page">
                <wp:posOffset>6076315</wp:posOffset>
              </wp:positionH>
              <wp:positionV relativeFrom="page">
                <wp:posOffset>10219055</wp:posOffset>
              </wp:positionV>
              <wp:extent cx="194310" cy="196850"/>
              <wp:effectExtent l="0" t="0" r="0" b="4445"/>
              <wp:wrapNone/>
              <wp:docPr id="59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F0400D" w14:textId="77777777" w:rsidR="007E1FBB" w:rsidRDefault="007E1FBB">
                          <w:pPr>
                            <w:pStyle w:val="Corpsdetexte"/>
                            <w:spacing w:before="20"/>
                            <w:ind w:left="4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4343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343437"/>
                            </w:rP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A98055"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35" type="#_x0000_t202" style="position:absolute;margin-left:478.45pt;margin-top:804.65pt;width:15.3pt;height:15.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" filled="f" stroked="f">
              <v:textbox inset="0,0,0,0">
                <w:txbxContent>
                  <w:p w14:paraId="6CF0400D" w14:textId="77777777" w:rsidR="007E1FBB" w:rsidRDefault="007E1FBB">
                    <w:pPr>
                      <w:pStyle w:val="Corpsdetexte"/>
                      <w:spacing w:before="20"/>
                      <w:ind w:left="40"/>
                    </w:pPr>
                    <w:r>
                      <w:fldChar w:fldCharType="begin"/>
                    </w:r>
                    <w:r>
                      <w:rPr>
                        <w:color w:val="343437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343437"/>
                      </w:rP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899592" w14:textId="77777777" w:rsidR="007E1FBB" w:rsidRDefault="007E1FBB">
    <w:pPr>
      <w:pStyle w:val="Corpsdetexte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EB4C6C9" wp14:editId="083AF878">
              <wp:simplePos x="0" y="0"/>
              <wp:positionH relativeFrom="page">
                <wp:posOffset>9469120</wp:posOffset>
              </wp:positionH>
              <wp:positionV relativeFrom="page">
                <wp:posOffset>7087235</wp:posOffset>
              </wp:positionV>
              <wp:extent cx="122555" cy="196850"/>
              <wp:effectExtent l="1270" t="635" r="0" b="2540"/>
              <wp:wrapNone/>
              <wp:docPr id="67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555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0F617" w14:textId="77777777" w:rsidR="007E1FBB" w:rsidRDefault="007E1FBB">
                          <w:pPr>
                            <w:pStyle w:val="Corpsdetexte"/>
                            <w:spacing w:before="20"/>
                            <w:ind w:left="4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4343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343437"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B4C6C9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7" type="#_x0000_t202" style="position:absolute;margin-left:745.6pt;margin-top:558.05pt;width:9.65pt;height:15.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" filled="f" stroked="f">
              <v:textbox inset="0,0,0,0">
                <w:txbxContent>
                  <w:p w14:paraId="0B10F617" w14:textId="77777777" w:rsidR="007E1FBB" w:rsidRDefault="007E1FBB">
                    <w:pPr>
                      <w:pStyle w:val="Corpsdetexte"/>
                      <w:spacing w:before="20"/>
                      <w:ind w:left="40"/>
                    </w:pPr>
                    <w:r>
                      <w:fldChar w:fldCharType="begin"/>
                    </w:r>
                    <w:r>
                      <w:rPr>
                        <w:color w:val="343437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343437"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AE2A0E" w14:textId="77777777" w:rsidR="007E1FBB" w:rsidRDefault="007E1FBB">
    <w:pPr>
      <w:pStyle w:val="Corpsdetexte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595AD933" wp14:editId="0D4B6FEB">
              <wp:simplePos x="0" y="0"/>
              <wp:positionH relativeFrom="page">
                <wp:posOffset>6076315</wp:posOffset>
              </wp:positionH>
              <wp:positionV relativeFrom="page">
                <wp:posOffset>10219055</wp:posOffset>
              </wp:positionV>
              <wp:extent cx="220345" cy="196850"/>
              <wp:effectExtent l="0" t="0" r="0" b="4445"/>
              <wp:wrapNone/>
              <wp:docPr id="66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345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467641" w14:textId="77777777" w:rsidR="007E1FBB" w:rsidRDefault="007E1FBB">
                          <w:pPr>
                            <w:pStyle w:val="Corpsdetexte"/>
                            <w:spacing w:before="20"/>
                            <w:ind w:left="4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4343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343437"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5AD933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28" type="#_x0000_t202" style="position:absolute;margin-left:478.45pt;margin-top:804.65pt;width:17.35pt;height:15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" filled="f" stroked="f">
              <v:textbox inset="0,0,0,0">
                <w:txbxContent>
                  <w:p w14:paraId="15467641" w14:textId="77777777" w:rsidR="007E1FBB" w:rsidRDefault="007E1FBB">
                    <w:pPr>
                      <w:pStyle w:val="Corpsdetexte"/>
                      <w:spacing w:before="20"/>
                      <w:ind w:left="40"/>
                    </w:pPr>
                    <w:r>
                      <w:fldChar w:fldCharType="begin"/>
                    </w:r>
                    <w:r>
                      <w:rPr>
                        <w:color w:val="343437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343437"/>
                      </w:rP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AA1580" w14:textId="77777777" w:rsidR="007E1FBB" w:rsidRDefault="007E1FBB">
    <w:pPr>
      <w:pStyle w:val="Corpsdetexte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2113D8D" wp14:editId="0A730006">
              <wp:simplePos x="0" y="0"/>
              <wp:positionH relativeFrom="page">
                <wp:posOffset>9397365</wp:posOffset>
              </wp:positionH>
              <wp:positionV relativeFrom="page">
                <wp:posOffset>7087235</wp:posOffset>
              </wp:positionV>
              <wp:extent cx="194310" cy="196850"/>
              <wp:effectExtent l="0" t="635" r="0" b="2540"/>
              <wp:wrapNone/>
              <wp:docPr id="65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5CE351" w14:textId="77777777" w:rsidR="007E1FBB" w:rsidRDefault="007E1FBB">
                          <w:pPr>
                            <w:pStyle w:val="Corpsdetexte"/>
                            <w:spacing w:before="20"/>
                            <w:ind w:left="4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4343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343437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113D8D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29" type="#_x0000_t202" style="position:absolute;margin-left:739.95pt;margin-top:558.05pt;width:15.3pt;height:15.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" filled="f" stroked="f">
              <v:textbox inset="0,0,0,0">
                <w:txbxContent>
                  <w:p w14:paraId="095CE351" w14:textId="77777777" w:rsidR="007E1FBB" w:rsidRDefault="007E1FBB">
                    <w:pPr>
                      <w:pStyle w:val="Corpsdetexte"/>
                      <w:spacing w:before="20"/>
                      <w:ind w:left="40"/>
                    </w:pPr>
                    <w:r>
                      <w:fldChar w:fldCharType="begin"/>
                    </w:r>
                    <w:r>
                      <w:rPr>
                        <w:color w:val="343437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343437"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84C2EB" w14:textId="77777777" w:rsidR="007E1FBB" w:rsidRDefault="007E1FBB">
    <w:pPr>
      <w:pStyle w:val="Corpsdetexte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78D4A9B0" wp14:editId="117EB808">
              <wp:simplePos x="0" y="0"/>
              <wp:positionH relativeFrom="page">
                <wp:posOffset>6076315</wp:posOffset>
              </wp:positionH>
              <wp:positionV relativeFrom="page">
                <wp:posOffset>10219055</wp:posOffset>
              </wp:positionV>
              <wp:extent cx="194310" cy="196850"/>
              <wp:effectExtent l="0" t="0" r="0" b="4445"/>
              <wp:wrapNone/>
              <wp:docPr id="64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9AFBC9" w14:textId="77777777" w:rsidR="007E1FBB" w:rsidRDefault="007E1FBB">
                          <w:pPr>
                            <w:pStyle w:val="Corpsdetexte"/>
                            <w:spacing w:before="20"/>
                            <w:ind w:left="4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4343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343437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D4A9B0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30" type="#_x0000_t202" style="position:absolute;margin-left:478.45pt;margin-top:804.65pt;width:15.3pt;height:15.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" filled="f" stroked="f">
              <v:textbox inset="0,0,0,0">
                <w:txbxContent>
                  <w:p w14:paraId="6E9AFBC9" w14:textId="77777777" w:rsidR="007E1FBB" w:rsidRDefault="007E1FBB">
                    <w:pPr>
                      <w:pStyle w:val="Corpsdetexte"/>
                      <w:spacing w:before="20"/>
                      <w:ind w:left="40"/>
                    </w:pPr>
                    <w:r>
                      <w:fldChar w:fldCharType="begin"/>
                    </w:r>
                    <w:r>
                      <w:rPr>
                        <w:color w:val="343437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343437"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FFA053" w14:textId="77777777" w:rsidR="007E1FBB" w:rsidRDefault="007E1FBB">
    <w:pPr>
      <w:pStyle w:val="Corpsdetexte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4566BE62" wp14:editId="11A28747">
              <wp:simplePos x="0" y="0"/>
              <wp:positionH relativeFrom="page">
                <wp:posOffset>9410065</wp:posOffset>
              </wp:positionH>
              <wp:positionV relativeFrom="page">
                <wp:posOffset>6759575</wp:posOffset>
              </wp:positionV>
              <wp:extent cx="168910" cy="196850"/>
              <wp:effectExtent l="0" t="0" r="3175" b="0"/>
              <wp:wrapNone/>
              <wp:docPr id="63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91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A03D2F" w14:textId="77777777" w:rsidR="007E1FBB" w:rsidRDefault="007E1FBB">
                          <w:pPr>
                            <w:pStyle w:val="Corpsdetexte"/>
                            <w:spacing w:before="20"/>
                            <w:ind w:left="20"/>
                          </w:pPr>
                          <w:r>
                            <w:rPr>
                              <w:color w:val="343437"/>
                            </w:rPr>
                            <w:t>15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66BE62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31" type="#_x0000_t202" style="position:absolute;margin-left:740.95pt;margin-top:532.25pt;width:13.3pt;height:15.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Q+SsgIAALE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" filled="f" stroked="f">
              <v:textbox inset="0,0,0,0">
                <w:txbxContent>
                  <w:p w14:paraId="64A03D2F" w14:textId="77777777" w:rsidR="007E1FBB" w:rsidRDefault="007E1FBB">
                    <w:pPr>
                      <w:pStyle w:val="Corpsdetexte"/>
                      <w:spacing w:before="20"/>
                      <w:ind w:left="20"/>
                    </w:pPr>
                    <w:r>
                      <w:rPr>
                        <w:color w:val="343437"/>
                      </w:rPr>
                      <w:t>15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9EF276" w14:textId="77777777" w:rsidR="007E1FBB" w:rsidRDefault="007E1FBB">
    <w:pPr>
      <w:pStyle w:val="Corpsdetexte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232C61D2" wp14:editId="78B18383">
              <wp:simplePos x="0" y="0"/>
              <wp:positionH relativeFrom="page">
                <wp:posOffset>9410065</wp:posOffset>
              </wp:positionH>
              <wp:positionV relativeFrom="page">
                <wp:posOffset>7087235</wp:posOffset>
              </wp:positionV>
              <wp:extent cx="168910" cy="196850"/>
              <wp:effectExtent l="0" t="635" r="3175" b="2540"/>
              <wp:wrapNone/>
              <wp:docPr id="62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91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3C9799" w14:textId="77777777" w:rsidR="007E1FBB" w:rsidRDefault="007E1FBB">
                          <w:pPr>
                            <w:pStyle w:val="Corpsdetexte"/>
                            <w:spacing w:before="20"/>
                            <w:ind w:left="20"/>
                          </w:pPr>
                          <w:r>
                            <w:rPr>
                              <w:color w:val="343437"/>
                            </w:rPr>
                            <w:t>16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2C61D2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32" type="#_x0000_t202" style="position:absolute;margin-left:740.95pt;margin-top:558.05pt;width:13.3pt;height:15.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" filled="f" stroked="f">
              <v:textbox inset="0,0,0,0">
                <w:txbxContent>
                  <w:p w14:paraId="3A3C9799" w14:textId="77777777" w:rsidR="007E1FBB" w:rsidRDefault="007E1FBB">
                    <w:pPr>
                      <w:pStyle w:val="Corpsdetexte"/>
                      <w:spacing w:before="20"/>
                      <w:ind w:left="20"/>
                    </w:pPr>
                    <w:r>
                      <w:rPr>
                        <w:color w:val="343437"/>
                      </w:rPr>
                      <w:t>16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C613DF" w14:textId="77777777" w:rsidR="007E1FBB" w:rsidRDefault="007E1FBB">
    <w:pPr>
      <w:pStyle w:val="Corpsdetexte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4D0F2AB5" wp14:editId="59E62DCE">
              <wp:simplePos x="0" y="0"/>
              <wp:positionH relativeFrom="page">
                <wp:posOffset>6076315</wp:posOffset>
              </wp:positionH>
              <wp:positionV relativeFrom="page">
                <wp:posOffset>10219055</wp:posOffset>
              </wp:positionV>
              <wp:extent cx="220345" cy="196850"/>
              <wp:effectExtent l="0" t="0" r="0" b="4445"/>
              <wp:wrapNone/>
              <wp:docPr id="61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345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D0999C" w14:textId="77777777" w:rsidR="007E1FBB" w:rsidRDefault="007E1FBB">
                          <w:pPr>
                            <w:pStyle w:val="Corpsdetexte"/>
                            <w:spacing w:before="20"/>
                            <w:ind w:left="8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4343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343437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0F2AB5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33" type="#_x0000_t202" style="position:absolute;margin-left:478.45pt;margin-top:804.65pt;width:17.35pt;height:15.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5OtAIAALE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" filled="f" stroked="f">
              <v:textbox inset="0,0,0,0">
                <w:txbxContent>
                  <w:p w14:paraId="64D0999C" w14:textId="77777777" w:rsidR="007E1FBB" w:rsidRDefault="007E1FBB">
                    <w:pPr>
                      <w:pStyle w:val="Corpsdetexte"/>
                      <w:spacing w:before="20"/>
                      <w:ind w:left="80"/>
                    </w:pPr>
                    <w:r>
                      <w:fldChar w:fldCharType="begin"/>
                    </w:r>
                    <w:r>
                      <w:rPr>
                        <w:color w:val="343437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343437"/>
                      </w:rP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8CAACF" w14:textId="77777777" w:rsidR="007E1FBB" w:rsidRDefault="007E1FBB">
    <w:pPr>
      <w:pStyle w:val="Corpsdetexte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6E781FAF" wp14:editId="11647357">
              <wp:simplePos x="0" y="0"/>
              <wp:positionH relativeFrom="page">
                <wp:posOffset>9397365</wp:posOffset>
              </wp:positionH>
              <wp:positionV relativeFrom="page">
                <wp:posOffset>7087235</wp:posOffset>
              </wp:positionV>
              <wp:extent cx="194310" cy="196850"/>
              <wp:effectExtent l="0" t="635" r="0" b="2540"/>
              <wp:wrapNone/>
              <wp:docPr id="60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E3E9BD" w14:textId="77777777" w:rsidR="007E1FBB" w:rsidRDefault="007E1FBB">
                          <w:pPr>
                            <w:pStyle w:val="Corpsdetexte"/>
                            <w:spacing w:before="20"/>
                            <w:ind w:left="4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4343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343437"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781FAF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34" type="#_x0000_t202" style="position:absolute;margin-left:739.95pt;margin-top:558.05pt;width:15.3pt;height:15.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" filled="f" stroked="f">
              <v:textbox inset="0,0,0,0">
                <w:txbxContent>
                  <w:p w14:paraId="2CE3E9BD" w14:textId="77777777" w:rsidR="007E1FBB" w:rsidRDefault="007E1FBB">
                    <w:pPr>
                      <w:pStyle w:val="Corpsdetexte"/>
                      <w:spacing w:before="20"/>
                      <w:ind w:left="40"/>
                    </w:pPr>
                    <w:r>
                      <w:fldChar w:fldCharType="begin"/>
                    </w:r>
                    <w:r>
                      <w:rPr>
                        <w:color w:val="343437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343437"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4D26B4" w14:textId="77777777" w:rsidR="003926A6" w:rsidRDefault="003926A6">
      <w:r>
        <w:separator/>
      </w:r>
    </w:p>
  </w:footnote>
  <w:footnote w:type="continuationSeparator" w:id="0">
    <w:p w14:paraId="1B2350B2" w14:textId="77777777" w:rsidR="003926A6" w:rsidRDefault="003926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677CA"/>
    <w:multiLevelType w:val="multilevel"/>
    <w:tmpl w:val="E6B09D92"/>
    <w:lvl w:ilvl="0">
      <w:start w:val="1"/>
      <w:numFmt w:val="decimal"/>
      <w:lvlText w:val="%1."/>
      <w:lvlJc w:val="left"/>
      <w:pPr>
        <w:ind w:left="532" w:hanging="360"/>
      </w:pPr>
      <w:rPr>
        <w:rFonts w:ascii="Times New Roman" w:eastAsia="Times New Roman" w:hAnsi="Times New Roman" w:cs="Times New Roman" w:hint="default"/>
        <w:color w:val="343437"/>
        <w:spacing w:val="0"/>
        <w:w w:val="99"/>
        <w:sz w:val="32"/>
        <w:szCs w:val="32"/>
        <w:lang w:val="fr-CA" w:eastAsia="fr-CA" w:bidi="fr-CA"/>
      </w:rPr>
    </w:lvl>
    <w:lvl w:ilvl="1">
      <w:start w:val="1"/>
      <w:numFmt w:val="decimal"/>
      <w:lvlText w:val="%1.%2."/>
      <w:lvlJc w:val="left"/>
      <w:pPr>
        <w:ind w:left="964" w:hanging="432"/>
      </w:pPr>
      <w:rPr>
        <w:rFonts w:ascii="Times New Roman" w:eastAsia="Times New Roman" w:hAnsi="Times New Roman" w:cs="Times New Roman" w:hint="default"/>
        <w:color w:val="343437"/>
        <w:w w:val="100"/>
        <w:sz w:val="26"/>
        <w:szCs w:val="26"/>
        <w:lang w:val="fr-CA" w:eastAsia="fr-CA" w:bidi="fr-CA"/>
      </w:rPr>
    </w:lvl>
    <w:lvl w:ilvl="2">
      <w:numFmt w:val="bullet"/>
      <w:lvlText w:val="•"/>
      <w:lvlJc w:val="left"/>
      <w:pPr>
        <w:ind w:left="1818" w:hanging="432"/>
      </w:pPr>
      <w:rPr>
        <w:rFonts w:hint="default"/>
        <w:lang w:val="fr-CA" w:eastAsia="fr-CA" w:bidi="fr-CA"/>
      </w:rPr>
    </w:lvl>
    <w:lvl w:ilvl="3">
      <w:numFmt w:val="bullet"/>
      <w:lvlText w:val="•"/>
      <w:lvlJc w:val="left"/>
      <w:pPr>
        <w:ind w:left="2676" w:hanging="432"/>
      </w:pPr>
      <w:rPr>
        <w:rFonts w:hint="default"/>
        <w:lang w:val="fr-CA" w:eastAsia="fr-CA" w:bidi="fr-CA"/>
      </w:rPr>
    </w:lvl>
    <w:lvl w:ilvl="4">
      <w:numFmt w:val="bullet"/>
      <w:lvlText w:val="•"/>
      <w:lvlJc w:val="left"/>
      <w:pPr>
        <w:ind w:left="3535" w:hanging="432"/>
      </w:pPr>
      <w:rPr>
        <w:rFonts w:hint="default"/>
        <w:lang w:val="fr-CA" w:eastAsia="fr-CA" w:bidi="fr-CA"/>
      </w:rPr>
    </w:lvl>
    <w:lvl w:ilvl="5">
      <w:numFmt w:val="bullet"/>
      <w:lvlText w:val="•"/>
      <w:lvlJc w:val="left"/>
      <w:pPr>
        <w:ind w:left="4393" w:hanging="432"/>
      </w:pPr>
      <w:rPr>
        <w:rFonts w:hint="default"/>
        <w:lang w:val="fr-CA" w:eastAsia="fr-CA" w:bidi="fr-CA"/>
      </w:rPr>
    </w:lvl>
    <w:lvl w:ilvl="6">
      <w:numFmt w:val="bullet"/>
      <w:lvlText w:val="•"/>
      <w:lvlJc w:val="left"/>
      <w:pPr>
        <w:ind w:left="5252" w:hanging="432"/>
      </w:pPr>
      <w:rPr>
        <w:rFonts w:hint="default"/>
        <w:lang w:val="fr-CA" w:eastAsia="fr-CA" w:bidi="fr-CA"/>
      </w:rPr>
    </w:lvl>
    <w:lvl w:ilvl="7">
      <w:numFmt w:val="bullet"/>
      <w:lvlText w:val="•"/>
      <w:lvlJc w:val="left"/>
      <w:pPr>
        <w:ind w:left="6110" w:hanging="432"/>
      </w:pPr>
      <w:rPr>
        <w:rFonts w:hint="default"/>
        <w:lang w:val="fr-CA" w:eastAsia="fr-CA" w:bidi="fr-CA"/>
      </w:rPr>
    </w:lvl>
    <w:lvl w:ilvl="8">
      <w:numFmt w:val="bullet"/>
      <w:lvlText w:val="•"/>
      <w:lvlJc w:val="left"/>
      <w:pPr>
        <w:ind w:left="6969" w:hanging="432"/>
      </w:pPr>
      <w:rPr>
        <w:rFonts w:hint="default"/>
        <w:lang w:val="fr-CA" w:eastAsia="fr-CA" w:bidi="fr-CA"/>
      </w:rPr>
    </w:lvl>
  </w:abstractNum>
  <w:abstractNum w:abstractNumId="1" w15:restartNumberingAfterBreak="0">
    <w:nsid w:val="118375DA"/>
    <w:multiLevelType w:val="multilevel"/>
    <w:tmpl w:val="7E38B9B6"/>
    <w:lvl w:ilvl="0">
      <w:start w:val="1"/>
      <w:numFmt w:val="decimal"/>
      <w:lvlText w:val="%1."/>
      <w:lvlJc w:val="left"/>
      <w:pPr>
        <w:ind w:left="652" w:hanging="480"/>
      </w:pPr>
      <w:rPr>
        <w:rFonts w:ascii="Times New Roman" w:eastAsia="Times New Roman" w:hAnsi="Times New Roman" w:cs="Times New Roman" w:hint="default"/>
        <w:color w:val="343437"/>
        <w:spacing w:val="-6"/>
        <w:w w:val="99"/>
        <w:sz w:val="24"/>
        <w:szCs w:val="24"/>
        <w:lang w:val="fr-CA" w:eastAsia="fr-CA" w:bidi="fr-CA"/>
      </w:rPr>
    </w:lvl>
    <w:lvl w:ilvl="1">
      <w:start w:val="1"/>
      <w:numFmt w:val="decimal"/>
      <w:lvlText w:val="%1.%2."/>
      <w:lvlJc w:val="left"/>
      <w:pPr>
        <w:ind w:left="1053" w:hanging="641"/>
      </w:pPr>
      <w:rPr>
        <w:rFonts w:ascii="Times New Roman" w:eastAsia="Times New Roman" w:hAnsi="Times New Roman" w:cs="Times New Roman" w:hint="default"/>
        <w:color w:val="343437"/>
        <w:spacing w:val="-2"/>
        <w:w w:val="100"/>
        <w:sz w:val="24"/>
        <w:szCs w:val="24"/>
        <w:lang w:val="fr-CA" w:eastAsia="fr-CA" w:bidi="fr-CA"/>
      </w:rPr>
    </w:lvl>
    <w:lvl w:ilvl="2">
      <w:start w:val="1"/>
      <w:numFmt w:val="decimal"/>
      <w:lvlText w:val="%1.%2.%3."/>
      <w:lvlJc w:val="left"/>
      <w:pPr>
        <w:ind w:left="1492" w:hanging="840"/>
      </w:pPr>
      <w:rPr>
        <w:rFonts w:ascii="Times New Roman" w:eastAsia="Times New Roman" w:hAnsi="Times New Roman" w:cs="Times New Roman" w:hint="default"/>
        <w:color w:val="343437"/>
        <w:spacing w:val="-6"/>
        <w:w w:val="99"/>
        <w:sz w:val="24"/>
        <w:szCs w:val="24"/>
        <w:lang w:val="fr-CA" w:eastAsia="fr-CA" w:bidi="fr-CA"/>
      </w:rPr>
    </w:lvl>
    <w:lvl w:ilvl="3">
      <w:numFmt w:val="bullet"/>
      <w:lvlText w:val="•"/>
      <w:lvlJc w:val="left"/>
      <w:pPr>
        <w:ind w:left="2398" w:hanging="840"/>
      </w:pPr>
      <w:rPr>
        <w:rFonts w:hint="default"/>
        <w:lang w:val="fr-CA" w:eastAsia="fr-CA" w:bidi="fr-CA"/>
      </w:rPr>
    </w:lvl>
    <w:lvl w:ilvl="4">
      <w:numFmt w:val="bullet"/>
      <w:lvlText w:val="•"/>
      <w:lvlJc w:val="left"/>
      <w:pPr>
        <w:ind w:left="3296" w:hanging="840"/>
      </w:pPr>
      <w:rPr>
        <w:rFonts w:hint="default"/>
        <w:lang w:val="fr-CA" w:eastAsia="fr-CA" w:bidi="fr-CA"/>
      </w:rPr>
    </w:lvl>
    <w:lvl w:ilvl="5">
      <w:numFmt w:val="bullet"/>
      <w:lvlText w:val="•"/>
      <w:lvlJc w:val="left"/>
      <w:pPr>
        <w:ind w:left="4194" w:hanging="840"/>
      </w:pPr>
      <w:rPr>
        <w:rFonts w:hint="default"/>
        <w:lang w:val="fr-CA" w:eastAsia="fr-CA" w:bidi="fr-CA"/>
      </w:rPr>
    </w:lvl>
    <w:lvl w:ilvl="6">
      <w:numFmt w:val="bullet"/>
      <w:lvlText w:val="•"/>
      <w:lvlJc w:val="left"/>
      <w:pPr>
        <w:ind w:left="5093" w:hanging="840"/>
      </w:pPr>
      <w:rPr>
        <w:rFonts w:hint="default"/>
        <w:lang w:val="fr-CA" w:eastAsia="fr-CA" w:bidi="fr-CA"/>
      </w:rPr>
    </w:lvl>
    <w:lvl w:ilvl="7">
      <w:numFmt w:val="bullet"/>
      <w:lvlText w:val="•"/>
      <w:lvlJc w:val="left"/>
      <w:pPr>
        <w:ind w:left="5991" w:hanging="840"/>
      </w:pPr>
      <w:rPr>
        <w:rFonts w:hint="default"/>
        <w:lang w:val="fr-CA" w:eastAsia="fr-CA" w:bidi="fr-CA"/>
      </w:rPr>
    </w:lvl>
    <w:lvl w:ilvl="8">
      <w:numFmt w:val="bullet"/>
      <w:lvlText w:val="•"/>
      <w:lvlJc w:val="left"/>
      <w:pPr>
        <w:ind w:left="6889" w:hanging="840"/>
      </w:pPr>
      <w:rPr>
        <w:rFonts w:hint="default"/>
        <w:lang w:val="fr-CA" w:eastAsia="fr-CA" w:bidi="fr-CA"/>
      </w:rPr>
    </w:lvl>
  </w:abstractNum>
  <w:abstractNum w:abstractNumId="2" w15:restartNumberingAfterBreak="0">
    <w:nsid w:val="145A6CF1"/>
    <w:multiLevelType w:val="multilevel"/>
    <w:tmpl w:val="F7BA2B22"/>
    <w:lvl w:ilvl="0">
      <w:start w:val="4"/>
      <w:numFmt w:val="decimal"/>
      <w:lvlText w:val="%1"/>
      <w:lvlJc w:val="left"/>
      <w:pPr>
        <w:ind w:left="1397" w:hanging="394"/>
      </w:pPr>
      <w:rPr>
        <w:rFonts w:hint="default"/>
        <w:lang w:val="fr-CA" w:eastAsia="fr-CA" w:bidi="fr-CA"/>
      </w:rPr>
    </w:lvl>
    <w:lvl w:ilvl="1">
      <w:start w:val="2"/>
      <w:numFmt w:val="decimal"/>
      <w:lvlText w:val="%1.%2"/>
      <w:lvlJc w:val="left"/>
      <w:pPr>
        <w:ind w:left="1397" w:hanging="394"/>
      </w:pPr>
      <w:rPr>
        <w:rFonts w:ascii="Garamond" w:eastAsia="Garamond" w:hAnsi="Garamond" w:cs="Garamond" w:hint="default"/>
        <w:color w:val="343437"/>
        <w:w w:val="100"/>
        <w:sz w:val="28"/>
        <w:szCs w:val="28"/>
        <w:lang w:val="fr-CA" w:eastAsia="fr-CA" w:bidi="fr-CA"/>
      </w:rPr>
    </w:lvl>
    <w:lvl w:ilvl="2">
      <w:numFmt w:val="bullet"/>
      <w:lvlText w:val="•"/>
      <w:lvlJc w:val="left"/>
      <w:pPr>
        <w:ind w:left="2857" w:hanging="394"/>
      </w:pPr>
      <w:rPr>
        <w:rFonts w:hint="default"/>
        <w:lang w:val="fr-CA" w:eastAsia="fr-CA" w:bidi="fr-CA"/>
      </w:rPr>
    </w:lvl>
    <w:lvl w:ilvl="3">
      <w:numFmt w:val="bullet"/>
      <w:lvlText w:val="•"/>
      <w:lvlJc w:val="left"/>
      <w:pPr>
        <w:ind w:left="3585" w:hanging="394"/>
      </w:pPr>
      <w:rPr>
        <w:rFonts w:hint="default"/>
        <w:lang w:val="fr-CA" w:eastAsia="fr-CA" w:bidi="fr-CA"/>
      </w:rPr>
    </w:lvl>
    <w:lvl w:ilvl="4">
      <w:numFmt w:val="bullet"/>
      <w:lvlText w:val="•"/>
      <w:lvlJc w:val="left"/>
      <w:pPr>
        <w:ind w:left="4314" w:hanging="394"/>
      </w:pPr>
      <w:rPr>
        <w:rFonts w:hint="default"/>
        <w:lang w:val="fr-CA" w:eastAsia="fr-CA" w:bidi="fr-CA"/>
      </w:rPr>
    </w:lvl>
    <w:lvl w:ilvl="5">
      <w:numFmt w:val="bullet"/>
      <w:lvlText w:val="•"/>
      <w:lvlJc w:val="left"/>
      <w:pPr>
        <w:ind w:left="5043" w:hanging="394"/>
      </w:pPr>
      <w:rPr>
        <w:rFonts w:hint="default"/>
        <w:lang w:val="fr-CA" w:eastAsia="fr-CA" w:bidi="fr-CA"/>
      </w:rPr>
    </w:lvl>
    <w:lvl w:ilvl="6">
      <w:numFmt w:val="bullet"/>
      <w:lvlText w:val="•"/>
      <w:lvlJc w:val="left"/>
      <w:pPr>
        <w:ind w:left="5771" w:hanging="394"/>
      </w:pPr>
      <w:rPr>
        <w:rFonts w:hint="default"/>
        <w:lang w:val="fr-CA" w:eastAsia="fr-CA" w:bidi="fr-CA"/>
      </w:rPr>
    </w:lvl>
    <w:lvl w:ilvl="7">
      <w:numFmt w:val="bullet"/>
      <w:lvlText w:val="•"/>
      <w:lvlJc w:val="left"/>
      <w:pPr>
        <w:ind w:left="6500" w:hanging="394"/>
      </w:pPr>
      <w:rPr>
        <w:rFonts w:hint="default"/>
        <w:lang w:val="fr-CA" w:eastAsia="fr-CA" w:bidi="fr-CA"/>
      </w:rPr>
    </w:lvl>
    <w:lvl w:ilvl="8">
      <w:numFmt w:val="bullet"/>
      <w:lvlText w:val="•"/>
      <w:lvlJc w:val="left"/>
      <w:pPr>
        <w:ind w:left="7229" w:hanging="394"/>
      </w:pPr>
      <w:rPr>
        <w:rFonts w:hint="default"/>
        <w:lang w:val="fr-CA" w:eastAsia="fr-CA" w:bidi="fr-CA"/>
      </w:rPr>
    </w:lvl>
  </w:abstractNum>
  <w:abstractNum w:abstractNumId="3" w15:restartNumberingAfterBreak="0">
    <w:nsid w:val="3AD835EF"/>
    <w:multiLevelType w:val="multilevel"/>
    <w:tmpl w:val="37E0FD1E"/>
    <w:lvl w:ilvl="0">
      <w:start w:val="1"/>
      <w:numFmt w:val="decimal"/>
      <w:lvlText w:val="%1"/>
      <w:lvlJc w:val="left"/>
      <w:pPr>
        <w:ind w:left="1612" w:hanging="720"/>
      </w:pPr>
      <w:rPr>
        <w:rFonts w:hint="default"/>
        <w:lang w:val="fr-CA" w:eastAsia="fr-CA" w:bidi="fr-CA"/>
      </w:rPr>
    </w:lvl>
    <w:lvl w:ilvl="1">
      <w:start w:val="1"/>
      <w:numFmt w:val="decimal"/>
      <w:lvlText w:val="%1.%2"/>
      <w:lvlJc w:val="left"/>
      <w:pPr>
        <w:ind w:left="1612" w:hanging="720"/>
      </w:pPr>
      <w:rPr>
        <w:rFonts w:hint="default"/>
        <w:lang w:val="fr-CA" w:eastAsia="fr-CA" w:bidi="fr-CA"/>
      </w:rPr>
    </w:lvl>
    <w:lvl w:ilvl="2">
      <w:start w:val="1"/>
      <w:numFmt w:val="decimal"/>
      <w:lvlText w:val="%1.%2.%3."/>
      <w:lvlJc w:val="left"/>
      <w:pPr>
        <w:ind w:left="1612" w:hanging="720"/>
      </w:pPr>
      <w:rPr>
        <w:rFonts w:ascii="Times New Roman" w:eastAsia="Times New Roman" w:hAnsi="Times New Roman" w:cs="Times New Roman" w:hint="default"/>
        <w:color w:val="343437"/>
        <w:spacing w:val="-3"/>
        <w:w w:val="100"/>
        <w:sz w:val="28"/>
        <w:szCs w:val="28"/>
        <w:lang w:val="fr-CA" w:eastAsia="fr-CA" w:bidi="fr-CA"/>
      </w:rPr>
    </w:lvl>
    <w:lvl w:ilvl="3">
      <w:numFmt w:val="bullet"/>
      <w:lvlText w:val="•"/>
      <w:lvlJc w:val="left"/>
      <w:pPr>
        <w:ind w:left="3739" w:hanging="720"/>
      </w:pPr>
      <w:rPr>
        <w:rFonts w:hint="default"/>
        <w:lang w:val="fr-CA" w:eastAsia="fr-CA" w:bidi="fr-CA"/>
      </w:rPr>
    </w:lvl>
    <w:lvl w:ilvl="4">
      <w:numFmt w:val="bullet"/>
      <w:lvlText w:val="•"/>
      <w:lvlJc w:val="left"/>
      <w:pPr>
        <w:ind w:left="4446" w:hanging="720"/>
      </w:pPr>
      <w:rPr>
        <w:rFonts w:hint="default"/>
        <w:lang w:val="fr-CA" w:eastAsia="fr-CA" w:bidi="fr-CA"/>
      </w:rPr>
    </w:lvl>
    <w:lvl w:ilvl="5">
      <w:numFmt w:val="bullet"/>
      <w:lvlText w:val="•"/>
      <w:lvlJc w:val="left"/>
      <w:pPr>
        <w:ind w:left="5153" w:hanging="720"/>
      </w:pPr>
      <w:rPr>
        <w:rFonts w:hint="default"/>
        <w:lang w:val="fr-CA" w:eastAsia="fr-CA" w:bidi="fr-CA"/>
      </w:rPr>
    </w:lvl>
    <w:lvl w:ilvl="6">
      <w:numFmt w:val="bullet"/>
      <w:lvlText w:val="•"/>
      <w:lvlJc w:val="left"/>
      <w:pPr>
        <w:ind w:left="5859" w:hanging="720"/>
      </w:pPr>
      <w:rPr>
        <w:rFonts w:hint="default"/>
        <w:lang w:val="fr-CA" w:eastAsia="fr-CA" w:bidi="fr-CA"/>
      </w:rPr>
    </w:lvl>
    <w:lvl w:ilvl="7">
      <w:numFmt w:val="bullet"/>
      <w:lvlText w:val="•"/>
      <w:lvlJc w:val="left"/>
      <w:pPr>
        <w:ind w:left="6566" w:hanging="720"/>
      </w:pPr>
      <w:rPr>
        <w:rFonts w:hint="default"/>
        <w:lang w:val="fr-CA" w:eastAsia="fr-CA" w:bidi="fr-CA"/>
      </w:rPr>
    </w:lvl>
    <w:lvl w:ilvl="8">
      <w:numFmt w:val="bullet"/>
      <w:lvlText w:val="•"/>
      <w:lvlJc w:val="left"/>
      <w:pPr>
        <w:ind w:left="7273" w:hanging="720"/>
      </w:pPr>
      <w:rPr>
        <w:rFonts w:hint="default"/>
        <w:lang w:val="fr-CA" w:eastAsia="fr-CA" w:bidi="fr-CA"/>
      </w:rPr>
    </w:lvl>
  </w:abstractNum>
  <w:abstractNum w:abstractNumId="4" w15:restartNumberingAfterBreak="0">
    <w:nsid w:val="3E0A3FC5"/>
    <w:multiLevelType w:val="multilevel"/>
    <w:tmpl w:val="0E2E4EFE"/>
    <w:lvl w:ilvl="0">
      <w:start w:val="4"/>
      <w:numFmt w:val="decimal"/>
      <w:lvlText w:val="%1"/>
      <w:lvlJc w:val="left"/>
      <w:pPr>
        <w:ind w:left="772" w:hanging="360"/>
      </w:pPr>
      <w:rPr>
        <w:rFonts w:hint="default"/>
        <w:lang w:val="fr-CA" w:eastAsia="fr-CA" w:bidi="fr-CA"/>
      </w:rPr>
    </w:lvl>
    <w:lvl w:ilvl="1">
      <w:start w:val="2"/>
      <w:numFmt w:val="decimal"/>
      <w:lvlText w:val="%1.%2"/>
      <w:lvlJc w:val="left"/>
      <w:pPr>
        <w:ind w:left="772" w:hanging="360"/>
      </w:pPr>
      <w:rPr>
        <w:rFonts w:ascii="Times New Roman" w:eastAsia="Times New Roman" w:hAnsi="Times New Roman" w:cs="Times New Roman" w:hint="default"/>
        <w:color w:val="343437"/>
        <w:spacing w:val="-3"/>
        <w:w w:val="99"/>
        <w:sz w:val="24"/>
        <w:szCs w:val="24"/>
        <w:lang w:val="fr-CA" w:eastAsia="fr-CA" w:bidi="fr-CA"/>
      </w:rPr>
    </w:lvl>
    <w:lvl w:ilvl="2">
      <w:numFmt w:val="bullet"/>
      <w:lvlText w:val="•"/>
      <w:lvlJc w:val="left"/>
      <w:pPr>
        <w:ind w:left="2361" w:hanging="360"/>
      </w:pPr>
      <w:rPr>
        <w:rFonts w:hint="default"/>
        <w:lang w:val="fr-CA" w:eastAsia="fr-CA" w:bidi="fr-CA"/>
      </w:rPr>
    </w:lvl>
    <w:lvl w:ilvl="3">
      <w:numFmt w:val="bullet"/>
      <w:lvlText w:val="•"/>
      <w:lvlJc w:val="left"/>
      <w:pPr>
        <w:ind w:left="3151" w:hanging="360"/>
      </w:pPr>
      <w:rPr>
        <w:rFonts w:hint="default"/>
        <w:lang w:val="fr-CA" w:eastAsia="fr-CA" w:bidi="fr-CA"/>
      </w:rPr>
    </w:lvl>
    <w:lvl w:ilvl="4">
      <w:numFmt w:val="bullet"/>
      <w:lvlText w:val="•"/>
      <w:lvlJc w:val="left"/>
      <w:pPr>
        <w:ind w:left="3942" w:hanging="360"/>
      </w:pPr>
      <w:rPr>
        <w:rFonts w:hint="default"/>
        <w:lang w:val="fr-CA" w:eastAsia="fr-CA" w:bidi="fr-CA"/>
      </w:rPr>
    </w:lvl>
    <w:lvl w:ilvl="5">
      <w:numFmt w:val="bullet"/>
      <w:lvlText w:val="•"/>
      <w:lvlJc w:val="left"/>
      <w:pPr>
        <w:ind w:left="4733" w:hanging="360"/>
      </w:pPr>
      <w:rPr>
        <w:rFonts w:hint="default"/>
        <w:lang w:val="fr-CA" w:eastAsia="fr-CA" w:bidi="fr-CA"/>
      </w:rPr>
    </w:lvl>
    <w:lvl w:ilvl="6">
      <w:numFmt w:val="bullet"/>
      <w:lvlText w:val="•"/>
      <w:lvlJc w:val="left"/>
      <w:pPr>
        <w:ind w:left="5523" w:hanging="360"/>
      </w:pPr>
      <w:rPr>
        <w:rFonts w:hint="default"/>
        <w:lang w:val="fr-CA" w:eastAsia="fr-CA" w:bidi="fr-CA"/>
      </w:rPr>
    </w:lvl>
    <w:lvl w:ilvl="7">
      <w:numFmt w:val="bullet"/>
      <w:lvlText w:val="•"/>
      <w:lvlJc w:val="left"/>
      <w:pPr>
        <w:ind w:left="6314" w:hanging="360"/>
      </w:pPr>
      <w:rPr>
        <w:rFonts w:hint="default"/>
        <w:lang w:val="fr-CA" w:eastAsia="fr-CA" w:bidi="fr-CA"/>
      </w:rPr>
    </w:lvl>
    <w:lvl w:ilvl="8">
      <w:numFmt w:val="bullet"/>
      <w:lvlText w:val="•"/>
      <w:lvlJc w:val="left"/>
      <w:pPr>
        <w:ind w:left="7105" w:hanging="360"/>
      </w:pPr>
      <w:rPr>
        <w:rFonts w:hint="default"/>
        <w:lang w:val="fr-CA" w:eastAsia="fr-CA" w:bidi="fr-CA"/>
      </w:rPr>
    </w:lvl>
  </w:abstractNum>
  <w:abstractNum w:abstractNumId="5" w15:restartNumberingAfterBreak="0">
    <w:nsid w:val="41731F98"/>
    <w:multiLevelType w:val="multilevel"/>
    <w:tmpl w:val="F2182558"/>
    <w:lvl w:ilvl="0">
      <w:start w:val="2"/>
      <w:numFmt w:val="decimal"/>
      <w:lvlText w:val="%1"/>
      <w:lvlJc w:val="left"/>
      <w:pPr>
        <w:ind w:left="1612" w:hanging="720"/>
      </w:pPr>
      <w:rPr>
        <w:rFonts w:hint="default"/>
        <w:lang w:val="fr-CA" w:eastAsia="fr-CA" w:bidi="fr-CA"/>
      </w:rPr>
    </w:lvl>
    <w:lvl w:ilvl="1">
      <w:start w:val="2"/>
      <w:numFmt w:val="decimal"/>
      <w:lvlText w:val="%1.%2"/>
      <w:lvlJc w:val="left"/>
      <w:pPr>
        <w:ind w:left="1612" w:hanging="720"/>
        <w:jc w:val="right"/>
      </w:pPr>
      <w:rPr>
        <w:rFonts w:hint="default"/>
        <w:lang w:val="fr-CA" w:eastAsia="fr-CA" w:bidi="fr-CA"/>
      </w:rPr>
    </w:lvl>
    <w:lvl w:ilvl="2">
      <w:start w:val="1"/>
      <w:numFmt w:val="decimal"/>
      <w:lvlText w:val="%1.%2.%3."/>
      <w:lvlJc w:val="left"/>
      <w:pPr>
        <w:ind w:left="1612" w:hanging="720"/>
      </w:pPr>
      <w:rPr>
        <w:rFonts w:ascii="Times New Roman" w:eastAsia="Times New Roman" w:hAnsi="Times New Roman" w:cs="Times New Roman" w:hint="default"/>
        <w:color w:val="343437"/>
        <w:spacing w:val="0"/>
        <w:w w:val="100"/>
        <w:sz w:val="28"/>
        <w:szCs w:val="28"/>
        <w:lang w:val="fr-CA" w:eastAsia="fr-CA" w:bidi="fr-CA"/>
      </w:rPr>
    </w:lvl>
    <w:lvl w:ilvl="3">
      <w:numFmt w:val="bullet"/>
      <w:lvlText w:val="•"/>
      <w:lvlJc w:val="left"/>
      <w:pPr>
        <w:ind w:left="3739" w:hanging="720"/>
      </w:pPr>
      <w:rPr>
        <w:rFonts w:hint="default"/>
        <w:lang w:val="fr-CA" w:eastAsia="fr-CA" w:bidi="fr-CA"/>
      </w:rPr>
    </w:lvl>
    <w:lvl w:ilvl="4">
      <w:numFmt w:val="bullet"/>
      <w:lvlText w:val="•"/>
      <w:lvlJc w:val="left"/>
      <w:pPr>
        <w:ind w:left="4446" w:hanging="720"/>
      </w:pPr>
      <w:rPr>
        <w:rFonts w:hint="default"/>
        <w:lang w:val="fr-CA" w:eastAsia="fr-CA" w:bidi="fr-CA"/>
      </w:rPr>
    </w:lvl>
    <w:lvl w:ilvl="5">
      <w:numFmt w:val="bullet"/>
      <w:lvlText w:val="•"/>
      <w:lvlJc w:val="left"/>
      <w:pPr>
        <w:ind w:left="5153" w:hanging="720"/>
      </w:pPr>
      <w:rPr>
        <w:rFonts w:hint="default"/>
        <w:lang w:val="fr-CA" w:eastAsia="fr-CA" w:bidi="fr-CA"/>
      </w:rPr>
    </w:lvl>
    <w:lvl w:ilvl="6">
      <w:numFmt w:val="bullet"/>
      <w:lvlText w:val="•"/>
      <w:lvlJc w:val="left"/>
      <w:pPr>
        <w:ind w:left="5859" w:hanging="720"/>
      </w:pPr>
      <w:rPr>
        <w:rFonts w:hint="default"/>
        <w:lang w:val="fr-CA" w:eastAsia="fr-CA" w:bidi="fr-CA"/>
      </w:rPr>
    </w:lvl>
    <w:lvl w:ilvl="7">
      <w:numFmt w:val="bullet"/>
      <w:lvlText w:val="•"/>
      <w:lvlJc w:val="left"/>
      <w:pPr>
        <w:ind w:left="6566" w:hanging="720"/>
      </w:pPr>
      <w:rPr>
        <w:rFonts w:hint="default"/>
        <w:lang w:val="fr-CA" w:eastAsia="fr-CA" w:bidi="fr-CA"/>
      </w:rPr>
    </w:lvl>
    <w:lvl w:ilvl="8">
      <w:numFmt w:val="bullet"/>
      <w:lvlText w:val="•"/>
      <w:lvlJc w:val="left"/>
      <w:pPr>
        <w:ind w:left="7273" w:hanging="720"/>
      </w:pPr>
      <w:rPr>
        <w:rFonts w:hint="default"/>
        <w:lang w:val="fr-CA" w:eastAsia="fr-CA" w:bidi="fr-CA"/>
      </w:rPr>
    </w:lvl>
  </w:abstractNum>
  <w:abstractNum w:abstractNumId="6" w15:restartNumberingAfterBreak="0">
    <w:nsid w:val="48AB12FE"/>
    <w:multiLevelType w:val="hybridMultilevel"/>
    <w:tmpl w:val="BA12FC66"/>
    <w:lvl w:ilvl="0" w:tplc="0C0C0001">
      <w:start w:val="1"/>
      <w:numFmt w:val="bullet"/>
      <w:lvlText w:val=""/>
      <w:lvlJc w:val="left"/>
      <w:pPr>
        <w:ind w:left="842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56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abstractNum w:abstractNumId="7" w15:restartNumberingAfterBreak="0">
    <w:nsid w:val="4BF83BC2"/>
    <w:multiLevelType w:val="hybridMultilevel"/>
    <w:tmpl w:val="A4FCF27E"/>
    <w:lvl w:ilvl="0" w:tplc="4C361CF8">
      <w:numFmt w:val="bullet"/>
      <w:lvlText w:val=""/>
      <w:lvlJc w:val="left"/>
      <w:pPr>
        <w:ind w:left="1252" w:hanging="360"/>
      </w:pPr>
      <w:rPr>
        <w:rFonts w:ascii="Symbol" w:eastAsia="Symbol" w:hAnsi="Symbol" w:cs="Symbol" w:hint="default"/>
        <w:color w:val="343437"/>
        <w:w w:val="100"/>
        <w:sz w:val="24"/>
        <w:szCs w:val="24"/>
        <w:lang w:val="fr-CA" w:eastAsia="fr-CA" w:bidi="fr-CA"/>
      </w:rPr>
    </w:lvl>
    <w:lvl w:ilvl="1" w:tplc="BB5A169C">
      <w:numFmt w:val="bullet"/>
      <w:lvlText w:val="•"/>
      <w:lvlJc w:val="left"/>
      <w:pPr>
        <w:ind w:left="2074" w:hanging="360"/>
      </w:pPr>
      <w:rPr>
        <w:rFonts w:hint="default"/>
        <w:lang w:val="fr-CA" w:eastAsia="fr-CA" w:bidi="fr-CA"/>
      </w:rPr>
    </w:lvl>
    <w:lvl w:ilvl="2" w:tplc="E1AABD7E">
      <w:numFmt w:val="bullet"/>
      <w:lvlText w:val="•"/>
      <w:lvlJc w:val="left"/>
      <w:pPr>
        <w:ind w:left="2889" w:hanging="360"/>
      </w:pPr>
      <w:rPr>
        <w:rFonts w:hint="default"/>
        <w:lang w:val="fr-CA" w:eastAsia="fr-CA" w:bidi="fr-CA"/>
      </w:rPr>
    </w:lvl>
    <w:lvl w:ilvl="3" w:tplc="2E6C73A4">
      <w:numFmt w:val="bullet"/>
      <w:lvlText w:val="•"/>
      <w:lvlJc w:val="left"/>
      <w:pPr>
        <w:ind w:left="3703" w:hanging="360"/>
      </w:pPr>
      <w:rPr>
        <w:rFonts w:hint="default"/>
        <w:lang w:val="fr-CA" w:eastAsia="fr-CA" w:bidi="fr-CA"/>
      </w:rPr>
    </w:lvl>
    <w:lvl w:ilvl="4" w:tplc="EE445FCA">
      <w:numFmt w:val="bullet"/>
      <w:lvlText w:val="•"/>
      <w:lvlJc w:val="left"/>
      <w:pPr>
        <w:ind w:left="4518" w:hanging="360"/>
      </w:pPr>
      <w:rPr>
        <w:rFonts w:hint="default"/>
        <w:lang w:val="fr-CA" w:eastAsia="fr-CA" w:bidi="fr-CA"/>
      </w:rPr>
    </w:lvl>
    <w:lvl w:ilvl="5" w:tplc="5BF2F06A">
      <w:numFmt w:val="bullet"/>
      <w:lvlText w:val="•"/>
      <w:lvlJc w:val="left"/>
      <w:pPr>
        <w:ind w:left="5333" w:hanging="360"/>
      </w:pPr>
      <w:rPr>
        <w:rFonts w:hint="default"/>
        <w:lang w:val="fr-CA" w:eastAsia="fr-CA" w:bidi="fr-CA"/>
      </w:rPr>
    </w:lvl>
    <w:lvl w:ilvl="6" w:tplc="A508D592">
      <w:numFmt w:val="bullet"/>
      <w:lvlText w:val="•"/>
      <w:lvlJc w:val="left"/>
      <w:pPr>
        <w:ind w:left="6147" w:hanging="360"/>
      </w:pPr>
      <w:rPr>
        <w:rFonts w:hint="default"/>
        <w:lang w:val="fr-CA" w:eastAsia="fr-CA" w:bidi="fr-CA"/>
      </w:rPr>
    </w:lvl>
    <w:lvl w:ilvl="7" w:tplc="C95ED32C">
      <w:numFmt w:val="bullet"/>
      <w:lvlText w:val="•"/>
      <w:lvlJc w:val="left"/>
      <w:pPr>
        <w:ind w:left="6962" w:hanging="360"/>
      </w:pPr>
      <w:rPr>
        <w:rFonts w:hint="default"/>
        <w:lang w:val="fr-CA" w:eastAsia="fr-CA" w:bidi="fr-CA"/>
      </w:rPr>
    </w:lvl>
    <w:lvl w:ilvl="8" w:tplc="DFDC76BE">
      <w:numFmt w:val="bullet"/>
      <w:lvlText w:val="•"/>
      <w:lvlJc w:val="left"/>
      <w:pPr>
        <w:ind w:left="7777" w:hanging="360"/>
      </w:pPr>
      <w:rPr>
        <w:rFonts w:hint="default"/>
        <w:lang w:val="fr-CA" w:eastAsia="fr-CA" w:bidi="fr-CA"/>
      </w:rPr>
    </w:lvl>
  </w:abstractNum>
  <w:abstractNum w:abstractNumId="8" w15:restartNumberingAfterBreak="0">
    <w:nsid w:val="596A6EAA"/>
    <w:multiLevelType w:val="hybridMultilevel"/>
    <w:tmpl w:val="5E1AA6E0"/>
    <w:lvl w:ilvl="0" w:tplc="8C507160">
      <w:numFmt w:val="bullet"/>
      <w:lvlText w:val=""/>
      <w:lvlJc w:val="left"/>
      <w:pPr>
        <w:ind w:left="1612" w:hanging="360"/>
      </w:pPr>
      <w:rPr>
        <w:rFonts w:ascii="Symbol" w:eastAsia="Symbol" w:hAnsi="Symbol" w:cs="Symbol" w:hint="default"/>
        <w:color w:val="343437"/>
        <w:w w:val="100"/>
        <w:sz w:val="24"/>
        <w:szCs w:val="24"/>
        <w:lang w:val="fr-CA" w:eastAsia="fr-CA" w:bidi="fr-CA"/>
      </w:rPr>
    </w:lvl>
    <w:lvl w:ilvl="1" w:tplc="126E83DE">
      <w:numFmt w:val="bullet"/>
      <w:lvlText w:val="•"/>
      <w:lvlJc w:val="left"/>
      <w:pPr>
        <w:ind w:left="2398" w:hanging="360"/>
      </w:pPr>
      <w:rPr>
        <w:rFonts w:hint="default"/>
        <w:lang w:val="fr-CA" w:eastAsia="fr-CA" w:bidi="fr-CA"/>
      </w:rPr>
    </w:lvl>
    <w:lvl w:ilvl="2" w:tplc="4034897A">
      <w:numFmt w:val="bullet"/>
      <w:lvlText w:val="•"/>
      <w:lvlJc w:val="left"/>
      <w:pPr>
        <w:ind w:left="3177" w:hanging="360"/>
      </w:pPr>
      <w:rPr>
        <w:rFonts w:hint="default"/>
        <w:lang w:val="fr-CA" w:eastAsia="fr-CA" w:bidi="fr-CA"/>
      </w:rPr>
    </w:lvl>
    <w:lvl w:ilvl="3" w:tplc="83CA6932">
      <w:numFmt w:val="bullet"/>
      <w:lvlText w:val="•"/>
      <w:lvlJc w:val="left"/>
      <w:pPr>
        <w:ind w:left="3955" w:hanging="360"/>
      </w:pPr>
      <w:rPr>
        <w:rFonts w:hint="default"/>
        <w:lang w:val="fr-CA" w:eastAsia="fr-CA" w:bidi="fr-CA"/>
      </w:rPr>
    </w:lvl>
    <w:lvl w:ilvl="4" w:tplc="045ED8E4">
      <w:numFmt w:val="bullet"/>
      <w:lvlText w:val="•"/>
      <w:lvlJc w:val="left"/>
      <w:pPr>
        <w:ind w:left="4734" w:hanging="360"/>
      </w:pPr>
      <w:rPr>
        <w:rFonts w:hint="default"/>
        <w:lang w:val="fr-CA" w:eastAsia="fr-CA" w:bidi="fr-CA"/>
      </w:rPr>
    </w:lvl>
    <w:lvl w:ilvl="5" w:tplc="1B782CF2">
      <w:numFmt w:val="bullet"/>
      <w:lvlText w:val="•"/>
      <w:lvlJc w:val="left"/>
      <w:pPr>
        <w:ind w:left="5513" w:hanging="360"/>
      </w:pPr>
      <w:rPr>
        <w:rFonts w:hint="default"/>
        <w:lang w:val="fr-CA" w:eastAsia="fr-CA" w:bidi="fr-CA"/>
      </w:rPr>
    </w:lvl>
    <w:lvl w:ilvl="6" w:tplc="8B8843E0">
      <w:numFmt w:val="bullet"/>
      <w:lvlText w:val="•"/>
      <w:lvlJc w:val="left"/>
      <w:pPr>
        <w:ind w:left="6291" w:hanging="360"/>
      </w:pPr>
      <w:rPr>
        <w:rFonts w:hint="default"/>
        <w:lang w:val="fr-CA" w:eastAsia="fr-CA" w:bidi="fr-CA"/>
      </w:rPr>
    </w:lvl>
    <w:lvl w:ilvl="7" w:tplc="378081BE">
      <w:numFmt w:val="bullet"/>
      <w:lvlText w:val="•"/>
      <w:lvlJc w:val="left"/>
      <w:pPr>
        <w:ind w:left="7070" w:hanging="360"/>
      </w:pPr>
      <w:rPr>
        <w:rFonts w:hint="default"/>
        <w:lang w:val="fr-CA" w:eastAsia="fr-CA" w:bidi="fr-CA"/>
      </w:rPr>
    </w:lvl>
    <w:lvl w:ilvl="8" w:tplc="F4342542">
      <w:numFmt w:val="bullet"/>
      <w:lvlText w:val="•"/>
      <w:lvlJc w:val="left"/>
      <w:pPr>
        <w:ind w:left="7849" w:hanging="360"/>
      </w:pPr>
      <w:rPr>
        <w:rFonts w:hint="default"/>
        <w:lang w:val="fr-CA" w:eastAsia="fr-CA" w:bidi="fr-CA"/>
      </w:rPr>
    </w:lvl>
  </w:abstractNum>
  <w:abstractNum w:abstractNumId="9" w15:restartNumberingAfterBreak="0">
    <w:nsid w:val="5E32604E"/>
    <w:multiLevelType w:val="hybridMultilevel"/>
    <w:tmpl w:val="9B2C6D16"/>
    <w:lvl w:ilvl="0" w:tplc="52A61D7A">
      <w:numFmt w:val="bullet"/>
      <w:lvlText w:val=""/>
      <w:lvlJc w:val="left"/>
      <w:pPr>
        <w:ind w:left="1252" w:hanging="360"/>
      </w:pPr>
      <w:rPr>
        <w:rFonts w:ascii="Symbol" w:eastAsia="Symbol" w:hAnsi="Symbol" w:cs="Symbol" w:hint="default"/>
        <w:color w:val="343437"/>
        <w:w w:val="100"/>
        <w:sz w:val="24"/>
        <w:szCs w:val="24"/>
        <w:lang w:val="fr-CA" w:eastAsia="fr-CA" w:bidi="fr-CA"/>
      </w:rPr>
    </w:lvl>
    <w:lvl w:ilvl="1" w:tplc="28E43F94">
      <w:numFmt w:val="bullet"/>
      <w:lvlText w:val="•"/>
      <w:lvlJc w:val="left"/>
      <w:pPr>
        <w:ind w:left="2074" w:hanging="360"/>
      </w:pPr>
      <w:rPr>
        <w:rFonts w:hint="default"/>
        <w:lang w:val="fr-CA" w:eastAsia="fr-CA" w:bidi="fr-CA"/>
      </w:rPr>
    </w:lvl>
    <w:lvl w:ilvl="2" w:tplc="938E314C">
      <w:numFmt w:val="bullet"/>
      <w:lvlText w:val="•"/>
      <w:lvlJc w:val="left"/>
      <w:pPr>
        <w:ind w:left="2889" w:hanging="360"/>
      </w:pPr>
      <w:rPr>
        <w:rFonts w:hint="default"/>
        <w:lang w:val="fr-CA" w:eastAsia="fr-CA" w:bidi="fr-CA"/>
      </w:rPr>
    </w:lvl>
    <w:lvl w:ilvl="3" w:tplc="A1BC2FF2">
      <w:numFmt w:val="bullet"/>
      <w:lvlText w:val="•"/>
      <w:lvlJc w:val="left"/>
      <w:pPr>
        <w:ind w:left="3703" w:hanging="360"/>
      </w:pPr>
      <w:rPr>
        <w:rFonts w:hint="default"/>
        <w:lang w:val="fr-CA" w:eastAsia="fr-CA" w:bidi="fr-CA"/>
      </w:rPr>
    </w:lvl>
    <w:lvl w:ilvl="4" w:tplc="D2886108">
      <w:numFmt w:val="bullet"/>
      <w:lvlText w:val="•"/>
      <w:lvlJc w:val="left"/>
      <w:pPr>
        <w:ind w:left="4518" w:hanging="360"/>
      </w:pPr>
      <w:rPr>
        <w:rFonts w:hint="default"/>
        <w:lang w:val="fr-CA" w:eastAsia="fr-CA" w:bidi="fr-CA"/>
      </w:rPr>
    </w:lvl>
    <w:lvl w:ilvl="5" w:tplc="D318ECE0">
      <w:numFmt w:val="bullet"/>
      <w:lvlText w:val="•"/>
      <w:lvlJc w:val="left"/>
      <w:pPr>
        <w:ind w:left="5333" w:hanging="360"/>
      </w:pPr>
      <w:rPr>
        <w:rFonts w:hint="default"/>
        <w:lang w:val="fr-CA" w:eastAsia="fr-CA" w:bidi="fr-CA"/>
      </w:rPr>
    </w:lvl>
    <w:lvl w:ilvl="6" w:tplc="07187378">
      <w:numFmt w:val="bullet"/>
      <w:lvlText w:val="•"/>
      <w:lvlJc w:val="left"/>
      <w:pPr>
        <w:ind w:left="6147" w:hanging="360"/>
      </w:pPr>
      <w:rPr>
        <w:rFonts w:hint="default"/>
        <w:lang w:val="fr-CA" w:eastAsia="fr-CA" w:bidi="fr-CA"/>
      </w:rPr>
    </w:lvl>
    <w:lvl w:ilvl="7" w:tplc="67660B22">
      <w:numFmt w:val="bullet"/>
      <w:lvlText w:val="•"/>
      <w:lvlJc w:val="left"/>
      <w:pPr>
        <w:ind w:left="6962" w:hanging="360"/>
      </w:pPr>
      <w:rPr>
        <w:rFonts w:hint="default"/>
        <w:lang w:val="fr-CA" w:eastAsia="fr-CA" w:bidi="fr-CA"/>
      </w:rPr>
    </w:lvl>
    <w:lvl w:ilvl="8" w:tplc="91E8FF58">
      <w:numFmt w:val="bullet"/>
      <w:lvlText w:val="•"/>
      <w:lvlJc w:val="left"/>
      <w:pPr>
        <w:ind w:left="7777" w:hanging="360"/>
      </w:pPr>
      <w:rPr>
        <w:rFonts w:hint="default"/>
        <w:lang w:val="fr-CA" w:eastAsia="fr-CA" w:bidi="fr-CA"/>
      </w:rPr>
    </w:lvl>
  </w:abstractNum>
  <w:abstractNum w:abstractNumId="10" w15:restartNumberingAfterBreak="0">
    <w:nsid w:val="6494488E"/>
    <w:multiLevelType w:val="multilevel"/>
    <w:tmpl w:val="F7BEBCC2"/>
    <w:lvl w:ilvl="0">
      <w:start w:val="2"/>
      <w:numFmt w:val="decimal"/>
      <w:lvlText w:val="%1"/>
      <w:lvlJc w:val="left"/>
      <w:pPr>
        <w:ind w:left="885" w:hanging="353"/>
      </w:pPr>
      <w:rPr>
        <w:rFonts w:hint="default"/>
        <w:lang w:val="fr-CA" w:eastAsia="fr-CA" w:bidi="fr-CA"/>
      </w:rPr>
    </w:lvl>
    <w:lvl w:ilvl="1">
      <w:start w:val="2"/>
      <w:numFmt w:val="decimal"/>
      <w:lvlText w:val="%1.%2"/>
      <w:lvlJc w:val="left"/>
      <w:pPr>
        <w:ind w:left="885" w:hanging="353"/>
      </w:pPr>
      <w:rPr>
        <w:rFonts w:ascii="Times New Roman" w:eastAsia="Times New Roman" w:hAnsi="Times New Roman" w:cs="Times New Roman" w:hint="default"/>
        <w:color w:val="343437"/>
        <w:w w:val="100"/>
        <w:sz w:val="26"/>
        <w:szCs w:val="26"/>
        <w:lang w:val="fr-CA" w:eastAsia="fr-CA" w:bidi="fr-CA"/>
      </w:rPr>
    </w:lvl>
    <w:lvl w:ilvl="2">
      <w:numFmt w:val="bullet"/>
      <w:lvlText w:val=""/>
      <w:lvlJc w:val="left"/>
      <w:pPr>
        <w:ind w:left="1252" w:hanging="360"/>
      </w:pPr>
      <w:rPr>
        <w:rFonts w:ascii="Symbol" w:eastAsia="Symbol" w:hAnsi="Symbol" w:cs="Symbol" w:hint="default"/>
        <w:color w:val="343437"/>
        <w:w w:val="100"/>
        <w:sz w:val="24"/>
        <w:szCs w:val="24"/>
        <w:lang w:val="fr-CA" w:eastAsia="fr-CA" w:bidi="fr-CA"/>
      </w:rPr>
    </w:lvl>
    <w:lvl w:ilvl="3">
      <w:numFmt w:val="bullet"/>
      <w:lvlText w:val="•"/>
      <w:lvlJc w:val="left"/>
      <w:pPr>
        <w:ind w:left="2910" w:hanging="360"/>
      </w:pPr>
      <w:rPr>
        <w:rFonts w:hint="default"/>
        <w:lang w:val="fr-CA" w:eastAsia="fr-CA" w:bidi="fr-CA"/>
      </w:rPr>
    </w:lvl>
    <w:lvl w:ilvl="4">
      <w:numFmt w:val="bullet"/>
      <w:lvlText w:val="•"/>
      <w:lvlJc w:val="left"/>
      <w:pPr>
        <w:ind w:left="3735" w:hanging="360"/>
      </w:pPr>
      <w:rPr>
        <w:rFonts w:hint="default"/>
        <w:lang w:val="fr-CA" w:eastAsia="fr-CA" w:bidi="fr-CA"/>
      </w:rPr>
    </w:lvl>
    <w:lvl w:ilvl="5">
      <w:numFmt w:val="bullet"/>
      <w:lvlText w:val="•"/>
      <w:lvlJc w:val="left"/>
      <w:pPr>
        <w:ind w:left="4560" w:hanging="360"/>
      </w:pPr>
      <w:rPr>
        <w:rFonts w:hint="default"/>
        <w:lang w:val="fr-CA" w:eastAsia="fr-CA" w:bidi="fr-CA"/>
      </w:rPr>
    </w:lvl>
    <w:lvl w:ilvl="6">
      <w:numFmt w:val="bullet"/>
      <w:lvlText w:val="•"/>
      <w:lvlJc w:val="left"/>
      <w:pPr>
        <w:ind w:left="5385" w:hanging="360"/>
      </w:pPr>
      <w:rPr>
        <w:rFonts w:hint="default"/>
        <w:lang w:val="fr-CA" w:eastAsia="fr-CA" w:bidi="fr-CA"/>
      </w:rPr>
    </w:lvl>
    <w:lvl w:ilvl="7">
      <w:numFmt w:val="bullet"/>
      <w:lvlText w:val="•"/>
      <w:lvlJc w:val="left"/>
      <w:pPr>
        <w:ind w:left="6210" w:hanging="360"/>
      </w:pPr>
      <w:rPr>
        <w:rFonts w:hint="default"/>
        <w:lang w:val="fr-CA" w:eastAsia="fr-CA" w:bidi="fr-CA"/>
      </w:rPr>
    </w:lvl>
    <w:lvl w:ilvl="8">
      <w:numFmt w:val="bullet"/>
      <w:lvlText w:val="•"/>
      <w:lvlJc w:val="left"/>
      <w:pPr>
        <w:ind w:left="7036" w:hanging="360"/>
      </w:pPr>
      <w:rPr>
        <w:rFonts w:hint="default"/>
        <w:lang w:val="fr-CA" w:eastAsia="fr-CA" w:bidi="fr-CA"/>
      </w:rPr>
    </w:lvl>
  </w:abstractNum>
  <w:abstractNum w:abstractNumId="11" w15:restartNumberingAfterBreak="0">
    <w:nsid w:val="688B57B6"/>
    <w:multiLevelType w:val="multilevel"/>
    <w:tmpl w:val="EC24EA2C"/>
    <w:lvl w:ilvl="0">
      <w:start w:val="1"/>
      <w:numFmt w:val="decimal"/>
      <w:lvlText w:val="%1"/>
      <w:lvlJc w:val="left"/>
      <w:pPr>
        <w:ind w:left="1271" w:hanging="860"/>
      </w:pPr>
      <w:rPr>
        <w:rFonts w:hint="default"/>
        <w:lang w:val="fr-CA" w:eastAsia="fr-CA" w:bidi="fr-CA"/>
      </w:rPr>
    </w:lvl>
    <w:lvl w:ilvl="1">
      <w:start w:val="1"/>
      <w:numFmt w:val="decimal"/>
      <w:lvlText w:val="%1.%2"/>
      <w:lvlJc w:val="left"/>
      <w:pPr>
        <w:ind w:left="1271" w:hanging="860"/>
      </w:pPr>
      <w:rPr>
        <w:rFonts w:hint="default"/>
        <w:lang w:val="fr-CA" w:eastAsia="fr-CA" w:bidi="fr-CA"/>
      </w:rPr>
    </w:lvl>
    <w:lvl w:ilvl="2">
      <w:start w:val="1"/>
      <w:numFmt w:val="decimal"/>
      <w:lvlText w:val="%1.%2.%3."/>
      <w:lvlJc w:val="left"/>
      <w:pPr>
        <w:ind w:left="1271" w:hanging="860"/>
      </w:pPr>
      <w:rPr>
        <w:rFonts w:ascii="Times New Roman" w:eastAsia="Times New Roman" w:hAnsi="Times New Roman" w:cs="Times New Roman" w:hint="default"/>
        <w:color w:val="343437"/>
        <w:spacing w:val="-2"/>
        <w:w w:val="100"/>
        <w:sz w:val="24"/>
        <w:szCs w:val="24"/>
        <w:lang w:val="fr-CA" w:eastAsia="fr-CA" w:bidi="fr-CA"/>
      </w:rPr>
    </w:lvl>
    <w:lvl w:ilvl="3">
      <w:numFmt w:val="bullet"/>
      <w:lvlText w:val="•"/>
      <w:lvlJc w:val="left"/>
      <w:pPr>
        <w:ind w:left="3501" w:hanging="860"/>
      </w:pPr>
      <w:rPr>
        <w:rFonts w:hint="default"/>
        <w:lang w:val="fr-CA" w:eastAsia="fr-CA" w:bidi="fr-CA"/>
      </w:rPr>
    </w:lvl>
    <w:lvl w:ilvl="4">
      <w:numFmt w:val="bullet"/>
      <w:lvlText w:val="•"/>
      <w:lvlJc w:val="left"/>
      <w:pPr>
        <w:ind w:left="4242" w:hanging="860"/>
      </w:pPr>
      <w:rPr>
        <w:rFonts w:hint="default"/>
        <w:lang w:val="fr-CA" w:eastAsia="fr-CA" w:bidi="fr-CA"/>
      </w:rPr>
    </w:lvl>
    <w:lvl w:ilvl="5">
      <w:numFmt w:val="bullet"/>
      <w:lvlText w:val="•"/>
      <w:lvlJc w:val="left"/>
      <w:pPr>
        <w:ind w:left="4983" w:hanging="860"/>
      </w:pPr>
      <w:rPr>
        <w:rFonts w:hint="default"/>
        <w:lang w:val="fr-CA" w:eastAsia="fr-CA" w:bidi="fr-CA"/>
      </w:rPr>
    </w:lvl>
    <w:lvl w:ilvl="6">
      <w:numFmt w:val="bullet"/>
      <w:lvlText w:val="•"/>
      <w:lvlJc w:val="left"/>
      <w:pPr>
        <w:ind w:left="5723" w:hanging="860"/>
      </w:pPr>
      <w:rPr>
        <w:rFonts w:hint="default"/>
        <w:lang w:val="fr-CA" w:eastAsia="fr-CA" w:bidi="fr-CA"/>
      </w:rPr>
    </w:lvl>
    <w:lvl w:ilvl="7">
      <w:numFmt w:val="bullet"/>
      <w:lvlText w:val="•"/>
      <w:lvlJc w:val="left"/>
      <w:pPr>
        <w:ind w:left="6464" w:hanging="860"/>
      </w:pPr>
      <w:rPr>
        <w:rFonts w:hint="default"/>
        <w:lang w:val="fr-CA" w:eastAsia="fr-CA" w:bidi="fr-CA"/>
      </w:rPr>
    </w:lvl>
    <w:lvl w:ilvl="8">
      <w:numFmt w:val="bullet"/>
      <w:lvlText w:val="•"/>
      <w:lvlJc w:val="left"/>
      <w:pPr>
        <w:ind w:left="7205" w:hanging="860"/>
      </w:pPr>
      <w:rPr>
        <w:rFonts w:hint="default"/>
        <w:lang w:val="fr-CA" w:eastAsia="fr-CA" w:bidi="fr-CA"/>
      </w:rPr>
    </w:lvl>
  </w:abstractNum>
  <w:abstractNum w:abstractNumId="12" w15:restartNumberingAfterBreak="0">
    <w:nsid w:val="7C6E66CC"/>
    <w:multiLevelType w:val="hybridMultilevel"/>
    <w:tmpl w:val="20248B84"/>
    <w:lvl w:ilvl="0" w:tplc="80A49BF2">
      <w:numFmt w:val="bullet"/>
      <w:lvlText w:val="-"/>
      <w:lvlJc w:val="left"/>
      <w:pPr>
        <w:ind w:left="720" w:hanging="360"/>
      </w:pPr>
      <w:rPr>
        <w:rFonts w:ascii="Times New Roman" w:eastAsia="Garamond" w:hAnsi="Times New Roman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1"/>
  </w:num>
  <w:num w:numId="4">
    <w:abstractNumId w:val="2"/>
  </w:num>
  <w:num w:numId="5">
    <w:abstractNumId w:val="7"/>
  </w:num>
  <w:num w:numId="6">
    <w:abstractNumId w:val="8"/>
  </w:num>
  <w:num w:numId="7">
    <w:abstractNumId w:val="9"/>
  </w:num>
  <w:num w:numId="8">
    <w:abstractNumId w:val="5"/>
  </w:num>
  <w:num w:numId="9">
    <w:abstractNumId w:val="10"/>
  </w:num>
  <w:num w:numId="10">
    <w:abstractNumId w:val="3"/>
  </w:num>
  <w:num w:numId="11">
    <w:abstractNumId w:val="0"/>
  </w:num>
  <w:num w:numId="12">
    <w:abstractNumId w:val="6"/>
  </w:num>
  <w:num w:numId="13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ainesse">
    <w15:presenceInfo w15:providerId="None" w15:userId="Lainess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DD5"/>
    <w:rsid w:val="002020B3"/>
    <w:rsid w:val="003926A6"/>
    <w:rsid w:val="003D1499"/>
    <w:rsid w:val="00565DD5"/>
    <w:rsid w:val="007E1FBB"/>
    <w:rsid w:val="00B91286"/>
    <w:rsid w:val="00C44EB5"/>
    <w:rsid w:val="00C83A8C"/>
    <w:rsid w:val="00F83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51B6C"/>
  <w15:chartTrackingRefBased/>
  <w15:docId w15:val="{5BDB66F7-D91C-465F-AA4A-90DB31947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1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565DD5"/>
    <w:pPr>
      <w:widowControl w:val="0"/>
      <w:autoSpaceDE w:val="0"/>
      <w:autoSpaceDN w:val="0"/>
      <w:spacing w:after="0" w:line="240" w:lineRule="auto"/>
    </w:pPr>
    <w:rPr>
      <w:rFonts w:ascii="Garamond" w:eastAsia="Garamond" w:hAnsi="Garamond" w:cs="Garamond"/>
      <w:lang w:val="fr-CA" w:eastAsia="fr-CA" w:bidi="fr-CA"/>
    </w:rPr>
  </w:style>
  <w:style w:type="paragraph" w:styleId="Titre1">
    <w:name w:val="heading 1"/>
    <w:basedOn w:val="Normal"/>
    <w:link w:val="Titre1Car"/>
    <w:uiPriority w:val="1"/>
    <w:qFormat/>
    <w:rsid w:val="00C83A8C"/>
    <w:pPr>
      <w:spacing w:before="1"/>
      <w:ind w:left="532" w:hanging="360"/>
      <w:outlineLvl w:val="0"/>
    </w:pPr>
    <w:rPr>
      <w:sz w:val="32"/>
      <w:szCs w:val="32"/>
    </w:rPr>
  </w:style>
  <w:style w:type="paragraph" w:styleId="Titre2">
    <w:name w:val="heading 2"/>
    <w:basedOn w:val="Normal"/>
    <w:link w:val="Titre2Car"/>
    <w:uiPriority w:val="1"/>
    <w:qFormat/>
    <w:rsid w:val="00C83A8C"/>
    <w:pPr>
      <w:spacing w:before="89"/>
      <w:ind w:left="1612" w:hanging="720"/>
      <w:outlineLvl w:val="1"/>
    </w:pPr>
    <w:rPr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uiPriority w:val="1"/>
    <w:qFormat/>
    <w:rsid w:val="00565DD5"/>
    <w:rPr>
      <w:sz w:val="24"/>
      <w:szCs w:val="24"/>
    </w:rPr>
  </w:style>
  <w:style w:type="character" w:customStyle="1" w:styleId="CorpsdetexteCar">
    <w:name w:val="Corps de texte Car"/>
    <w:basedOn w:val="Policepardfaut"/>
    <w:link w:val="Corpsdetexte"/>
    <w:uiPriority w:val="1"/>
    <w:rsid w:val="00565DD5"/>
    <w:rPr>
      <w:rFonts w:ascii="Garamond" w:eastAsia="Garamond" w:hAnsi="Garamond" w:cs="Garamond"/>
      <w:sz w:val="24"/>
      <w:szCs w:val="24"/>
      <w:lang w:val="fr-CA" w:eastAsia="fr-CA" w:bidi="fr-CA"/>
    </w:rPr>
  </w:style>
  <w:style w:type="paragraph" w:styleId="TM1">
    <w:name w:val="toc 1"/>
    <w:basedOn w:val="Normal"/>
    <w:uiPriority w:val="39"/>
    <w:qFormat/>
    <w:rsid w:val="00565DD5"/>
    <w:pPr>
      <w:spacing w:before="281"/>
      <w:ind w:left="652" w:hanging="480"/>
    </w:pPr>
    <w:rPr>
      <w:rFonts w:ascii="Times New Roman" w:eastAsia="Times New Roman" w:hAnsi="Times New Roman" w:cs="Times New Roman"/>
      <w:sz w:val="24"/>
      <w:szCs w:val="24"/>
    </w:rPr>
  </w:style>
  <w:style w:type="paragraph" w:styleId="TM2">
    <w:name w:val="toc 2"/>
    <w:basedOn w:val="Normal"/>
    <w:uiPriority w:val="39"/>
    <w:qFormat/>
    <w:rsid w:val="00565DD5"/>
    <w:pPr>
      <w:spacing w:before="282"/>
      <w:ind w:left="1053" w:hanging="859"/>
    </w:pPr>
    <w:rPr>
      <w:rFonts w:ascii="Times New Roman" w:eastAsia="Times New Roman" w:hAnsi="Times New Roman" w:cs="Times New Roman"/>
      <w:sz w:val="24"/>
      <w:szCs w:val="24"/>
    </w:rPr>
  </w:style>
  <w:style w:type="paragraph" w:styleId="TM3">
    <w:name w:val="toc 3"/>
    <w:basedOn w:val="Normal"/>
    <w:uiPriority w:val="39"/>
    <w:qFormat/>
    <w:rsid w:val="00565DD5"/>
    <w:pPr>
      <w:spacing w:before="282"/>
      <w:ind w:left="1492" w:hanging="840"/>
    </w:pPr>
    <w:rPr>
      <w:rFonts w:ascii="Times New Roman" w:eastAsia="Times New Roman" w:hAnsi="Times New Roman" w:cs="Times New Roman"/>
      <w:sz w:val="24"/>
      <w:szCs w:val="24"/>
    </w:rPr>
  </w:style>
  <w:style w:type="paragraph" w:styleId="TM4">
    <w:name w:val="toc 4"/>
    <w:basedOn w:val="Normal"/>
    <w:uiPriority w:val="1"/>
    <w:qFormat/>
    <w:rsid w:val="00565DD5"/>
    <w:pPr>
      <w:spacing w:before="931"/>
      <w:ind w:left="892"/>
    </w:pPr>
    <w:rPr>
      <w:i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1"/>
    <w:rsid w:val="00C83A8C"/>
    <w:rPr>
      <w:rFonts w:ascii="Garamond" w:eastAsia="Garamond" w:hAnsi="Garamond" w:cs="Garamond"/>
      <w:sz w:val="32"/>
      <w:szCs w:val="32"/>
      <w:lang w:val="fr-CA" w:eastAsia="fr-CA" w:bidi="fr-CA"/>
    </w:rPr>
  </w:style>
  <w:style w:type="character" w:customStyle="1" w:styleId="Titre2Car">
    <w:name w:val="Titre 2 Car"/>
    <w:basedOn w:val="Policepardfaut"/>
    <w:link w:val="Titre2"/>
    <w:uiPriority w:val="1"/>
    <w:rsid w:val="00C83A8C"/>
    <w:rPr>
      <w:rFonts w:ascii="Garamond" w:eastAsia="Garamond" w:hAnsi="Garamond" w:cs="Garamond"/>
      <w:sz w:val="28"/>
      <w:szCs w:val="28"/>
      <w:lang w:val="fr-CA" w:eastAsia="fr-CA" w:bidi="fr-CA"/>
    </w:rPr>
  </w:style>
  <w:style w:type="table" w:customStyle="1" w:styleId="TableNormal1">
    <w:name w:val="Table Normal1"/>
    <w:uiPriority w:val="2"/>
    <w:semiHidden/>
    <w:unhideWhenUsed/>
    <w:qFormat/>
    <w:rsid w:val="00C83A8C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Paragraphedeliste">
    <w:name w:val="List Paragraph"/>
    <w:basedOn w:val="Normal"/>
    <w:uiPriority w:val="1"/>
    <w:qFormat/>
    <w:rsid w:val="00C83A8C"/>
    <w:pPr>
      <w:spacing w:before="89"/>
      <w:ind w:left="1492" w:hanging="720"/>
    </w:pPr>
  </w:style>
  <w:style w:type="paragraph" w:customStyle="1" w:styleId="TableParagraph">
    <w:name w:val="Table Paragraph"/>
    <w:basedOn w:val="Normal"/>
    <w:uiPriority w:val="1"/>
    <w:qFormat/>
    <w:rsid w:val="00C83A8C"/>
  </w:style>
  <w:style w:type="paragraph" w:styleId="En-ttedetabledesmatires">
    <w:name w:val="TOC Heading"/>
    <w:basedOn w:val="Titre1"/>
    <w:next w:val="Normal"/>
    <w:uiPriority w:val="39"/>
    <w:unhideWhenUsed/>
    <w:qFormat/>
    <w:rsid w:val="00C83A8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lang w:bidi="ar-SA"/>
    </w:rPr>
  </w:style>
  <w:style w:type="paragraph" w:styleId="En-tte">
    <w:name w:val="header"/>
    <w:basedOn w:val="Normal"/>
    <w:link w:val="En-tteCar"/>
    <w:uiPriority w:val="99"/>
    <w:unhideWhenUsed/>
    <w:rsid w:val="00C83A8C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C83A8C"/>
    <w:rPr>
      <w:rFonts w:ascii="Garamond" w:eastAsia="Garamond" w:hAnsi="Garamond" w:cs="Garamond"/>
      <w:lang w:val="fr-CA" w:eastAsia="fr-CA" w:bidi="fr-CA"/>
    </w:rPr>
  </w:style>
  <w:style w:type="paragraph" w:styleId="Pieddepage">
    <w:name w:val="footer"/>
    <w:basedOn w:val="Normal"/>
    <w:link w:val="PieddepageCar"/>
    <w:uiPriority w:val="99"/>
    <w:unhideWhenUsed/>
    <w:rsid w:val="00C83A8C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83A8C"/>
    <w:rPr>
      <w:rFonts w:ascii="Garamond" w:eastAsia="Garamond" w:hAnsi="Garamond" w:cs="Garamond"/>
      <w:lang w:val="fr-CA" w:eastAsia="fr-CA" w:bidi="fr-CA"/>
    </w:rPr>
  </w:style>
  <w:style w:type="paragraph" w:styleId="Sous-titre">
    <w:name w:val="Subtitle"/>
    <w:basedOn w:val="Normal"/>
    <w:link w:val="Sous-titreCar"/>
    <w:uiPriority w:val="11"/>
    <w:qFormat/>
    <w:rsid w:val="00C83A8C"/>
    <w:pPr>
      <w:widowControl/>
      <w:autoSpaceDE/>
      <w:autoSpaceDN/>
      <w:spacing w:before="240" w:after="440" w:line="276" w:lineRule="auto"/>
      <w:ind w:left="720"/>
    </w:pPr>
    <w:rPr>
      <w:rFonts w:asciiTheme="minorHAnsi" w:eastAsiaTheme="minorHAnsi" w:hAnsiTheme="minorHAnsi" w:cstheme="minorBidi"/>
      <w:i/>
      <w:color w:val="44546A" w:themeColor="text2"/>
      <w:spacing w:val="5"/>
      <w:sz w:val="24"/>
      <w:szCs w:val="24"/>
      <w:lang w:bidi="ar-SA"/>
    </w:rPr>
  </w:style>
  <w:style w:type="character" w:customStyle="1" w:styleId="Sous-titreCar">
    <w:name w:val="Sous-titre Car"/>
    <w:basedOn w:val="Policepardfaut"/>
    <w:link w:val="Sous-titre"/>
    <w:uiPriority w:val="11"/>
    <w:rsid w:val="00C83A8C"/>
    <w:rPr>
      <w:i/>
      <w:color w:val="44546A" w:themeColor="text2"/>
      <w:spacing w:val="5"/>
      <w:sz w:val="24"/>
      <w:szCs w:val="24"/>
      <w:lang w:val="fr-CA" w:eastAsia="fr-CA"/>
    </w:rPr>
  </w:style>
  <w:style w:type="character" w:styleId="Marquedecommentaire">
    <w:name w:val="annotation reference"/>
    <w:basedOn w:val="Policepardfaut"/>
    <w:uiPriority w:val="99"/>
    <w:semiHidden/>
    <w:unhideWhenUsed/>
    <w:rsid w:val="007E1FB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7E1FBB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7E1FBB"/>
    <w:rPr>
      <w:rFonts w:ascii="Garamond" w:eastAsia="Garamond" w:hAnsi="Garamond" w:cs="Garamond"/>
      <w:sz w:val="20"/>
      <w:szCs w:val="20"/>
      <w:lang w:val="fr-CA" w:eastAsia="fr-CA" w:bidi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E1FB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E1FBB"/>
    <w:rPr>
      <w:rFonts w:ascii="Garamond" w:eastAsia="Garamond" w:hAnsi="Garamond" w:cs="Garamond"/>
      <w:b/>
      <w:bCs/>
      <w:sz w:val="20"/>
      <w:szCs w:val="20"/>
      <w:lang w:val="fr-CA" w:eastAsia="fr-CA" w:bidi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E1FBB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E1FBB"/>
    <w:rPr>
      <w:rFonts w:ascii="Segoe UI" w:eastAsia="Garamond" w:hAnsi="Segoe UI" w:cs="Segoe UI"/>
      <w:sz w:val="18"/>
      <w:szCs w:val="18"/>
      <w:lang w:val="fr-CA" w:eastAsia="fr-CA" w:bidi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9" Type="http://schemas.openxmlformats.org/officeDocument/2006/relationships/footer" Target="footer10.xml"/><Relationship Id="rId3" Type="http://schemas.openxmlformats.org/officeDocument/2006/relationships/settings" Target="settings.xml"/><Relationship Id="rId21" Type="http://schemas.openxmlformats.org/officeDocument/2006/relationships/comments" Target="comments.xml"/><Relationship Id="rId34" Type="http://schemas.openxmlformats.org/officeDocument/2006/relationships/footer" Target="footer6.xml"/><Relationship Id="rId42" Type="http://schemas.microsoft.com/office/2011/relationships/people" Target="peop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38" Type="http://schemas.openxmlformats.org/officeDocument/2006/relationships/footer" Target="footer9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37" Type="http://schemas.openxmlformats.org/officeDocument/2006/relationships/image" Target="media/image19.png"/><Relationship Id="rId40" Type="http://schemas.openxmlformats.org/officeDocument/2006/relationships/image" Target="media/image20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microsoft.com/office/2016/09/relationships/commentsIds" Target="commentsIds.xml"/><Relationship Id="rId28" Type="http://schemas.openxmlformats.org/officeDocument/2006/relationships/footer" Target="footer3.xml"/><Relationship Id="rId36" Type="http://schemas.openxmlformats.org/officeDocument/2006/relationships/footer" Target="footer8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31" Type="http://schemas.openxmlformats.org/officeDocument/2006/relationships/footer" Target="footer5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microsoft.com/office/2011/relationships/commentsExtended" Target="commentsExtended.xml"/><Relationship Id="rId27" Type="http://schemas.openxmlformats.org/officeDocument/2006/relationships/image" Target="media/image15.png"/><Relationship Id="rId30" Type="http://schemas.openxmlformats.org/officeDocument/2006/relationships/footer" Target="footer4.xml"/><Relationship Id="rId35" Type="http://schemas.openxmlformats.org/officeDocument/2006/relationships/footer" Target="footer7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25</Pages>
  <Words>2402</Words>
  <Characters>13214</Characters>
  <Application>Microsoft Office Word</Application>
  <DocSecurity>0</DocSecurity>
  <Lines>110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Garneau</dc:creator>
  <cp:keywords/>
  <dc:description/>
  <cp:lastModifiedBy>Lainesse</cp:lastModifiedBy>
  <cp:revision>4</cp:revision>
  <dcterms:created xsi:type="dcterms:W3CDTF">2018-03-09T20:13:00Z</dcterms:created>
  <dcterms:modified xsi:type="dcterms:W3CDTF">2018-03-27T19:19:00Z</dcterms:modified>
</cp:coreProperties>
</file>