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ink/ink1.xml" ContentType="application/inkml+xml"/>
  <Override PartName="/word/ink/ink2.xml" ContentType="application/inkml+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7E7C9" w14:textId="77777777" w:rsidR="00617B5A" w:rsidRDefault="0044428D">
      <w:pPr>
        <w:rPr>
          <w:i/>
          <w:iCs/>
          <w:color w:val="46464A" w:themeColor="text2"/>
          <w:spacing w:val="5"/>
          <w:szCs w:val="24"/>
        </w:rPr>
      </w:pPr>
      <w:r>
        <w:rPr>
          <w:noProof/>
        </w:rPr>
        <mc:AlternateContent>
          <mc:Choice Requires="wpg">
            <w:drawing>
              <wp:anchor distT="0" distB="0" distL="114300" distR="114300" simplePos="0" relativeHeight="251676672" behindDoc="0" locked="0" layoutInCell="1" allowOverlap="1" wp14:anchorId="5312BBC9" wp14:editId="10BAE085">
                <wp:simplePos x="0" y="0"/>
                <wp:positionH relativeFrom="page">
                  <wp:posOffset>-12065</wp:posOffset>
                </wp:positionH>
                <wp:positionV relativeFrom="paragraph">
                  <wp:posOffset>-914400</wp:posOffset>
                </wp:positionV>
                <wp:extent cx="7849235" cy="3674745"/>
                <wp:effectExtent l="0" t="0" r="0" b="1905"/>
                <wp:wrapNone/>
                <wp:docPr id="19" name="Groupe 19"/>
                <wp:cNvGraphicFramePr/>
                <a:graphic xmlns:a="http://schemas.openxmlformats.org/drawingml/2006/main">
                  <a:graphicData uri="http://schemas.microsoft.com/office/word/2010/wordprocessingGroup">
                    <wpg:wgp>
                      <wpg:cNvGrpSpPr/>
                      <wpg:grpSpPr>
                        <a:xfrm>
                          <a:off x="0" y="0"/>
                          <a:ext cx="7849235" cy="3674745"/>
                          <a:chOff x="0" y="0"/>
                          <a:chExt cx="7849235" cy="3674745"/>
                        </a:xfrm>
                      </wpg:grpSpPr>
                      <wps:wsp>
                        <wps:cNvPr id="20" name="Organigramme : Document 20"/>
                        <wps:cNvSpPr/>
                        <wps:spPr>
                          <a:xfrm>
                            <a:off x="0" y="0"/>
                            <a:ext cx="7849235" cy="3175635"/>
                          </a:xfrm>
                          <a:prstGeom prst="flowChartDocument">
                            <a:avLst/>
                          </a:prstGeom>
                          <a:blipFill dpi="0" rotWithShape="1">
                            <a:blip r:embed="rId10" cstate="print">
                              <a:extLst>
                                <a:ext uri="{28A0092B-C50C-407E-A947-70E740481C1C}">
                                  <a14:useLocalDpi xmlns:a14="http://schemas.microsoft.com/office/drawing/2010/main" val="0"/>
                                </a:ext>
                              </a:extLst>
                            </a:blip>
                            <a:srcRect/>
                            <a:stretch>
                              <a:fillRect t="-22786" r="-4" b="291"/>
                            </a:stretch>
                          </a:bli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77" descr="bck_log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23875" y="2314575"/>
                            <a:ext cx="1381125" cy="1360170"/>
                          </a:xfrm>
                          <a:prstGeom prst="rect">
                            <a:avLst/>
                          </a:prstGeom>
                          <a:noFill/>
                          <a:extLst/>
                        </pic:spPr>
                      </pic:pic>
                    </wpg:wgp>
                  </a:graphicData>
                </a:graphic>
              </wp:anchor>
            </w:drawing>
          </mc:Choice>
          <mc:Fallback>
            <w:pict>
              <v:group w14:anchorId="13B46A31" id="Groupe 19" o:spid="_x0000_s1026" style="position:absolute;margin-left:-.95pt;margin-top:-1in;width:618.05pt;height:289.35pt;z-index:251676672;mso-position-horizontal-relative:page" coordsize="7849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0" o:spid="_x0000_s1027" type="#_x0000_t114" style="position:absolute;width:78492;height:31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" stroked="f">
                  <v:fill r:id="rId12" o:title="" recolor="t" rotate="t" type="fram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8" type="#_x0000_t75" alt="bck_logo" style="position:absolute;left:5238;top:23145;width:13812;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">
                  <v:imagedata r:id="rId13" o:title="bck_logo"/>
                </v:shape>
                <w10:wrap anchorx="page"/>
              </v:group>
            </w:pict>
          </mc:Fallback>
        </mc:AlternateContent>
      </w:r>
      <w:sdt>
        <w:sdtPr>
          <w:rPr>
            <w:i/>
            <w:iCs/>
            <w:smallCaps/>
            <w:color w:val="46464A" w:themeColor="text2"/>
            <w:spacing w:val="5"/>
            <w:szCs w:val="24"/>
          </w:rPr>
          <w:id w:val="-689369987"/>
          <w:docPartObj>
            <w:docPartGallery w:val="Cover Pages"/>
            <w:docPartUnique/>
          </w:docPartObj>
        </w:sdtPr>
        <w:sdtContent>
          <w:r w:rsidR="00E60E7A">
            <w:rPr>
              <w:i/>
              <w:iCs/>
              <w:smallCaps/>
              <w:noProof/>
              <w:color w:val="46464A" w:themeColor="text2"/>
              <w:spacing w:val="5"/>
              <w:szCs w:val="24"/>
            </w:rPr>
            <mc:AlternateContent>
              <mc:Choice Requires="wps">
                <w:drawing>
                  <wp:anchor distT="0" distB="0" distL="114300" distR="114300" simplePos="0" relativeHeight="251672576" behindDoc="0" locked="0" layoutInCell="0" allowOverlap="1" wp14:anchorId="6C440144" wp14:editId="07F17B54">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49412" w14:textId="77777777" w:rsidR="007D21F6" w:rsidRPr="00EE0E8D" w:rsidRDefault="007D21F6">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fonctionnel</w:t>
                                    </w:r>
                                  </w:sdtContent>
                                </w:sdt>
                              </w:p>
                              <w:p w14:paraId="6F61260B" w14:textId="77777777" w:rsidR="007D21F6" w:rsidRDefault="007D21F6">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Pr>
                                        <w:i/>
                                        <w:iCs/>
                                        <w:color w:val="56633C" w:themeColor="accent2" w:themeShade="80"/>
                                        <w:sz w:val="28"/>
                                        <w:szCs w:val="28"/>
                                      </w:rPr>
                                      <w:t>Gérer un stage</w:t>
                                    </w:r>
                                  </w:sdtContent>
                                </w:sdt>
                              </w:p>
                              <w:p w14:paraId="7CFD53FA" w14:textId="77777777" w:rsidR="007D21F6" w:rsidRDefault="007D21F6">
                                <w:pPr>
                                  <w:rPr>
                                    <w:i/>
                                    <w:iCs/>
                                    <w:color w:val="56633C" w:themeColor="accent2" w:themeShade="80"/>
                                    <w:sz w:val="28"/>
                                    <w:szCs w:val="28"/>
                                  </w:rPr>
                                </w:pPr>
                              </w:p>
                              <w:p w14:paraId="1D8B91E3" w14:textId="77777777" w:rsidR="007D21F6" w:rsidRDefault="007D21F6"/>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6C440144" id="Rectangle 89" o:spid="_x0000_s1026" style="position:absolute;left:0;text-align:left;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14:paraId="0C749412" w14:textId="77777777" w:rsidR="007D21F6" w:rsidRPr="00EE0E8D" w:rsidRDefault="007D21F6">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fonctionnel</w:t>
                              </w:r>
                            </w:sdtContent>
                          </w:sdt>
                        </w:p>
                        <w:p w14:paraId="6F61260B" w14:textId="77777777" w:rsidR="007D21F6" w:rsidRDefault="007D21F6">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Pr>
                                  <w:i/>
                                  <w:iCs/>
                                  <w:color w:val="56633C" w:themeColor="accent2" w:themeShade="80"/>
                                  <w:sz w:val="28"/>
                                  <w:szCs w:val="28"/>
                                </w:rPr>
                                <w:t>Gérer un stage</w:t>
                              </w:r>
                            </w:sdtContent>
                          </w:sdt>
                        </w:p>
                        <w:p w14:paraId="7CFD53FA" w14:textId="77777777" w:rsidR="007D21F6" w:rsidRDefault="007D21F6">
                          <w:pPr>
                            <w:rPr>
                              <w:i/>
                              <w:iCs/>
                              <w:color w:val="56633C" w:themeColor="accent2" w:themeShade="80"/>
                              <w:sz w:val="28"/>
                              <w:szCs w:val="28"/>
                            </w:rPr>
                          </w:pPr>
                        </w:p>
                        <w:p w14:paraId="1D8B91E3" w14:textId="77777777" w:rsidR="007D21F6" w:rsidRDefault="007D21F6"/>
                      </w:txbxContent>
                    </v:textbox>
                    <w10:wrap anchorx="margin" anchory="page"/>
                  </v:rect>
                </w:pict>
              </mc:Fallback>
            </mc:AlternateContent>
          </w:r>
          <w:r w:rsidR="00E60E7A">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5614EF1A" wp14:editId="7C258B03">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0BEB2B" w14:textId="77777777" w:rsidR="007D21F6" w:rsidRDefault="007D21F6" w:rsidP="00492DD5">
                                <w:pPr>
                                  <w:spacing w:after="100"/>
                                  <w:ind w:left="0" w:firstLine="720"/>
                                  <w:rPr>
                                    <w:color w:val="535356" w:themeColor="accent1" w:themeShade="BF"/>
                                    <w:szCs w:val="24"/>
                                  </w:rPr>
                                </w:pPr>
                                <w:r>
                                  <w:rPr>
                                    <w:color w:val="535356" w:themeColor="accent1" w:themeShade="BF"/>
                                    <w:szCs w:val="24"/>
                                  </w:rPr>
                                  <w:t>Nicolas Sauvageau</w:t>
                                </w:r>
                              </w:p>
                              <w:p w14:paraId="5C49AAC2" w14:textId="77777777" w:rsidR="007D21F6" w:rsidRDefault="007D21F6">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color w:val="535356" w:themeColor="accent1" w:themeShade="BF"/>
                                        <w:szCs w:val="24"/>
                                      </w:rPr>
                                      <w:t>Hiver 2018</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5614EF1A" id="Rectangle 54" o:spid="_x0000_s1027" style="position:absolute;left:0;text-align:left;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14:paraId="580BEB2B" w14:textId="77777777" w:rsidR="007D21F6" w:rsidRDefault="007D21F6" w:rsidP="00492DD5">
                          <w:pPr>
                            <w:spacing w:after="100"/>
                            <w:ind w:left="0" w:firstLine="720"/>
                            <w:rPr>
                              <w:color w:val="535356" w:themeColor="accent1" w:themeShade="BF"/>
                              <w:szCs w:val="24"/>
                            </w:rPr>
                          </w:pPr>
                          <w:r>
                            <w:rPr>
                              <w:color w:val="535356" w:themeColor="accent1" w:themeShade="BF"/>
                              <w:szCs w:val="24"/>
                            </w:rPr>
                            <w:t>Nicolas Sauvageau</w:t>
                          </w:r>
                        </w:p>
                        <w:p w14:paraId="5C49AAC2" w14:textId="77777777" w:rsidR="007D21F6" w:rsidRDefault="007D21F6">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color w:val="535356" w:themeColor="accent1" w:themeShade="BF"/>
                                  <w:szCs w:val="24"/>
                                </w:rPr>
                                <w:t>Hiver 2018</w:t>
                              </w:r>
                            </w:sdtContent>
                          </w:sdt>
                        </w:p>
                      </w:txbxContent>
                    </v:textbox>
                    <w10:wrap anchorx="margin" anchory="margin"/>
                  </v:rect>
                </w:pict>
              </mc:Fallback>
            </mc:AlternateContent>
          </w:r>
          <w:r w:rsidR="00E60E7A">
            <w:rPr>
              <w:i/>
              <w:iCs/>
              <w:smallCaps/>
              <w:color w:val="46464A" w:themeColor="text2"/>
              <w:spacing w:val="5"/>
              <w:szCs w:val="24"/>
            </w:rPr>
            <w:br w:type="page"/>
          </w:r>
        </w:sdtContent>
      </w:sdt>
    </w:p>
    <w:p w14:paraId="4813C9DC" w14:textId="77777777" w:rsidR="00EE0E8D" w:rsidRDefault="00EE0E8D">
      <w:pPr>
        <w:pStyle w:val="En-ttedetabledesmatires"/>
        <w:rPr>
          <w:lang w:val="fr-FR"/>
        </w:rPr>
      </w:pPr>
    </w:p>
    <w:sdt>
      <w:sdtPr>
        <w:rPr>
          <w:rFonts w:asciiTheme="minorHAnsi" w:eastAsiaTheme="minorHAnsi" w:hAnsiTheme="minorHAnsi" w:cstheme="minorBidi"/>
          <w:b w:val="0"/>
          <w:bCs w:val="0"/>
          <w:color w:val="343437" w:themeColor="text2" w:themeShade="BF"/>
          <w:sz w:val="24"/>
          <w:szCs w:val="20"/>
          <w:lang w:val="fr-FR"/>
        </w:rPr>
        <w:id w:val="-307164938"/>
        <w:docPartObj>
          <w:docPartGallery w:val="Table of Contents"/>
          <w:docPartUnique/>
        </w:docPartObj>
      </w:sdtPr>
      <w:sdtContent>
        <w:p w14:paraId="3A33CD78" w14:textId="77777777" w:rsidR="00EE0E8D" w:rsidRDefault="00EE0E8D" w:rsidP="00EE0E8D">
          <w:pPr>
            <w:pStyle w:val="En-ttedetabledesmatires"/>
            <w:jc w:val="center"/>
            <w:rPr>
              <w:lang w:val="fr-FR"/>
            </w:rPr>
          </w:pPr>
          <w:r>
            <w:rPr>
              <w:lang w:val="fr-FR"/>
            </w:rPr>
            <w:t>Table des matières</w:t>
          </w:r>
        </w:p>
        <w:p w14:paraId="705E588C" w14:textId="77777777" w:rsidR="00D80BFF" w:rsidRPr="00D80BFF" w:rsidRDefault="00D80BFF" w:rsidP="00D80BFF">
          <w:pPr>
            <w:rPr>
              <w:lang w:val="fr-FR"/>
            </w:rPr>
          </w:pPr>
        </w:p>
        <w:p w14:paraId="6E77D889" w14:textId="77777777" w:rsidR="00FC2629" w:rsidRDefault="00EE0E8D">
          <w:pPr>
            <w:pStyle w:val="TM1"/>
            <w:tabs>
              <w:tab w:val="left" w:pos="480"/>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508351593" w:history="1">
            <w:r w:rsidR="00FC2629" w:rsidRPr="00AC75CE">
              <w:rPr>
                <w:rStyle w:val="Lienhypertexte"/>
                <w:noProof/>
              </w:rPr>
              <w:t>1.</w:t>
            </w:r>
            <w:r w:rsidR="00FC2629">
              <w:rPr>
                <w:rFonts w:eastAsiaTheme="minorEastAsia"/>
                <w:noProof/>
                <w:color w:val="auto"/>
                <w:sz w:val="22"/>
                <w:szCs w:val="22"/>
              </w:rPr>
              <w:tab/>
            </w:r>
            <w:r w:rsidR="00FC2629" w:rsidRPr="00AC75CE">
              <w:rPr>
                <w:rStyle w:val="Lienhypertexte"/>
                <w:noProof/>
              </w:rPr>
              <w:t>DESCRIPTION GÉNÉRALE</w:t>
            </w:r>
            <w:r w:rsidR="00FC2629">
              <w:rPr>
                <w:noProof/>
                <w:webHidden/>
              </w:rPr>
              <w:tab/>
            </w:r>
            <w:r w:rsidR="00FC2629">
              <w:rPr>
                <w:noProof/>
                <w:webHidden/>
              </w:rPr>
              <w:fldChar w:fldCharType="begin"/>
            </w:r>
            <w:r w:rsidR="00FC2629">
              <w:rPr>
                <w:noProof/>
                <w:webHidden/>
              </w:rPr>
              <w:instrText xml:space="preserve"> PAGEREF _Toc508351593 \h </w:instrText>
            </w:r>
            <w:r w:rsidR="00FC2629">
              <w:rPr>
                <w:noProof/>
                <w:webHidden/>
              </w:rPr>
            </w:r>
            <w:r w:rsidR="00FC2629">
              <w:rPr>
                <w:noProof/>
                <w:webHidden/>
              </w:rPr>
              <w:fldChar w:fldCharType="separate"/>
            </w:r>
            <w:r w:rsidR="00FC2629">
              <w:rPr>
                <w:noProof/>
                <w:webHidden/>
              </w:rPr>
              <w:t>4</w:t>
            </w:r>
            <w:r w:rsidR="00FC2629">
              <w:rPr>
                <w:noProof/>
                <w:webHidden/>
              </w:rPr>
              <w:fldChar w:fldCharType="end"/>
            </w:r>
          </w:hyperlink>
        </w:p>
        <w:p w14:paraId="06BAEC58" w14:textId="77777777" w:rsidR="00FC2629" w:rsidRDefault="007D21F6">
          <w:pPr>
            <w:pStyle w:val="TM2"/>
            <w:tabs>
              <w:tab w:val="left" w:pos="880"/>
              <w:tab w:val="right" w:leader="dot" w:pos="8395"/>
            </w:tabs>
            <w:rPr>
              <w:rFonts w:eastAsiaTheme="minorEastAsia"/>
              <w:noProof/>
              <w:color w:val="auto"/>
              <w:sz w:val="22"/>
              <w:szCs w:val="22"/>
            </w:rPr>
          </w:pPr>
          <w:hyperlink w:anchor="_Toc508351594" w:history="1">
            <w:r w:rsidR="00FC2629" w:rsidRPr="00AC75CE">
              <w:rPr>
                <w:rStyle w:val="Lienhypertexte"/>
                <w:noProof/>
              </w:rPr>
              <w:t>1.1.</w:t>
            </w:r>
            <w:r w:rsidR="00FC2629">
              <w:rPr>
                <w:rFonts w:eastAsiaTheme="minorEastAsia"/>
                <w:noProof/>
                <w:color w:val="auto"/>
                <w:sz w:val="22"/>
                <w:szCs w:val="22"/>
              </w:rPr>
              <w:tab/>
            </w:r>
            <w:r w:rsidR="00FC2629" w:rsidRPr="00AC75CE">
              <w:rPr>
                <w:rStyle w:val="Lienhypertexte"/>
                <w:noProof/>
              </w:rPr>
              <w:t>But</w:t>
            </w:r>
            <w:r w:rsidR="00FC2629">
              <w:rPr>
                <w:noProof/>
                <w:webHidden/>
              </w:rPr>
              <w:tab/>
            </w:r>
            <w:r w:rsidR="00FC2629">
              <w:rPr>
                <w:noProof/>
                <w:webHidden/>
              </w:rPr>
              <w:fldChar w:fldCharType="begin"/>
            </w:r>
            <w:r w:rsidR="00FC2629">
              <w:rPr>
                <w:noProof/>
                <w:webHidden/>
              </w:rPr>
              <w:instrText xml:space="preserve"> PAGEREF _Toc508351594 \h </w:instrText>
            </w:r>
            <w:r w:rsidR="00FC2629">
              <w:rPr>
                <w:noProof/>
                <w:webHidden/>
              </w:rPr>
            </w:r>
            <w:r w:rsidR="00FC2629">
              <w:rPr>
                <w:noProof/>
                <w:webHidden/>
              </w:rPr>
              <w:fldChar w:fldCharType="separate"/>
            </w:r>
            <w:r w:rsidR="00FC2629">
              <w:rPr>
                <w:noProof/>
                <w:webHidden/>
              </w:rPr>
              <w:t>4</w:t>
            </w:r>
            <w:r w:rsidR="00FC2629">
              <w:rPr>
                <w:noProof/>
                <w:webHidden/>
              </w:rPr>
              <w:fldChar w:fldCharType="end"/>
            </w:r>
          </w:hyperlink>
        </w:p>
        <w:p w14:paraId="4C09A716" w14:textId="77777777" w:rsidR="00FC2629" w:rsidRDefault="007D21F6">
          <w:pPr>
            <w:pStyle w:val="TM2"/>
            <w:tabs>
              <w:tab w:val="left" w:pos="880"/>
              <w:tab w:val="right" w:leader="dot" w:pos="8395"/>
            </w:tabs>
            <w:rPr>
              <w:rFonts w:eastAsiaTheme="minorEastAsia"/>
              <w:noProof/>
              <w:color w:val="auto"/>
              <w:sz w:val="22"/>
              <w:szCs w:val="22"/>
            </w:rPr>
          </w:pPr>
          <w:hyperlink w:anchor="_Toc508351595" w:history="1">
            <w:r w:rsidR="00FC2629" w:rsidRPr="00AC75CE">
              <w:rPr>
                <w:rStyle w:val="Lienhypertexte"/>
                <w:noProof/>
              </w:rPr>
              <w:t>1.2.</w:t>
            </w:r>
            <w:r w:rsidR="00FC2629">
              <w:rPr>
                <w:rFonts w:eastAsiaTheme="minorEastAsia"/>
                <w:noProof/>
                <w:color w:val="auto"/>
                <w:sz w:val="22"/>
                <w:szCs w:val="22"/>
              </w:rPr>
              <w:tab/>
            </w:r>
            <w:r w:rsidR="00FC2629" w:rsidRPr="00AC75CE">
              <w:rPr>
                <w:rStyle w:val="Lienhypertexte"/>
                <w:noProof/>
              </w:rPr>
              <w:t>Processus administratifs</w:t>
            </w:r>
            <w:r w:rsidR="00FC2629">
              <w:rPr>
                <w:noProof/>
                <w:webHidden/>
              </w:rPr>
              <w:tab/>
            </w:r>
            <w:r w:rsidR="00FC2629">
              <w:rPr>
                <w:noProof/>
                <w:webHidden/>
              </w:rPr>
              <w:fldChar w:fldCharType="begin"/>
            </w:r>
            <w:r w:rsidR="00FC2629">
              <w:rPr>
                <w:noProof/>
                <w:webHidden/>
              </w:rPr>
              <w:instrText xml:space="preserve"> PAGEREF _Toc508351595 \h </w:instrText>
            </w:r>
            <w:r w:rsidR="00FC2629">
              <w:rPr>
                <w:noProof/>
                <w:webHidden/>
              </w:rPr>
            </w:r>
            <w:r w:rsidR="00FC2629">
              <w:rPr>
                <w:noProof/>
                <w:webHidden/>
              </w:rPr>
              <w:fldChar w:fldCharType="separate"/>
            </w:r>
            <w:r w:rsidR="00FC2629">
              <w:rPr>
                <w:noProof/>
                <w:webHidden/>
              </w:rPr>
              <w:t>4</w:t>
            </w:r>
            <w:r w:rsidR="00FC2629">
              <w:rPr>
                <w:noProof/>
                <w:webHidden/>
              </w:rPr>
              <w:fldChar w:fldCharType="end"/>
            </w:r>
          </w:hyperlink>
        </w:p>
        <w:p w14:paraId="295BDCE5" w14:textId="77777777" w:rsidR="00FC2629" w:rsidRDefault="007D21F6">
          <w:pPr>
            <w:pStyle w:val="TM2"/>
            <w:tabs>
              <w:tab w:val="left" w:pos="880"/>
              <w:tab w:val="right" w:leader="dot" w:pos="8395"/>
            </w:tabs>
            <w:rPr>
              <w:rFonts w:eastAsiaTheme="minorEastAsia"/>
              <w:noProof/>
              <w:color w:val="auto"/>
              <w:sz w:val="22"/>
              <w:szCs w:val="22"/>
            </w:rPr>
          </w:pPr>
          <w:hyperlink w:anchor="_Toc508351596" w:history="1">
            <w:r w:rsidR="00FC2629" w:rsidRPr="00AC75CE">
              <w:rPr>
                <w:rStyle w:val="Lienhypertexte"/>
                <w:noProof/>
              </w:rPr>
              <w:t>1.3.</w:t>
            </w:r>
            <w:r w:rsidR="00FC2629">
              <w:rPr>
                <w:rFonts w:eastAsiaTheme="minorEastAsia"/>
                <w:noProof/>
                <w:color w:val="auto"/>
                <w:sz w:val="22"/>
                <w:szCs w:val="22"/>
              </w:rPr>
              <w:tab/>
            </w:r>
            <w:r w:rsidR="00FC2629" w:rsidRPr="00AC75CE">
              <w:rPr>
                <w:rStyle w:val="Lienhypertexte"/>
                <w:noProof/>
              </w:rPr>
              <w:t>Description générale</w:t>
            </w:r>
            <w:r w:rsidR="00FC2629">
              <w:rPr>
                <w:noProof/>
                <w:webHidden/>
              </w:rPr>
              <w:tab/>
            </w:r>
            <w:r w:rsidR="00FC2629">
              <w:rPr>
                <w:noProof/>
                <w:webHidden/>
              </w:rPr>
              <w:fldChar w:fldCharType="begin"/>
            </w:r>
            <w:r w:rsidR="00FC2629">
              <w:rPr>
                <w:noProof/>
                <w:webHidden/>
              </w:rPr>
              <w:instrText xml:space="preserve"> PAGEREF _Toc508351596 \h </w:instrText>
            </w:r>
            <w:r w:rsidR="00FC2629">
              <w:rPr>
                <w:noProof/>
                <w:webHidden/>
              </w:rPr>
            </w:r>
            <w:r w:rsidR="00FC2629">
              <w:rPr>
                <w:noProof/>
                <w:webHidden/>
              </w:rPr>
              <w:fldChar w:fldCharType="separate"/>
            </w:r>
            <w:r w:rsidR="00FC2629">
              <w:rPr>
                <w:noProof/>
                <w:webHidden/>
              </w:rPr>
              <w:t>4</w:t>
            </w:r>
            <w:r w:rsidR="00FC2629">
              <w:rPr>
                <w:noProof/>
                <w:webHidden/>
              </w:rPr>
              <w:fldChar w:fldCharType="end"/>
            </w:r>
          </w:hyperlink>
        </w:p>
        <w:p w14:paraId="4436183B" w14:textId="77777777" w:rsidR="00FC2629" w:rsidRDefault="007D21F6">
          <w:pPr>
            <w:pStyle w:val="TM2"/>
            <w:tabs>
              <w:tab w:val="left" w:pos="880"/>
              <w:tab w:val="right" w:leader="dot" w:pos="8395"/>
            </w:tabs>
            <w:rPr>
              <w:rFonts w:eastAsiaTheme="minorEastAsia"/>
              <w:noProof/>
              <w:color w:val="auto"/>
              <w:sz w:val="22"/>
              <w:szCs w:val="22"/>
            </w:rPr>
          </w:pPr>
          <w:hyperlink w:anchor="_Toc508351597" w:history="1">
            <w:r w:rsidR="00FC2629" w:rsidRPr="00AC75CE">
              <w:rPr>
                <w:rStyle w:val="Lienhypertexte"/>
                <w:noProof/>
              </w:rPr>
              <w:t>1.4.</w:t>
            </w:r>
            <w:r w:rsidR="00FC2629">
              <w:rPr>
                <w:rFonts w:eastAsiaTheme="minorEastAsia"/>
                <w:noProof/>
                <w:color w:val="auto"/>
                <w:sz w:val="22"/>
                <w:szCs w:val="22"/>
              </w:rPr>
              <w:tab/>
            </w:r>
            <w:r w:rsidR="00FC2629" w:rsidRPr="00AC75CE">
              <w:rPr>
                <w:rStyle w:val="Lienhypertexte"/>
                <w:noProof/>
              </w:rPr>
              <w:t>Sécurité</w:t>
            </w:r>
            <w:r w:rsidR="00FC2629">
              <w:rPr>
                <w:noProof/>
                <w:webHidden/>
              </w:rPr>
              <w:tab/>
            </w:r>
            <w:r w:rsidR="00FC2629">
              <w:rPr>
                <w:noProof/>
                <w:webHidden/>
              </w:rPr>
              <w:fldChar w:fldCharType="begin"/>
            </w:r>
            <w:r w:rsidR="00FC2629">
              <w:rPr>
                <w:noProof/>
                <w:webHidden/>
              </w:rPr>
              <w:instrText xml:space="preserve"> PAGEREF _Toc508351597 \h </w:instrText>
            </w:r>
            <w:r w:rsidR="00FC2629">
              <w:rPr>
                <w:noProof/>
                <w:webHidden/>
              </w:rPr>
            </w:r>
            <w:r w:rsidR="00FC2629">
              <w:rPr>
                <w:noProof/>
                <w:webHidden/>
              </w:rPr>
              <w:fldChar w:fldCharType="separate"/>
            </w:r>
            <w:r w:rsidR="00FC2629">
              <w:rPr>
                <w:noProof/>
                <w:webHidden/>
              </w:rPr>
              <w:t>4</w:t>
            </w:r>
            <w:r w:rsidR="00FC2629">
              <w:rPr>
                <w:noProof/>
                <w:webHidden/>
              </w:rPr>
              <w:fldChar w:fldCharType="end"/>
            </w:r>
          </w:hyperlink>
        </w:p>
        <w:p w14:paraId="6A4C5D82" w14:textId="77777777" w:rsidR="00FC2629" w:rsidRDefault="007D21F6">
          <w:pPr>
            <w:pStyle w:val="TM2"/>
            <w:tabs>
              <w:tab w:val="left" w:pos="880"/>
              <w:tab w:val="right" w:leader="dot" w:pos="8395"/>
            </w:tabs>
            <w:rPr>
              <w:rFonts w:eastAsiaTheme="minorEastAsia"/>
              <w:noProof/>
              <w:color w:val="auto"/>
              <w:sz w:val="22"/>
              <w:szCs w:val="22"/>
            </w:rPr>
          </w:pPr>
          <w:hyperlink w:anchor="_Toc508351598" w:history="1">
            <w:r w:rsidR="00FC2629" w:rsidRPr="00AC75CE">
              <w:rPr>
                <w:rStyle w:val="Lienhypertexte"/>
                <w:noProof/>
              </w:rPr>
              <w:t>1.5.</w:t>
            </w:r>
            <w:r w:rsidR="00FC2629">
              <w:rPr>
                <w:rFonts w:eastAsiaTheme="minorEastAsia"/>
                <w:noProof/>
                <w:color w:val="auto"/>
                <w:sz w:val="22"/>
                <w:szCs w:val="22"/>
              </w:rPr>
              <w:tab/>
            </w:r>
            <w:r w:rsidR="00FC2629" w:rsidRPr="00AC75CE">
              <w:rPr>
                <w:rStyle w:val="Lienhypertexte"/>
                <w:noProof/>
              </w:rPr>
              <w:t>Historique du dossier</w:t>
            </w:r>
            <w:r w:rsidR="00FC2629">
              <w:rPr>
                <w:noProof/>
                <w:webHidden/>
              </w:rPr>
              <w:tab/>
            </w:r>
            <w:r w:rsidR="00FC2629">
              <w:rPr>
                <w:noProof/>
                <w:webHidden/>
              </w:rPr>
              <w:fldChar w:fldCharType="begin"/>
            </w:r>
            <w:r w:rsidR="00FC2629">
              <w:rPr>
                <w:noProof/>
                <w:webHidden/>
              </w:rPr>
              <w:instrText xml:space="preserve"> PAGEREF _Toc508351598 \h </w:instrText>
            </w:r>
            <w:r w:rsidR="00FC2629">
              <w:rPr>
                <w:noProof/>
                <w:webHidden/>
              </w:rPr>
            </w:r>
            <w:r w:rsidR="00FC2629">
              <w:rPr>
                <w:noProof/>
                <w:webHidden/>
              </w:rPr>
              <w:fldChar w:fldCharType="separate"/>
            </w:r>
            <w:r w:rsidR="00FC2629">
              <w:rPr>
                <w:noProof/>
                <w:webHidden/>
              </w:rPr>
              <w:t>4</w:t>
            </w:r>
            <w:r w:rsidR="00FC2629">
              <w:rPr>
                <w:noProof/>
                <w:webHidden/>
              </w:rPr>
              <w:fldChar w:fldCharType="end"/>
            </w:r>
          </w:hyperlink>
        </w:p>
        <w:p w14:paraId="0EAC2869" w14:textId="77777777" w:rsidR="00FC2629" w:rsidRDefault="007D21F6">
          <w:pPr>
            <w:pStyle w:val="TM1"/>
            <w:tabs>
              <w:tab w:val="left" w:pos="480"/>
              <w:tab w:val="right" w:leader="dot" w:pos="8395"/>
            </w:tabs>
            <w:rPr>
              <w:rFonts w:eastAsiaTheme="minorEastAsia"/>
              <w:noProof/>
              <w:color w:val="auto"/>
              <w:sz w:val="22"/>
              <w:szCs w:val="22"/>
            </w:rPr>
          </w:pPr>
          <w:hyperlink w:anchor="_Toc508351599" w:history="1">
            <w:r w:rsidR="00FC2629" w:rsidRPr="00AC75CE">
              <w:rPr>
                <w:rStyle w:val="Lienhypertexte"/>
                <w:noProof/>
              </w:rPr>
              <w:t>2.</w:t>
            </w:r>
            <w:r w:rsidR="00FC2629">
              <w:rPr>
                <w:rFonts w:eastAsiaTheme="minorEastAsia"/>
                <w:noProof/>
                <w:color w:val="auto"/>
                <w:sz w:val="22"/>
                <w:szCs w:val="22"/>
              </w:rPr>
              <w:tab/>
            </w:r>
            <w:r w:rsidR="00FC2629" w:rsidRPr="00AC75CE">
              <w:rPr>
                <w:rStyle w:val="Lienhypertexte"/>
                <w:noProof/>
              </w:rPr>
              <w:t>Description détaillée</w:t>
            </w:r>
            <w:r w:rsidR="00FC2629">
              <w:rPr>
                <w:noProof/>
                <w:webHidden/>
              </w:rPr>
              <w:tab/>
            </w:r>
            <w:r w:rsidR="00FC2629">
              <w:rPr>
                <w:noProof/>
                <w:webHidden/>
              </w:rPr>
              <w:fldChar w:fldCharType="begin"/>
            </w:r>
            <w:r w:rsidR="00FC2629">
              <w:rPr>
                <w:noProof/>
                <w:webHidden/>
              </w:rPr>
              <w:instrText xml:space="preserve"> PAGEREF _Toc508351599 \h </w:instrText>
            </w:r>
            <w:r w:rsidR="00FC2629">
              <w:rPr>
                <w:noProof/>
                <w:webHidden/>
              </w:rPr>
            </w:r>
            <w:r w:rsidR="00FC2629">
              <w:rPr>
                <w:noProof/>
                <w:webHidden/>
              </w:rPr>
              <w:fldChar w:fldCharType="separate"/>
            </w:r>
            <w:r w:rsidR="00FC2629">
              <w:rPr>
                <w:noProof/>
                <w:webHidden/>
              </w:rPr>
              <w:t>5</w:t>
            </w:r>
            <w:r w:rsidR="00FC2629">
              <w:rPr>
                <w:noProof/>
                <w:webHidden/>
              </w:rPr>
              <w:fldChar w:fldCharType="end"/>
            </w:r>
          </w:hyperlink>
        </w:p>
        <w:p w14:paraId="7D96F1FF" w14:textId="77777777" w:rsidR="00FC2629" w:rsidRDefault="007D21F6">
          <w:pPr>
            <w:pStyle w:val="TM2"/>
            <w:tabs>
              <w:tab w:val="left" w:pos="880"/>
              <w:tab w:val="right" w:leader="dot" w:pos="8395"/>
            </w:tabs>
            <w:rPr>
              <w:rFonts w:eastAsiaTheme="minorEastAsia"/>
              <w:noProof/>
              <w:color w:val="auto"/>
              <w:sz w:val="22"/>
              <w:szCs w:val="22"/>
            </w:rPr>
          </w:pPr>
          <w:hyperlink w:anchor="_Toc508351600" w:history="1">
            <w:r w:rsidR="00FC2629" w:rsidRPr="00AC75CE">
              <w:rPr>
                <w:rStyle w:val="Lienhypertexte"/>
                <w:noProof/>
              </w:rPr>
              <w:t>2.1.</w:t>
            </w:r>
            <w:r w:rsidR="00FC2629">
              <w:rPr>
                <w:rFonts w:eastAsiaTheme="minorEastAsia"/>
                <w:noProof/>
                <w:color w:val="auto"/>
                <w:sz w:val="22"/>
                <w:szCs w:val="22"/>
              </w:rPr>
              <w:tab/>
            </w:r>
            <w:r w:rsidR="00FC2629" w:rsidRPr="00AC75CE">
              <w:rPr>
                <w:rStyle w:val="Lienhypertexte"/>
                <w:noProof/>
              </w:rPr>
              <w:t>Diagramme de cas d’utilisation</w:t>
            </w:r>
            <w:r w:rsidR="00FC2629">
              <w:rPr>
                <w:noProof/>
                <w:webHidden/>
              </w:rPr>
              <w:tab/>
            </w:r>
            <w:r w:rsidR="00FC2629">
              <w:rPr>
                <w:noProof/>
                <w:webHidden/>
              </w:rPr>
              <w:fldChar w:fldCharType="begin"/>
            </w:r>
            <w:r w:rsidR="00FC2629">
              <w:rPr>
                <w:noProof/>
                <w:webHidden/>
              </w:rPr>
              <w:instrText xml:space="preserve"> PAGEREF _Toc508351600 \h </w:instrText>
            </w:r>
            <w:r w:rsidR="00FC2629">
              <w:rPr>
                <w:noProof/>
                <w:webHidden/>
              </w:rPr>
            </w:r>
            <w:r w:rsidR="00FC2629">
              <w:rPr>
                <w:noProof/>
                <w:webHidden/>
              </w:rPr>
              <w:fldChar w:fldCharType="separate"/>
            </w:r>
            <w:r w:rsidR="00FC2629">
              <w:rPr>
                <w:noProof/>
                <w:webHidden/>
              </w:rPr>
              <w:t>5</w:t>
            </w:r>
            <w:r w:rsidR="00FC2629">
              <w:rPr>
                <w:noProof/>
                <w:webHidden/>
              </w:rPr>
              <w:fldChar w:fldCharType="end"/>
            </w:r>
          </w:hyperlink>
        </w:p>
        <w:p w14:paraId="22CECA23" w14:textId="77777777" w:rsidR="00FC2629" w:rsidRDefault="007D21F6">
          <w:pPr>
            <w:pStyle w:val="TM2"/>
            <w:tabs>
              <w:tab w:val="left" w:pos="880"/>
              <w:tab w:val="right" w:leader="dot" w:pos="8395"/>
            </w:tabs>
            <w:rPr>
              <w:rFonts w:eastAsiaTheme="minorEastAsia"/>
              <w:noProof/>
              <w:color w:val="auto"/>
              <w:sz w:val="22"/>
              <w:szCs w:val="22"/>
            </w:rPr>
          </w:pPr>
          <w:hyperlink w:anchor="_Toc508351601" w:history="1">
            <w:r w:rsidR="00FC2629" w:rsidRPr="00AC75CE">
              <w:rPr>
                <w:rStyle w:val="Lienhypertexte"/>
                <w:noProof/>
              </w:rPr>
              <w:t>2.2.</w:t>
            </w:r>
            <w:r w:rsidR="00FC2629">
              <w:rPr>
                <w:rFonts w:eastAsiaTheme="minorEastAsia"/>
                <w:noProof/>
                <w:color w:val="auto"/>
                <w:sz w:val="22"/>
                <w:szCs w:val="22"/>
              </w:rPr>
              <w:tab/>
            </w:r>
            <w:r w:rsidR="00FC2629" w:rsidRPr="00AC75CE">
              <w:rPr>
                <w:rStyle w:val="Lienhypertexte"/>
                <w:noProof/>
              </w:rPr>
              <w:t>Étude de cas d’utilisation « Obtenir la liste des stages »</w:t>
            </w:r>
            <w:r w:rsidR="00FC2629">
              <w:rPr>
                <w:noProof/>
                <w:webHidden/>
              </w:rPr>
              <w:tab/>
            </w:r>
            <w:r w:rsidR="00FC2629">
              <w:rPr>
                <w:noProof/>
                <w:webHidden/>
              </w:rPr>
              <w:fldChar w:fldCharType="begin"/>
            </w:r>
            <w:r w:rsidR="00FC2629">
              <w:rPr>
                <w:noProof/>
                <w:webHidden/>
              </w:rPr>
              <w:instrText xml:space="preserve"> PAGEREF _Toc508351601 \h </w:instrText>
            </w:r>
            <w:r w:rsidR="00FC2629">
              <w:rPr>
                <w:noProof/>
                <w:webHidden/>
              </w:rPr>
            </w:r>
            <w:r w:rsidR="00FC2629">
              <w:rPr>
                <w:noProof/>
                <w:webHidden/>
              </w:rPr>
              <w:fldChar w:fldCharType="separate"/>
            </w:r>
            <w:r w:rsidR="00FC2629">
              <w:rPr>
                <w:noProof/>
                <w:webHidden/>
              </w:rPr>
              <w:t>6</w:t>
            </w:r>
            <w:r w:rsidR="00FC2629">
              <w:rPr>
                <w:noProof/>
                <w:webHidden/>
              </w:rPr>
              <w:fldChar w:fldCharType="end"/>
            </w:r>
          </w:hyperlink>
        </w:p>
        <w:p w14:paraId="722D55FC" w14:textId="77777777" w:rsidR="00FC2629" w:rsidRDefault="007D21F6">
          <w:pPr>
            <w:pStyle w:val="TM3"/>
            <w:tabs>
              <w:tab w:val="left" w:pos="1320"/>
              <w:tab w:val="right" w:leader="dot" w:pos="8395"/>
            </w:tabs>
            <w:rPr>
              <w:rFonts w:eastAsiaTheme="minorEastAsia"/>
              <w:noProof/>
              <w:color w:val="auto"/>
              <w:sz w:val="22"/>
              <w:szCs w:val="22"/>
            </w:rPr>
          </w:pPr>
          <w:hyperlink w:anchor="_Toc508351602" w:history="1">
            <w:r w:rsidR="00FC2629" w:rsidRPr="00AC75CE">
              <w:rPr>
                <w:rStyle w:val="Lienhypertexte"/>
                <w:noProof/>
              </w:rPr>
              <w:t>2.2.1.</w:t>
            </w:r>
            <w:r w:rsidR="00FC2629">
              <w:rPr>
                <w:rFonts w:eastAsiaTheme="minorEastAsia"/>
                <w:noProof/>
                <w:color w:val="auto"/>
                <w:sz w:val="22"/>
                <w:szCs w:val="22"/>
              </w:rPr>
              <w:tab/>
            </w:r>
            <w:r w:rsidR="00FC2629" w:rsidRPr="00AC75CE">
              <w:rPr>
                <w:rStyle w:val="Lienhypertexte"/>
                <w:noProof/>
              </w:rPr>
              <w:t>Panoramas et rapports de « Obtenir la liste des stages »</w:t>
            </w:r>
            <w:r w:rsidR="00FC2629">
              <w:rPr>
                <w:noProof/>
                <w:webHidden/>
              </w:rPr>
              <w:tab/>
            </w:r>
            <w:r w:rsidR="00FC2629">
              <w:rPr>
                <w:noProof/>
                <w:webHidden/>
              </w:rPr>
              <w:fldChar w:fldCharType="begin"/>
            </w:r>
            <w:r w:rsidR="00FC2629">
              <w:rPr>
                <w:noProof/>
                <w:webHidden/>
              </w:rPr>
              <w:instrText xml:space="preserve"> PAGEREF _Toc508351602 \h </w:instrText>
            </w:r>
            <w:r w:rsidR="00FC2629">
              <w:rPr>
                <w:noProof/>
                <w:webHidden/>
              </w:rPr>
            </w:r>
            <w:r w:rsidR="00FC2629">
              <w:rPr>
                <w:noProof/>
                <w:webHidden/>
              </w:rPr>
              <w:fldChar w:fldCharType="separate"/>
            </w:r>
            <w:r w:rsidR="00FC2629">
              <w:rPr>
                <w:noProof/>
                <w:webHidden/>
              </w:rPr>
              <w:t>7</w:t>
            </w:r>
            <w:r w:rsidR="00FC2629">
              <w:rPr>
                <w:noProof/>
                <w:webHidden/>
              </w:rPr>
              <w:fldChar w:fldCharType="end"/>
            </w:r>
          </w:hyperlink>
        </w:p>
        <w:p w14:paraId="5048AA5E" w14:textId="77777777" w:rsidR="00FC2629" w:rsidRDefault="007D21F6">
          <w:pPr>
            <w:pStyle w:val="TM3"/>
            <w:tabs>
              <w:tab w:val="left" w:pos="1320"/>
              <w:tab w:val="right" w:leader="dot" w:pos="8395"/>
            </w:tabs>
            <w:rPr>
              <w:rFonts w:eastAsiaTheme="minorEastAsia"/>
              <w:noProof/>
              <w:color w:val="auto"/>
              <w:sz w:val="22"/>
              <w:szCs w:val="22"/>
            </w:rPr>
          </w:pPr>
          <w:hyperlink w:anchor="_Toc508351603" w:history="1">
            <w:r w:rsidR="00FC2629" w:rsidRPr="00AC75CE">
              <w:rPr>
                <w:rStyle w:val="Lienhypertexte"/>
                <w:noProof/>
              </w:rPr>
              <w:t>2.2.2.</w:t>
            </w:r>
            <w:r w:rsidR="00FC2629">
              <w:rPr>
                <w:rFonts w:eastAsiaTheme="minorEastAsia"/>
                <w:noProof/>
                <w:color w:val="auto"/>
                <w:sz w:val="22"/>
                <w:szCs w:val="22"/>
              </w:rPr>
              <w:tab/>
            </w:r>
            <w:r w:rsidR="00FC2629" w:rsidRPr="00AC75CE">
              <w:rPr>
                <w:rStyle w:val="Lienhypertexte"/>
                <w:noProof/>
              </w:rPr>
              <w:t>Description des champs de « Obtenir la liste des stages  »</w:t>
            </w:r>
            <w:r w:rsidR="00FC2629">
              <w:rPr>
                <w:noProof/>
                <w:webHidden/>
              </w:rPr>
              <w:tab/>
            </w:r>
            <w:r w:rsidR="00FC2629">
              <w:rPr>
                <w:noProof/>
                <w:webHidden/>
              </w:rPr>
              <w:fldChar w:fldCharType="begin"/>
            </w:r>
            <w:r w:rsidR="00FC2629">
              <w:rPr>
                <w:noProof/>
                <w:webHidden/>
              </w:rPr>
              <w:instrText xml:space="preserve"> PAGEREF _Toc508351603 \h </w:instrText>
            </w:r>
            <w:r w:rsidR="00FC2629">
              <w:rPr>
                <w:noProof/>
                <w:webHidden/>
              </w:rPr>
            </w:r>
            <w:r w:rsidR="00FC2629">
              <w:rPr>
                <w:noProof/>
                <w:webHidden/>
              </w:rPr>
              <w:fldChar w:fldCharType="separate"/>
            </w:r>
            <w:r w:rsidR="00FC2629">
              <w:rPr>
                <w:noProof/>
                <w:webHidden/>
              </w:rPr>
              <w:t>8</w:t>
            </w:r>
            <w:r w:rsidR="00FC2629">
              <w:rPr>
                <w:noProof/>
                <w:webHidden/>
              </w:rPr>
              <w:fldChar w:fldCharType="end"/>
            </w:r>
          </w:hyperlink>
        </w:p>
        <w:p w14:paraId="0EBCC1E0" w14:textId="77777777" w:rsidR="00FC2629" w:rsidRDefault="007D21F6">
          <w:pPr>
            <w:pStyle w:val="TM3"/>
            <w:tabs>
              <w:tab w:val="left" w:pos="1320"/>
              <w:tab w:val="right" w:leader="dot" w:pos="8395"/>
            </w:tabs>
            <w:rPr>
              <w:rFonts w:eastAsiaTheme="minorEastAsia"/>
              <w:noProof/>
              <w:color w:val="auto"/>
              <w:sz w:val="22"/>
              <w:szCs w:val="22"/>
            </w:rPr>
          </w:pPr>
          <w:hyperlink w:anchor="_Toc508351604" w:history="1">
            <w:r w:rsidR="00FC2629" w:rsidRPr="00AC75CE">
              <w:rPr>
                <w:rStyle w:val="Lienhypertexte"/>
                <w:noProof/>
              </w:rPr>
              <w:t>2.2.3.</w:t>
            </w:r>
            <w:r w:rsidR="00FC2629">
              <w:rPr>
                <w:rFonts w:eastAsiaTheme="minorEastAsia"/>
                <w:noProof/>
                <w:color w:val="auto"/>
                <w:sz w:val="22"/>
                <w:szCs w:val="22"/>
              </w:rPr>
              <w:tab/>
            </w:r>
            <w:r w:rsidR="00FC2629" w:rsidRPr="00AC75CE">
              <w:rPr>
                <w:rStyle w:val="Lienhypertexte"/>
                <w:noProof/>
              </w:rPr>
              <w:t>Tableau des validations de « Obtenir la liste des stages »</w:t>
            </w:r>
            <w:r w:rsidR="00FC2629">
              <w:rPr>
                <w:noProof/>
                <w:webHidden/>
              </w:rPr>
              <w:tab/>
            </w:r>
            <w:r w:rsidR="00FC2629">
              <w:rPr>
                <w:noProof/>
                <w:webHidden/>
              </w:rPr>
              <w:fldChar w:fldCharType="begin"/>
            </w:r>
            <w:r w:rsidR="00FC2629">
              <w:rPr>
                <w:noProof/>
                <w:webHidden/>
              </w:rPr>
              <w:instrText xml:space="preserve"> PAGEREF _Toc508351604 \h </w:instrText>
            </w:r>
            <w:r w:rsidR="00FC2629">
              <w:rPr>
                <w:noProof/>
                <w:webHidden/>
              </w:rPr>
            </w:r>
            <w:r w:rsidR="00FC2629">
              <w:rPr>
                <w:noProof/>
                <w:webHidden/>
              </w:rPr>
              <w:fldChar w:fldCharType="separate"/>
            </w:r>
            <w:r w:rsidR="00FC2629">
              <w:rPr>
                <w:noProof/>
                <w:webHidden/>
              </w:rPr>
              <w:t>9</w:t>
            </w:r>
            <w:r w:rsidR="00FC2629">
              <w:rPr>
                <w:noProof/>
                <w:webHidden/>
              </w:rPr>
              <w:fldChar w:fldCharType="end"/>
            </w:r>
          </w:hyperlink>
        </w:p>
        <w:p w14:paraId="7A666D29" w14:textId="77777777" w:rsidR="00FC2629" w:rsidRDefault="007D21F6">
          <w:pPr>
            <w:pStyle w:val="TM3"/>
            <w:tabs>
              <w:tab w:val="left" w:pos="1320"/>
              <w:tab w:val="right" w:leader="dot" w:pos="8395"/>
            </w:tabs>
            <w:rPr>
              <w:rFonts w:eastAsiaTheme="minorEastAsia"/>
              <w:noProof/>
              <w:color w:val="auto"/>
              <w:sz w:val="22"/>
              <w:szCs w:val="22"/>
            </w:rPr>
          </w:pPr>
          <w:hyperlink w:anchor="_Toc508351605" w:history="1">
            <w:r w:rsidR="00FC2629" w:rsidRPr="00AC75CE">
              <w:rPr>
                <w:rStyle w:val="Lienhypertexte"/>
                <w:noProof/>
              </w:rPr>
              <w:t>2.2.4.</w:t>
            </w:r>
            <w:r w:rsidR="00FC2629">
              <w:rPr>
                <w:rFonts w:eastAsiaTheme="minorEastAsia"/>
                <w:noProof/>
                <w:color w:val="auto"/>
                <w:sz w:val="22"/>
                <w:szCs w:val="22"/>
              </w:rPr>
              <w:tab/>
            </w:r>
            <w:r w:rsidR="00FC2629" w:rsidRPr="00AC75CE">
              <w:rPr>
                <w:rStyle w:val="Lienhypertexte"/>
                <w:noProof/>
              </w:rPr>
              <w:t>Paramètres d'entrée de « Obtenir la liste des stages  »</w:t>
            </w:r>
            <w:r w:rsidR="00FC2629">
              <w:rPr>
                <w:noProof/>
                <w:webHidden/>
              </w:rPr>
              <w:tab/>
            </w:r>
            <w:r w:rsidR="00FC2629">
              <w:rPr>
                <w:noProof/>
                <w:webHidden/>
              </w:rPr>
              <w:fldChar w:fldCharType="begin"/>
            </w:r>
            <w:r w:rsidR="00FC2629">
              <w:rPr>
                <w:noProof/>
                <w:webHidden/>
              </w:rPr>
              <w:instrText xml:space="preserve"> PAGEREF _Toc508351605 \h </w:instrText>
            </w:r>
            <w:r w:rsidR="00FC2629">
              <w:rPr>
                <w:noProof/>
                <w:webHidden/>
              </w:rPr>
            </w:r>
            <w:r w:rsidR="00FC2629">
              <w:rPr>
                <w:noProof/>
                <w:webHidden/>
              </w:rPr>
              <w:fldChar w:fldCharType="separate"/>
            </w:r>
            <w:r w:rsidR="00FC2629">
              <w:rPr>
                <w:noProof/>
                <w:webHidden/>
              </w:rPr>
              <w:t>10</w:t>
            </w:r>
            <w:r w:rsidR="00FC2629">
              <w:rPr>
                <w:noProof/>
                <w:webHidden/>
              </w:rPr>
              <w:fldChar w:fldCharType="end"/>
            </w:r>
          </w:hyperlink>
        </w:p>
        <w:p w14:paraId="4676C657" w14:textId="77777777" w:rsidR="00FC2629" w:rsidRDefault="007D21F6">
          <w:pPr>
            <w:pStyle w:val="TM2"/>
            <w:tabs>
              <w:tab w:val="left" w:pos="880"/>
              <w:tab w:val="right" w:leader="dot" w:pos="8395"/>
            </w:tabs>
            <w:rPr>
              <w:rFonts w:eastAsiaTheme="minorEastAsia"/>
              <w:noProof/>
              <w:color w:val="auto"/>
              <w:sz w:val="22"/>
              <w:szCs w:val="22"/>
            </w:rPr>
          </w:pPr>
          <w:hyperlink w:anchor="_Toc508351606" w:history="1">
            <w:r w:rsidR="00FC2629" w:rsidRPr="00AC75CE">
              <w:rPr>
                <w:rStyle w:val="Lienhypertexte"/>
                <w:noProof/>
              </w:rPr>
              <w:t>2.3.</w:t>
            </w:r>
            <w:r w:rsidR="00FC2629">
              <w:rPr>
                <w:rFonts w:eastAsiaTheme="minorEastAsia"/>
                <w:noProof/>
                <w:color w:val="auto"/>
                <w:sz w:val="22"/>
                <w:szCs w:val="22"/>
              </w:rPr>
              <w:tab/>
            </w:r>
            <w:r w:rsidR="00FC2629" w:rsidRPr="00AC75CE">
              <w:rPr>
                <w:rStyle w:val="Lienhypertexte"/>
                <w:noProof/>
              </w:rPr>
              <w:t>Étude de cas d’utilisation « Consulter/Modifier un aperçu d’un stage »</w:t>
            </w:r>
            <w:r w:rsidR="00FC2629">
              <w:rPr>
                <w:noProof/>
                <w:webHidden/>
              </w:rPr>
              <w:tab/>
            </w:r>
            <w:r w:rsidR="00FC2629">
              <w:rPr>
                <w:noProof/>
                <w:webHidden/>
              </w:rPr>
              <w:fldChar w:fldCharType="begin"/>
            </w:r>
            <w:r w:rsidR="00FC2629">
              <w:rPr>
                <w:noProof/>
                <w:webHidden/>
              </w:rPr>
              <w:instrText xml:space="preserve"> PAGEREF _Toc508351606 \h </w:instrText>
            </w:r>
            <w:r w:rsidR="00FC2629">
              <w:rPr>
                <w:noProof/>
                <w:webHidden/>
              </w:rPr>
            </w:r>
            <w:r w:rsidR="00FC2629">
              <w:rPr>
                <w:noProof/>
                <w:webHidden/>
              </w:rPr>
              <w:fldChar w:fldCharType="separate"/>
            </w:r>
            <w:r w:rsidR="00FC2629">
              <w:rPr>
                <w:noProof/>
                <w:webHidden/>
              </w:rPr>
              <w:t>11</w:t>
            </w:r>
            <w:r w:rsidR="00FC2629">
              <w:rPr>
                <w:noProof/>
                <w:webHidden/>
              </w:rPr>
              <w:fldChar w:fldCharType="end"/>
            </w:r>
          </w:hyperlink>
        </w:p>
        <w:p w14:paraId="55A3C89A" w14:textId="77777777" w:rsidR="00FC2629" w:rsidRDefault="007D21F6">
          <w:pPr>
            <w:pStyle w:val="TM3"/>
            <w:tabs>
              <w:tab w:val="left" w:pos="1320"/>
              <w:tab w:val="right" w:leader="dot" w:pos="8395"/>
            </w:tabs>
            <w:rPr>
              <w:rFonts w:eastAsiaTheme="minorEastAsia"/>
              <w:noProof/>
              <w:color w:val="auto"/>
              <w:sz w:val="22"/>
              <w:szCs w:val="22"/>
            </w:rPr>
          </w:pPr>
          <w:hyperlink w:anchor="_Toc508351607" w:history="1">
            <w:r w:rsidR="00FC2629" w:rsidRPr="00AC75CE">
              <w:rPr>
                <w:rStyle w:val="Lienhypertexte"/>
                <w:noProof/>
              </w:rPr>
              <w:t>2.3.1.</w:t>
            </w:r>
            <w:r w:rsidR="00FC2629">
              <w:rPr>
                <w:rFonts w:eastAsiaTheme="minorEastAsia"/>
                <w:noProof/>
                <w:color w:val="auto"/>
                <w:sz w:val="22"/>
                <w:szCs w:val="22"/>
              </w:rPr>
              <w:tab/>
            </w:r>
            <w:r w:rsidR="00FC2629" w:rsidRPr="00AC75CE">
              <w:rPr>
                <w:rStyle w:val="Lienhypertexte"/>
                <w:noProof/>
              </w:rPr>
              <w:t>Panoramas et rapports de « Consulter/Modifier un aperçu d’un stage »</w:t>
            </w:r>
            <w:r w:rsidR="00FC2629">
              <w:rPr>
                <w:noProof/>
                <w:webHidden/>
              </w:rPr>
              <w:tab/>
            </w:r>
            <w:r w:rsidR="00FC2629">
              <w:rPr>
                <w:noProof/>
                <w:webHidden/>
              </w:rPr>
              <w:fldChar w:fldCharType="begin"/>
            </w:r>
            <w:r w:rsidR="00FC2629">
              <w:rPr>
                <w:noProof/>
                <w:webHidden/>
              </w:rPr>
              <w:instrText xml:space="preserve"> PAGEREF _Toc508351607 \h </w:instrText>
            </w:r>
            <w:r w:rsidR="00FC2629">
              <w:rPr>
                <w:noProof/>
                <w:webHidden/>
              </w:rPr>
            </w:r>
            <w:r w:rsidR="00FC2629">
              <w:rPr>
                <w:noProof/>
                <w:webHidden/>
              </w:rPr>
              <w:fldChar w:fldCharType="separate"/>
            </w:r>
            <w:r w:rsidR="00FC2629">
              <w:rPr>
                <w:noProof/>
                <w:webHidden/>
              </w:rPr>
              <w:t>12</w:t>
            </w:r>
            <w:r w:rsidR="00FC2629">
              <w:rPr>
                <w:noProof/>
                <w:webHidden/>
              </w:rPr>
              <w:fldChar w:fldCharType="end"/>
            </w:r>
          </w:hyperlink>
        </w:p>
        <w:p w14:paraId="0753A35A" w14:textId="77777777" w:rsidR="00FC2629" w:rsidRDefault="007D21F6">
          <w:pPr>
            <w:pStyle w:val="TM3"/>
            <w:tabs>
              <w:tab w:val="left" w:pos="1320"/>
              <w:tab w:val="right" w:leader="dot" w:pos="8395"/>
            </w:tabs>
            <w:rPr>
              <w:rFonts w:eastAsiaTheme="minorEastAsia"/>
              <w:noProof/>
              <w:color w:val="auto"/>
              <w:sz w:val="22"/>
              <w:szCs w:val="22"/>
            </w:rPr>
          </w:pPr>
          <w:hyperlink w:anchor="_Toc508351608" w:history="1">
            <w:r w:rsidR="00FC2629" w:rsidRPr="00AC75CE">
              <w:rPr>
                <w:rStyle w:val="Lienhypertexte"/>
                <w:noProof/>
              </w:rPr>
              <w:t>2.3.2.</w:t>
            </w:r>
            <w:r w:rsidR="00FC2629">
              <w:rPr>
                <w:rFonts w:eastAsiaTheme="minorEastAsia"/>
                <w:noProof/>
                <w:color w:val="auto"/>
                <w:sz w:val="22"/>
                <w:szCs w:val="22"/>
              </w:rPr>
              <w:tab/>
            </w:r>
            <w:r w:rsidR="00FC2629" w:rsidRPr="00AC75CE">
              <w:rPr>
                <w:rStyle w:val="Lienhypertexte"/>
                <w:noProof/>
              </w:rPr>
              <w:t>Description des champs de « Consulter/Modifier un aperçu d’un stage  »</w:t>
            </w:r>
            <w:r w:rsidR="00FC2629">
              <w:rPr>
                <w:noProof/>
                <w:webHidden/>
              </w:rPr>
              <w:tab/>
            </w:r>
            <w:r w:rsidR="00FC2629">
              <w:rPr>
                <w:noProof/>
                <w:webHidden/>
              </w:rPr>
              <w:fldChar w:fldCharType="begin"/>
            </w:r>
            <w:r w:rsidR="00FC2629">
              <w:rPr>
                <w:noProof/>
                <w:webHidden/>
              </w:rPr>
              <w:instrText xml:space="preserve"> PAGEREF _Toc508351608 \h </w:instrText>
            </w:r>
            <w:r w:rsidR="00FC2629">
              <w:rPr>
                <w:noProof/>
                <w:webHidden/>
              </w:rPr>
            </w:r>
            <w:r w:rsidR="00FC2629">
              <w:rPr>
                <w:noProof/>
                <w:webHidden/>
              </w:rPr>
              <w:fldChar w:fldCharType="separate"/>
            </w:r>
            <w:r w:rsidR="00FC2629">
              <w:rPr>
                <w:noProof/>
                <w:webHidden/>
              </w:rPr>
              <w:t>13</w:t>
            </w:r>
            <w:r w:rsidR="00FC2629">
              <w:rPr>
                <w:noProof/>
                <w:webHidden/>
              </w:rPr>
              <w:fldChar w:fldCharType="end"/>
            </w:r>
          </w:hyperlink>
        </w:p>
        <w:p w14:paraId="2EAE5A49" w14:textId="77777777" w:rsidR="00FC2629" w:rsidRDefault="007D21F6">
          <w:pPr>
            <w:pStyle w:val="TM3"/>
            <w:tabs>
              <w:tab w:val="left" w:pos="1320"/>
              <w:tab w:val="right" w:leader="dot" w:pos="8395"/>
            </w:tabs>
            <w:rPr>
              <w:rFonts w:eastAsiaTheme="minorEastAsia"/>
              <w:noProof/>
              <w:color w:val="auto"/>
              <w:sz w:val="22"/>
              <w:szCs w:val="22"/>
            </w:rPr>
          </w:pPr>
          <w:hyperlink w:anchor="_Toc508351609" w:history="1">
            <w:r w:rsidR="00FC2629" w:rsidRPr="00AC75CE">
              <w:rPr>
                <w:rStyle w:val="Lienhypertexte"/>
                <w:noProof/>
              </w:rPr>
              <w:t>2.3.3.</w:t>
            </w:r>
            <w:r w:rsidR="00FC2629">
              <w:rPr>
                <w:rFonts w:eastAsiaTheme="minorEastAsia"/>
                <w:noProof/>
                <w:color w:val="auto"/>
                <w:sz w:val="22"/>
                <w:szCs w:val="22"/>
              </w:rPr>
              <w:tab/>
            </w:r>
            <w:r w:rsidR="00FC2629" w:rsidRPr="00AC75CE">
              <w:rPr>
                <w:rStyle w:val="Lienhypertexte"/>
                <w:noProof/>
              </w:rPr>
              <w:t>Tableau des validations de « Obtenir la liste des stages »</w:t>
            </w:r>
            <w:r w:rsidR="00FC2629">
              <w:rPr>
                <w:noProof/>
                <w:webHidden/>
              </w:rPr>
              <w:tab/>
            </w:r>
            <w:r w:rsidR="00FC2629">
              <w:rPr>
                <w:noProof/>
                <w:webHidden/>
              </w:rPr>
              <w:fldChar w:fldCharType="begin"/>
            </w:r>
            <w:r w:rsidR="00FC2629">
              <w:rPr>
                <w:noProof/>
                <w:webHidden/>
              </w:rPr>
              <w:instrText xml:space="preserve"> PAGEREF _Toc508351609 \h </w:instrText>
            </w:r>
            <w:r w:rsidR="00FC2629">
              <w:rPr>
                <w:noProof/>
                <w:webHidden/>
              </w:rPr>
            </w:r>
            <w:r w:rsidR="00FC2629">
              <w:rPr>
                <w:noProof/>
                <w:webHidden/>
              </w:rPr>
              <w:fldChar w:fldCharType="separate"/>
            </w:r>
            <w:r w:rsidR="00FC2629">
              <w:rPr>
                <w:noProof/>
                <w:webHidden/>
              </w:rPr>
              <w:t>14</w:t>
            </w:r>
            <w:r w:rsidR="00FC2629">
              <w:rPr>
                <w:noProof/>
                <w:webHidden/>
              </w:rPr>
              <w:fldChar w:fldCharType="end"/>
            </w:r>
          </w:hyperlink>
        </w:p>
        <w:p w14:paraId="71CA6AE6" w14:textId="77777777" w:rsidR="00FC2629" w:rsidRDefault="007D21F6">
          <w:pPr>
            <w:pStyle w:val="TM3"/>
            <w:tabs>
              <w:tab w:val="left" w:pos="1320"/>
              <w:tab w:val="right" w:leader="dot" w:pos="8395"/>
            </w:tabs>
            <w:rPr>
              <w:rFonts w:eastAsiaTheme="minorEastAsia"/>
              <w:noProof/>
              <w:color w:val="auto"/>
              <w:sz w:val="22"/>
              <w:szCs w:val="22"/>
            </w:rPr>
          </w:pPr>
          <w:hyperlink w:anchor="_Toc508351610" w:history="1">
            <w:r w:rsidR="00FC2629" w:rsidRPr="00AC75CE">
              <w:rPr>
                <w:rStyle w:val="Lienhypertexte"/>
                <w:noProof/>
              </w:rPr>
              <w:t>2.3.4.</w:t>
            </w:r>
            <w:r w:rsidR="00FC2629">
              <w:rPr>
                <w:rFonts w:eastAsiaTheme="minorEastAsia"/>
                <w:noProof/>
                <w:color w:val="auto"/>
                <w:sz w:val="22"/>
                <w:szCs w:val="22"/>
              </w:rPr>
              <w:tab/>
            </w:r>
            <w:r w:rsidR="00FC2629" w:rsidRPr="00AC75CE">
              <w:rPr>
                <w:rStyle w:val="Lienhypertexte"/>
                <w:noProof/>
              </w:rPr>
              <w:t>Paramètres d'entrée de « Obtenir la liste des stages  »</w:t>
            </w:r>
            <w:r w:rsidR="00FC2629">
              <w:rPr>
                <w:noProof/>
                <w:webHidden/>
              </w:rPr>
              <w:tab/>
            </w:r>
            <w:r w:rsidR="00FC2629">
              <w:rPr>
                <w:noProof/>
                <w:webHidden/>
              </w:rPr>
              <w:fldChar w:fldCharType="begin"/>
            </w:r>
            <w:r w:rsidR="00FC2629">
              <w:rPr>
                <w:noProof/>
                <w:webHidden/>
              </w:rPr>
              <w:instrText xml:space="preserve"> PAGEREF _Toc508351610 \h </w:instrText>
            </w:r>
            <w:r w:rsidR="00FC2629">
              <w:rPr>
                <w:noProof/>
                <w:webHidden/>
              </w:rPr>
            </w:r>
            <w:r w:rsidR="00FC2629">
              <w:rPr>
                <w:noProof/>
                <w:webHidden/>
              </w:rPr>
              <w:fldChar w:fldCharType="separate"/>
            </w:r>
            <w:r w:rsidR="00FC2629">
              <w:rPr>
                <w:noProof/>
                <w:webHidden/>
              </w:rPr>
              <w:t>15</w:t>
            </w:r>
            <w:r w:rsidR="00FC2629">
              <w:rPr>
                <w:noProof/>
                <w:webHidden/>
              </w:rPr>
              <w:fldChar w:fldCharType="end"/>
            </w:r>
          </w:hyperlink>
        </w:p>
        <w:p w14:paraId="7D73E539" w14:textId="77777777" w:rsidR="00FC2629" w:rsidRDefault="007D21F6">
          <w:pPr>
            <w:pStyle w:val="TM2"/>
            <w:tabs>
              <w:tab w:val="left" w:pos="880"/>
              <w:tab w:val="right" w:leader="dot" w:pos="8395"/>
            </w:tabs>
            <w:rPr>
              <w:rFonts w:eastAsiaTheme="minorEastAsia"/>
              <w:noProof/>
              <w:color w:val="auto"/>
              <w:sz w:val="22"/>
              <w:szCs w:val="22"/>
            </w:rPr>
          </w:pPr>
          <w:hyperlink w:anchor="_Toc508351611" w:history="1">
            <w:r w:rsidR="00FC2629" w:rsidRPr="00AC75CE">
              <w:rPr>
                <w:rStyle w:val="Lienhypertexte"/>
                <w:noProof/>
              </w:rPr>
              <w:t>2.4.</w:t>
            </w:r>
            <w:r w:rsidR="00FC2629">
              <w:rPr>
                <w:rFonts w:eastAsiaTheme="minorEastAsia"/>
                <w:noProof/>
                <w:color w:val="auto"/>
                <w:sz w:val="22"/>
                <w:szCs w:val="22"/>
              </w:rPr>
              <w:tab/>
            </w:r>
            <w:r w:rsidR="00FC2629" w:rsidRPr="00AC75CE">
              <w:rPr>
                <w:rStyle w:val="Lienhypertexte"/>
                <w:noProof/>
              </w:rPr>
              <w:t>Étude de cas d’utilisation « Ajouter un stage »</w:t>
            </w:r>
            <w:r w:rsidR="00FC2629">
              <w:rPr>
                <w:noProof/>
                <w:webHidden/>
              </w:rPr>
              <w:tab/>
            </w:r>
            <w:r w:rsidR="00FC2629">
              <w:rPr>
                <w:noProof/>
                <w:webHidden/>
              </w:rPr>
              <w:fldChar w:fldCharType="begin"/>
            </w:r>
            <w:r w:rsidR="00FC2629">
              <w:rPr>
                <w:noProof/>
                <w:webHidden/>
              </w:rPr>
              <w:instrText xml:space="preserve"> PAGEREF _Toc508351611 \h </w:instrText>
            </w:r>
            <w:r w:rsidR="00FC2629">
              <w:rPr>
                <w:noProof/>
                <w:webHidden/>
              </w:rPr>
            </w:r>
            <w:r w:rsidR="00FC2629">
              <w:rPr>
                <w:noProof/>
                <w:webHidden/>
              </w:rPr>
              <w:fldChar w:fldCharType="separate"/>
            </w:r>
            <w:r w:rsidR="00FC2629">
              <w:rPr>
                <w:noProof/>
                <w:webHidden/>
              </w:rPr>
              <w:t>16</w:t>
            </w:r>
            <w:r w:rsidR="00FC2629">
              <w:rPr>
                <w:noProof/>
                <w:webHidden/>
              </w:rPr>
              <w:fldChar w:fldCharType="end"/>
            </w:r>
          </w:hyperlink>
        </w:p>
        <w:p w14:paraId="622DBCA8" w14:textId="77777777" w:rsidR="00FC2629" w:rsidRDefault="007D21F6">
          <w:pPr>
            <w:pStyle w:val="TM3"/>
            <w:tabs>
              <w:tab w:val="left" w:pos="1320"/>
              <w:tab w:val="right" w:leader="dot" w:pos="8395"/>
            </w:tabs>
            <w:rPr>
              <w:rFonts w:eastAsiaTheme="minorEastAsia"/>
              <w:noProof/>
              <w:color w:val="auto"/>
              <w:sz w:val="22"/>
              <w:szCs w:val="22"/>
            </w:rPr>
          </w:pPr>
          <w:hyperlink w:anchor="_Toc508351612" w:history="1">
            <w:r w:rsidR="00FC2629" w:rsidRPr="00AC75CE">
              <w:rPr>
                <w:rStyle w:val="Lienhypertexte"/>
                <w:noProof/>
              </w:rPr>
              <w:t>2.4.1.</w:t>
            </w:r>
            <w:r w:rsidR="00FC2629">
              <w:rPr>
                <w:rFonts w:eastAsiaTheme="minorEastAsia"/>
                <w:noProof/>
                <w:color w:val="auto"/>
                <w:sz w:val="22"/>
                <w:szCs w:val="22"/>
              </w:rPr>
              <w:tab/>
            </w:r>
            <w:r w:rsidR="00FC2629" w:rsidRPr="00AC75CE">
              <w:rPr>
                <w:rStyle w:val="Lienhypertexte"/>
                <w:noProof/>
              </w:rPr>
              <w:t>Panoramas et rapports de « Ajouter un stage  »</w:t>
            </w:r>
            <w:r w:rsidR="00FC2629">
              <w:rPr>
                <w:noProof/>
                <w:webHidden/>
              </w:rPr>
              <w:tab/>
            </w:r>
            <w:r w:rsidR="00FC2629">
              <w:rPr>
                <w:noProof/>
                <w:webHidden/>
              </w:rPr>
              <w:fldChar w:fldCharType="begin"/>
            </w:r>
            <w:r w:rsidR="00FC2629">
              <w:rPr>
                <w:noProof/>
                <w:webHidden/>
              </w:rPr>
              <w:instrText xml:space="preserve"> PAGEREF _Toc508351612 \h </w:instrText>
            </w:r>
            <w:r w:rsidR="00FC2629">
              <w:rPr>
                <w:noProof/>
                <w:webHidden/>
              </w:rPr>
            </w:r>
            <w:r w:rsidR="00FC2629">
              <w:rPr>
                <w:noProof/>
                <w:webHidden/>
              </w:rPr>
              <w:fldChar w:fldCharType="separate"/>
            </w:r>
            <w:r w:rsidR="00FC2629">
              <w:rPr>
                <w:noProof/>
                <w:webHidden/>
              </w:rPr>
              <w:t>17</w:t>
            </w:r>
            <w:r w:rsidR="00FC2629">
              <w:rPr>
                <w:noProof/>
                <w:webHidden/>
              </w:rPr>
              <w:fldChar w:fldCharType="end"/>
            </w:r>
          </w:hyperlink>
        </w:p>
        <w:p w14:paraId="0FAB6A1A" w14:textId="77777777" w:rsidR="00FC2629" w:rsidRDefault="007D21F6">
          <w:pPr>
            <w:pStyle w:val="TM3"/>
            <w:tabs>
              <w:tab w:val="left" w:pos="1320"/>
              <w:tab w:val="right" w:leader="dot" w:pos="8395"/>
            </w:tabs>
            <w:rPr>
              <w:rFonts w:eastAsiaTheme="minorEastAsia"/>
              <w:noProof/>
              <w:color w:val="auto"/>
              <w:sz w:val="22"/>
              <w:szCs w:val="22"/>
            </w:rPr>
          </w:pPr>
          <w:hyperlink w:anchor="_Toc508351613" w:history="1">
            <w:r w:rsidR="00FC2629" w:rsidRPr="00AC75CE">
              <w:rPr>
                <w:rStyle w:val="Lienhypertexte"/>
                <w:noProof/>
              </w:rPr>
              <w:t>2.4.2.</w:t>
            </w:r>
            <w:r w:rsidR="00FC2629">
              <w:rPr>
                <w:rFonts w:eastAsiaTheme="minorEastAsia"/>
                <w:noProof/>
                <w:color w:val="auto"/>
                <w:sz w:val="22"/>
                <w:szCs w:val="22"/>
              </w:rPr>
              <w:tab/>
            </w:r>
            <w:r w:rsidR="00FC2629" w:rsidRPr="00AC75CE">
              <w:rPr>
                <w:rStyle w:val="Lienhypertexte"/>
                <w:noProof/>
              </w:rPr>
              <w:t>Description des champs de « Ajouter un stage   »</w:t>
            </w:r>
            <w:r w:rsidR="00FC2629">
              <w:rPr>
                <w:noProof/>
                <w:webHidden/>
              </w:rPr>
              <w:tab/>
            </w:r>
            <w:r w:rsidR="00FC2629">
              <w:rPr>
                <w:noProof/>
                <w:webHidden/>
              </w:rPr>
              <w:fldChar w:fldCharType="begin"/>
            </w:r>
            <w:r w:rsidR="00FC2629">
              <w:rPr>
                <w:noProof/>
                <w:webHidden/>
              </w:rPr>
              <w:instrText xml:space="preserve"> PAGEREF _Toc508351613 \h </w:instrText>
            </w:r>
            <w:r w:rsidR="00FC2629">
              <w:rPr>
                <w:noProof/>
                <w:webHidden/>
              </w:rPr>
            </w:r>
            <w:r w:rsidR="00FC2629">
              <w:rPr>
                <w:noProof/>
                <w:webHidden/>
              </w:rPr>
              <w:fldChar w:fldCharType="separate"/>
            </w:r>
            <w:r w:rsidR="00FC2629">
              <w:rPr>
                <w:noProof/>
                <w:webHidden/>
              </w:rPr>
              <w:t>18</w:t>
            </w:r>
            <w:r w:rsidR="00FC2629">
              <w:rPr>
                <w:noProof/>
                <w:webHidden/>
              </w:rPr>
              <w:fldChar w:fldCharType="end"/>
            </w:r>
          </w:hyperlink>
        </w:p>
        <w:p w14:paraId="3E121E98" w14:textId="77777777" w:rsidR="00FC2629" w:rsidRDefault="007D21F6">
          <w:pPr>
            <w:pStyle w:val="TM3"/>
            <w:tabs>
              <w:tab w:val="left" w:pos="1320"/>
              <w:tab w:val="right" w:leader="dot" w:pos="8395"/>
            </w:tabs>
            <w:rPr>
              <w:rFonts w:eastAsiaTheme="minorEastAsia"/>
              <w:noProof/>
              <w:color w:val="auto"/>
              <w:sz w:val="22"/>
              <w:szCs w:val="22"/>
            </w:rPr>
          </w:pPr>
          <w:hyperlink w:anchor="_Toc508351614" w:history="1">
            <w:r w:rsidR="00FC2629" w:rsidRPr="00AC75CE">
              <w:rPr>
                <w:rStyle w:val="Lienhypertexte"/>
                <w:noProof/>
              </w:rPr>
              <w:t>2.4.3.</w:t>
            </w:r>
            <w:r w:rsidR="00FC2629">
              <w:rPr>
                <w:rFonts w:eastAsiaTheme="minorEastAsia"/>
                <w:noProof/>
                <w:color w:val="auto"/>
                <w:sz w:val="22"/>
                <w:szCs w:val="22"/>
              </w:rPr>
              <w:tab/>
            </w:r>
            <w:r w:rsidR="00FC2629" w:rsidRPr="00AC75CE">
              <w:rPr>
                <w:rStyle w:val="Lienhypertexte"/>
                <w:noProof/>
              </w:rPr>
              <w:t>Tableau des validations de « Ajouter un stage »</w:t>
            </w:r>
            <w:r w:rsidR="00FC2629">
              <w:rPr>
                <w:noProof/>
                <w:webHidden/>
              </w:rPr>
              <w:tab/>
            </w:r>
            <w:r w:rsidR="00FC2629">
              <w:rPr>
                <w:noProof/>
                <w:webHidden/>
              </w:rPr>
              <w:fldChar w:fldCharType="begin"/>
            </w:r>
            <w:r w:rsidR="00FC2629">
              <w:rPr>
                <w:noProof/>
                <w:webHidden/>
              </w:rPr>
              <w:instrText xml:space="preserve"> PAGEREF _Toc508351614 \h </w:instrText>
            </w:r>
            <w:r w:rsidR="00FC2629">
              <w:rPr>
                <w:noProof/>
                <w:webHidden/>
              </w:rPr>
            </w:r>
            <w:r w:rsidR="00FC2629">
              <w:rPr>
                <w:noProof/>
                <w:webHidden/>
              </w:rPr>
              <w:fldChar w:fldCharType="separate"/>
            </w:r>
            <w:r w:rsidR="00FC2629">
              <w:rPr>
                <w:noProof/>
                <w:webHidden/>
              </w:rPr>
              <w:t>19</w:t>
            </w:r>
            <w:r w:rsidR="00FC2629">
              <w:rPr>
                <w:noProof/>
                <w:webHidden/>
              </w:rPr>
              <w:fldChar w:fldCharType="end"/>
            </w:r>
          </w:hyperlink>
        </w:p>
        <w:p w14:paraId="582C7B11" w14:textId="77777777" w:rsidR="00FC2629" w:rsidRDefault="007D21F6">
          <w:pPr>
            <w:pStyle w:val="TM3"/>
            <w:tabs>
              <w:tab w:val="left" w:pos="1320"/>
              <w:tab w:val="right" w:leader="dot" w:pos="8395"/>
            </w:tabs>
            <w:rPr>
              <w:rFonts w:eastAsiaTheme="minorEastAsia"/>
              <w:noProof/>
              <w:color w:val="auto"/>
              <w:sz w:val="22"/>
              <w:szCs w:val="22"/>
            </w:rPr>
          </w:pPr>
          <w:hyperlink w:anchor="_Toc508351615" w:history="1">
            <w:r w:rsidR="00FC2629" w:rsidRPr="00AC75CE">
              <w:rPr>
                <w:rStyle w:val="Lienhypertexte"/>
                <w:noProof/>
              </w:rPr>
              <w:t>2.4.4.</w:t>
            </w:r>
            <w:r w:rsidR="00FC2629">
              <w:rPr>
                <w:rFonts w:eastAsiaTheme="minorEastAsia"/>
                <w:noProof/>
                <w:color w:val="auto"/>
                <w:sz w:val="22"/>
                <w:szCs w:val="22"/>
              </w:rPr>
              <w:tab/>
            </w:r>
            <w:r w:rsidR="00FC2629" w:rsidRPr="00AC75CE">
              <w:rPr>
                <w:rStyle w:val="Lienhypertexte"/>
                <w:noProof/>
              </w:rPr>
              <w:t>Paramètres d'entrée de « Ajouter un stage »</w:t>
            </w:r>
            <w:r w:rsidR="00FC2629">
              <w:rPr>
                <w:noProof/>
                <w:webHidden/>
              </w:rPr>
              <w:tab/>
            </w:r>
            <w:r w:rsidR="00FC2629">
              <w:rPr>
                <w:noProof/>
                <w:webHidden/>
              </w:rPr>
              <w:fldChar w:fldCharType="begin"/>
            </w:r>
            <w:r w:rsidR="00FC2629">
              <w:rPr>
                <w:noProof/>
                <w:webHidden/>
              </w:rPr>
              <w:instrText xml:space="preserve"> PAGEREF _Toc508351615 \h </w:instrText>
            </w:r>
            <w:r w:rsidR="00FC2629">
              <w:rPr>
                <w:noProof/>
                <w:webHidden/>
              </w:rPr>
            </w:r>
            <w:r w:rsidR="00FC2629">
              <w:rPr>
                <w:noProof/>
                <w:webHidden/>
              </w:rPr>
              <w:fldChar w:fldCharType="separate"/>
            </w:r>
            <w:r w:rsidR="00FC2629">
              <w:rPr>
                <w:noProof/>
                <w:webHidden/>
              </w:rPr>
              <w:t>20</w:t>
            </w:r>
            <w:r w:rsidR="00FC2629">
              <w:rPr>
                <w:noProof/>
                <w:webHidden/>
              </w:rPr>
              <w:fldChar w:fldCharType="end"/>
            </w:r>
          </w:hyperlink>
        </w:p>
        <w:p w14:paraId="3D7A30D0" w14:textId="77777777" w:rsidR="00FC2629" w:rsidRDefault="007D21F6">
          <w:pPr>
            <w:pStyle w:val="TM1"/>
            <w:tabs>
              <w:tab w:val="left" w:pos="480"/>
              <w:tab w:val="right" w:leader="dot" w:pos="8395"/>
            </w:tabs>
            <w:rPr>
              <w:rFonts w:eastAsiaTheme="minorEastAsia"/>
              <w:noProof/>
              <w:color w:val="auto"/>
              <w:sz w:val="22"/>
              <w:szCs w:val="22"/>
            </w:rPr>
          </w:pPr>
          <w:hyperlink w:anchor="_Toc508351616" w:history="1">
            <w:r w:rsidR="00FC2629" w:rsidRPr="00AC75CE">
              <w:rPr>
                <w:rStyle w:val="Lienhypertexte"/>
                <w:noProof/>
              </w:rPr>
              <w:t>3.</w:t>
            </w:r>
            <w:r w:rsidR="00FC2629">
              <w:rPr>
                <w:rFonts w:eastAsiaTheme="minorEastAsia"/>
                <w:noProof/>
                <w:color w:val="auto"/>
                <w:sz w:val="22"/>
                <w:szCs w:val="22"/>
              </w:rPr>
              <w:tab/>
            </w:r>
            <w:r w:rsidR="00FC2629" w:rsidRPr="00AC75CE">
              <w:rPr>
                <w:rStyle w:val="Lienhypertexte"/>
                <w:noProof/>
              </w:rPr>
              <w:t>Diagramme de classes</w:t>
            </w:r>
            <w:r w:rsidR="00FC2629">
              <w:rPr>
                <w:noProof/>
                <w:webHidden/>
              </w:rPr>
              <w:tab/>
            </w:r>
            <w:r w:rsidR="00FC2629">
              <w:rPr>
                <w:noProof/>
                <w:webHidden/>
              </w:rPr>
              <w:fldChar w:fldCharType="begin"/>
            </w:r>
            <w:r w:rsidR="00FC2629">
              <w:rPr>
                <w:noProof/>
                <w:webHidden/>
              </w:rPr>
              <w:instrText xml:space="preserve"> PAGEREF _Toc508351616 \h </w:instrText>
            </w:r>
            <w:r w:rsidR="00FC2629">
              <w:rPr>
                <w:noProof/>
                <w:webHidden/>
              </w:rPr>
            </w:r>
            <w:r w:rsidR="00FC2629">
              <w:rPr>
                <w:noProof/>
                <w:webHidden/>
              </w:rPr>
              <w:fldChar w:fldCharType="separate"/>
            </w:r>
            <w:r w:rsidR="00FC2629">
              <w:rPr>
                <w:noProof/>
                <w:webHidden/>
              </w:rPr>
              <w:t>21</w:t>
            </w:r>
            <w:r w:rsidR="00FC2629">
              <w:rPr>
                <w:noProof/>
                <w:webHidden/>
              </w:rPr>
              <w:fldChar w:fldCharType="end"/>
            </w:r>
          </w:hyperlink>
        </w:p>
        <w:p w14:paraId="13AF7C26" w14:textId="77777777" w:rsidR="00FC2629" w:rsidRDefault="007D21F6">
          <w:pPr>
            <w:pStyle w:val="TM1"/>
            <w:tabs>
              <w:tab w:val="left" w:pos="480"/>
              <w:tab w:val="right" w:leader="dot" w:pos="8395"/>
            </w:tabs>
            <w:rPr>
              <w:rFonts w:eastAsiaTheme="minorEastAsia"/>
              <w:noProof/>
              <w:color w:val="auto"/>
              <w:sz w:val="22"/>
              <w:szCs w:val="22"/>
            </w:rPr>
          </w:pPr>
          <w:hyperlink w:anchor="_Toc508351617" w:history="1">
            <w:r w:rsidR="00FC2629" w:rsidRPr="00AC75CE">
              <w:rPr>
                <w:rStyle w:val="Lienhypertexte"/>
                <w:noProof/>
              </w:rPr>
              <w:t>4.</w:t>
            </w:r>
            <w:r w:rsidR="00FC2629">
              <w:rPr>
                <w:rFonts w:eastAsiaTheme="minorEastAsia"/>
                <w:noProof/>
                <w:color w:val="auto"/>
                <w:sz w:val="22"/>
                <w:szCs w:val="22"/>
              </w:rPr>
              <w:tab/>
            </w:r>
            <w:r w:rsidR="00FC2629" w:rsidRPr="00AC75CE">
              <w:rPr>
                <w:rStyle w:val="Lienhypertexte"/>
                <w:noProof/>
              </w:rPr>
              <w:t>Messages</w:t>
            </w:r>
            <w:r w:rsidR="00FC2629">
              <w:rPr>
                <w:noProof/>
                <w:webHidden/>
              </w:rPr>
              <w:tab/>
            </w:r>
            <w:r w:rsidR="00FC2629">
              <w:rPr>
                <w:noProof/>
                <w:webHidden/>
              </w:rPr>
              <w:fldChar w:fldCharType="begin"/>
            </w:r>
            <w:r w:rsidR="00FC2629">
              <w:rPr>
                <w:noProof/>
                <w:webHidden/>
              </w:rPr>
              <w:instrText xml:space="preserve"> PAGEREF _Toc508351617 \h </w:instrText>
            </w:r>
            <w:r w:rsidR="00FC2629">
              <w:rPr>
                <w:noProof/>
                <w:webHidden/>
              </w:rPr>
            </w:r>
            <w:r w:rsidR="00FC2629">
              <w:rPr>
                <w:noProof/>
                <w:webHidden/>
              </w:rPr>
              <w:fldChar w:fldCharType="separate"/>
            </w:r>
            <w:r w:rsidR="00FC2629">
              <w:rPr>
                <w:noProof/>
                <w:webHidden/>
              </w:rPr>
              <w:t>22</w:t>
            </w:r>
            <w:r w:rsidR="00FC2629">
              <w:rPr>
                <w:noProof/>
                <w:webHidden/>
              </w:rPr>
              <w:fldChar w:fldCharType="end"/>
            </w:r>
          </w:hyperlink>
        </w:p>
        <w:p w14:paraId="4E3A7673" w14:textId="77777777" w:rsidR="00FC2629" w:rsidRDefault="007D21F6">
          <w:pPr>
            <w:pStyle w:val="TM2"/>
            <w:tabs>
              <w:tab w:val="left" w:pos="880"/>
              <w:tab w:val="right" w:leader="dot" w:pos="8395"/>
            </w:tabs>
            <w:rPr>
              <w:rFonts w:eastAsiaTheme="minorEastAsia"/>
              <w:noProof/>
              <w:color w:val="auto"/>
              <w:sz w:val="22"/>
              <w:szCs w:val="22"/>
            </w:rPr>
          </w:pPr>
          <w:hyperlink w:anchor="_Toc508351618" w:history="1">
            <w:r w:rsidR="00FC2629" w:rsidRPr="00AC75CE">
              <w:rPr>
                <w:rStyle w:val="Lienhypertexte"/>
                <w:noProof/>
              </w:rPr>
              <w:t>4.1.</w:t>
            </w:r>
            <w:r w:rsidR="00FC2629">
              <w:rPr>
                <w:rFonts w:eastAsiaTheme="minorEastAsia"/>
                <w:noProof/>
                <w:color w:val="auto"/>
                <w:sz w:val="22"/>
                <w:szCs w:val="22"/>
              </w:rPr>
              <w:tab/>
            </w:r>
            <w:r w:rsidR="00FC2629" w:rsidRPr="00AC75CE">
              <w:rPr>
                <w:rStyle w:val="Lienhypertexte"/>
                <w:noProof/>
              </w:rPr>
              <w:t>Messages</w:t>
            </w:r>
            <w:r w:rsidR="00FC2629">
              <w:rPr>
                <w:noProof/>
                <w:webHidden/>
              </w:rPr>
              <w:tab/>
            </w:r>
            <w:r w:rsidR="00FC2629">
              <w:rPr>
                <w:noProof/>
                <w:webHidden/>
              </w:rPr>
              <w:fldChar w:fldCharType="begin"/>
            </w:r>
            <w:r w:rsidR="00FC2629">
              <w:rPr>
                <w:noProof/>
                <w:webHidden/>
              </w:rPr>
              <w:instrText xml:space="preserve"> PAGEREF _Toc508351618 \h </w:instrText>
            </w:r>
            <w:r w:rsidR="00FC2629">
              <w:rPr>
                <w:noProof/>
                <w:webHidden/>
              </w:rPr>
            </w:r>
            <w:r w:rsidR="00FC2629">
              <w:rPr>
                <w:noProof/>
                <w:webHidden/>
              </w:rPr>
              <w:fldChar w:fldCharType="separate"/>
            </w:r>
            <w:r w:rsidR="00FC2629">
              <w:rPr>
                <w:noProof/>
                <w:webHidden/>
              </w:rPr>
              <w:t>22</w:t>
            </w:r>
            <w:r w:rsidR="00FC2629">
              <w:rPr>
                <w:noProof/>
                <w:webHidden/>
              </w:rPr>
              <w:fldChar w:fldCharType="end"/>
            </w:r>
          </w:hyperlink>
        </w:p>
        <w:p w14:paraId="33DEFFE8" w14:textId="77777777" w:rsidR="00FC2629" w:rsidRDefault="007D21F6">
          <w:pPr>
            <w:pStyle w:val="TM2"/>
            <w:tabs>
              <w:tab w:val="left" w:pos="880"/>
              <w:tab w:val="right" w:leader="dot" w:pos="8395"/>
            </w:tabs>
            <w:rPr>
              <w:rFonts w:eastAsiaTheme="minorEastAsia"/>
              <w:noProof/>
              <w:color w:val="auto"/>
              <w:sz w:val="22"/>
              <w:szCs w:val="22"/>
            </w:rPr>
          </w:pPr>
          <w:hyperlink w:anchor="_Toc508351619" w:history="1">
            <w:r w:rsidR="00FC2629" w:rsidRPr="00AC75CE">
              <w:rPr>
                <w:rStyle w:val="Lienhypertexte"/>
                <w:noProof/>
              </w:rPr>
              <w:t>4.2.</w:t>
            </w:r>
            <w:r w:rsidR="00FC2629">
              <w:rPr>
                <w:rFonts w:eastAsiaTheme="minorEastAsia"/>
                <w:noProof/>
                <w:color w:val="auto"/>
                <w:sz w:val="22"/>
                <w:szCs w:val="22"/>
              </w:rPr>
              <w:tab/>
            </w:r>
            <w:r w:rsidR="00FC2629" w:rsidRPr="00AC75CE">
              <w:rPr>
                <w:rStyle w:val="Lienhypertexte"/>
                <w:noProof/>
              </w:rPr>
              <w:t>Message de confirmation</w:t>
            </w:r>
            <w:r w:rsidR="00FC2629">
              <w:rPr>
                <w:noProof/>
                <w:webHidden/>
              </w:rPr>
              <w:tab/>
            </w:r>
            <w:r w:rsidR="00FC2629">
              <w:rPr>
                <w:noProof/>
                <w:webHidden/>
              </w:rPr>
              <w:fldChar w:fldCharType="begin"/>
            </w:r>
            <w:r w:rsidR="00FC2629">
              <w:rPr>
                <w:noProof/>
                <w:webHidden/>
              </w:rPr>
              <w:instrText xml:space="preserve"> PAGEREF _Toc508351619 \h </w:instrText>
            </w:r>
            <w:r w:rsidR="00FC2629">
              <w:rPr>
                <w:noProof/>
                <w:webHidden/>
              </w:rPr>
            </w:r>
            <w:r w:rsidR="00FC2629">
              <w:rPr>
                <w:noProof/>
                <w:webHidden/>
              </w:rPr>
              <w:fldChar w:fldCharType="separate"/>
            </w:r>
            <w:r w:rsidR="00FC2629">
              <w:rPr>
                <w:noProof/>
                <w:webHidden/>
              </w:rPr>
              <w:t>22</w:t>
            </w:r>
            <w:r w:rsidR="00FC2629">
              <w:rPr>
                <w:noProof/>
                <w:webHidden/>
              </w:rPr>
              <w:fldChar w:fldCharType="end"/>
            </w:r>
          </w:hyperlink>
        </w:p>
        <w:p w14:paraId="0D0C30DD" w14:textId="77777777" w:rsidR="00EE0E8D" w:rsidRDefault="00EE0E8D">
          <w:r>
            <w:rPr>
              <w:b/>
              <w:bCs/>
              <w:lang w:val="fr-FR"/>
            </w:rPr>
            <w:fldChar w:fldCharType="end"/>
          </w:r>
        </w:p>
      </w:sdtContent>
    </w:sdt>
    <w:p w14:paraId="27BB5000" w14:textId="77777777" w:rsidR="00EE0E8D" w:rsidRDefault="00EE0E8D">
      <w:pPr>
        <w:rPr>
          <w:i/>
          <w:color w:val="46464A" w:themeColor="text2"/>
          <w:spacing w:val="5"/>
          <w:szCs w:val="24"/>
        </w:rPr>
      </w:pPr>
      <w:r>
        <w:br w:type="page"/>
      </w:r>
    </w:p>
    <w:p w14:paraId="57F8CEF0" w14:textId="77777777" w:rsidR="00D80BFF" w:rsidRPr="00D80BFF" w:rsidRDefault="00D80BFF" w:rsidP="00A11153">
      <w:pPr>
        <w:pStyle w:val="Titre1"/>
        <w:numPr>
          <w:ilvl w:val="0"/>
          <w:numId w:val="7"/>
        </w:numPr>
      </w:pPr>
      <w:bookmarkStart w:id="0" w:name="_Toc316373902"/>
      <w:bookmarkStart w:id="1" w:name="_Toc508351593"/>
      <w:r w:rsidRPr="00D80BFF">
        <w:lastRenderedPageBreak/>
        <w:t>DESCRIPTION GÉNÉRALE</w:t>
      </w:r>
      <w:bookmarkEnd w:id="0"/>
      <w:bookmarkEnd w:id="1"/>
    </w:p>
    <w:p w14:paraId="7F27BD34" w14:textId="77777777" w:rsidR="00D80BFF" w:rsidRDefault="00D80BFF" w:rsidP="003A5BF8">
      <w:pPr>
        <w:pStyle w:val="Titre2"/>
      </w:pPr>
      <w:bookmarkStart w:id="2" w:name="_Toc508351594"/>
      <w:r>
        <w:t>But</w:t>
      </w:r>
      <w:bookmarkEnd w:id="2"/>
    </w:p>
    <w:p w14:paraId="329262EF" w14:textId="77777777" w:rsidR="004B4F7A" w:rsidRPr="007B620B" w:rsidRDefault="007B620B" w:rsidP="004B4F7A">
      <w:r>
        <w:t xml:space="preserve">Le client a besoin de fonctionnalités qui l’aideront </w:t>
      </w:r>
      <w:r w:rsidR="00C1500C">
        <w:t xml:space="preserve">à gérer les stages </w:t>
      </w:r>
      <w:r>
        <w:t>efficacement</w:t>
      </w:r>
      <w:r w:rsidR="004B4F7A">
        <w:t xml:space="preserve"> à l’aide d’un système de recherche et de modification.</w:t>
      </w:r>
    </w:p>
    <w:p w14:paraId="34EA4C28" w14:textId="77777777" w:rsidR="00D80BFF" w:rsidRDefault="00D80BFF" w:rsidP="003A5BF8">
      <w:pPr>
        <w:pStyle w:val="Titre2"/>
      </w:pPr>
      <w:bookmarkStart w:id="3" w:name="_Toc316373904"/>
      <w:bookmarkStart w:id="4" w:name="_Toc508351595"/>
      <w:r>
        <w:t>Processus administratifs</w:t>
      </w:r>
      <w:bookmarkEnd w:id="3"/>
      <w:bookmarkEnd w:id="4"/>
    </w:p>
    <w:p w14:paraId="1B787280" w14:textId="77777777" w:rsidR="00C1500C" w:rsidRPr="00C1500C" w:rsidRDefault="00C1500C" w:rsidP="00C1500C">
      <w:r>
        <w:t xml:space="preserve">Les enseignants auront accès à la </w:t>
      </w:r>
      <w:r w:rsidR="004B4F7A">
        <w:t>plupart</w:t>
      </w:r>
      <w:r>
        <w:t xml:space="preserve"> de ces fonctionnalités sauf pour quelques exceptions. Il leur sera impossible sans droit d’administrateur de supprimer un stage déjà conclu ou de modifier certains champs comme le numéro de stage. Les enseignants pourront créer autant de stages que désiré en choisissant </w:t>
      </w:r>
      <w:r w:rsidR="004B4F7A">
        <w:t>parmi</w:t>
      </w:r>
      <w:r>
        <w:t xml:space="preserve"> des étudiants, enseignants et entreprises déjà existantes.</w:t>
      </w:r>
    </w:p>
    <w:p w14:paraId="76CD556A" w14:textId="77777777" w:rsidR="00D80BFF" w:rsidRDefault="00D80BFF" w:rsidP="003A5BF8">
      <w:pPr>
        <w:pStyle w:val="Titre2"/>
      </w:pPr>
      <w:bookmarkStart w:id="5" w:name="_Toc316373905"/>
      <w:bookmarkStart w:id="6" w:name="_Toc508351596"/>
      <w:r>
        <w:t>Description générale</w:t>
      </w:r>
      <w:bookmarkEnd w:id="5"/>
      <w:bookmarkEnd w:id="6"/>
    </w:p>
    <w:p w14:paraId="3E52B733" w14:textId="77777777" w:rsidR="004B4F7A" w:rsidRPr="004B4F7A" w:rsidRDefault="004B4F7A" w:rsidP="004B4F7A">
      <w:r>
        <w:t>Les fonctionnalités vont permettre d’effectuer des recherches dans la liste de stages à l’aide de filtres et de modifier le stage désiré au besoin, d’en créer un nouveau ou d’en supprimer.</w:t>
      </w:r>
    </w:p>
    <w:p w14:paraId="064AE464" w14:textId="77777777" w:rsidR="00766ED1" w:rsidRDefault="00766ED1" w:rsidP="00766ED1">
      <w:pPr>
        <w:pStyle w:val="Titre2"/>
      </w:pPr>
      <w:bookmarkStart w:id="7" w:name="_Toc508351597"/>
      <w:r>
        <w:t>Sécurité</w:t>
      </w:r>
      <w:bookmarkEnd w:id="7"/>
    </w:p>
    <w:p w14:paraId="02288109" w14:textId="77777777" w:rsidR="00325F52" w:rsidRDefault="00325F52" w:rsidP="00325F52">
      <w:r>
        <w:t>La suppression de stages conclus sera réservée aux administrateurs.</w:t>
      </w:r>
    </w:p>
    <w:p w14:paraId="66EAEC4A" w14:textId="77777777" w:rsidR="00325F52" w:rsidRPr="00325F52" w:rsidRDefault="00325F52" w:rsidP="00325F52">
      <w:r>
        <w:t>Pour accéder à cette section, l’utilisateur doit d’abord se connecter.</w:t>
      </w:r>
    </w:p>
    <w:p w14:paraId="5D77D1AA" w14:textId="77777777" w:rsidR="00D80BFF" w:rsidRDefault="00D80BFF" w:rsidP="003A5BF8">
      <w:pPr>
        <w:pStyle w:val="Titre2"/>
      </w:pPr>
      <w:bookmarkStart w:id="8" w:name="_Toc316373908"/>
      <w:bookmarkStart w:id="9" w:name="_Toc508351598"/>
      <w:r>
        <w:t>Historique du dossier</w:t>
      </w:r>
      <w:bookmarkEnd w:id="8"/>
      <w:bookmarkEnd w:id="9"/>
    </w:p>
    <w:tbl>
      <w:tblPr>
        <w:tblW w:w="8363" w:type="dxa"/>
        <w:tblInd w:w="77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132"/>
        <w:gridCol w:w="1276"/>
        <w:gridCol w:w="1928"/>
        <w:gridCol w:w="4027"/>
      </w:tblGrid>
      <w:tr w:rsidR="00D51E06" w:rsidRPr="00D51E06" w14:paraId="068DD76F" w14:textId="77777777" w:rsidTr="00D51E06">
        <w:trPr>
          <w:trHeight w:val="687"/>
          <w:tblHeader/>
        </w:trPr>
        <w:tc>
          <w:tcPr>
            <w:tcW w:w="1132" w:type="dxa"/>
            <w:shd w:val="clear" w:color="auto" w:fill="4A4E51"/>
            <w:vAlign w:val="center"/>
          </w:tcPr>
          <w:p w14:paraId="58B33E1F" w14:textId="77777777" w:rsidR="00D80BFF" w:rsidRPr="00D51E06" w:rsidRDefault="00D80BFF" w:rsidP="00D51E06">
            <w:pPr>
              <w:pStyle w:val="Paragraphe"/>
              <w:spacing w:before="0"/>
              <w:ind w:left="71"/>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Version</w:t>
            </w:r>
          </w:p>
        </w:tc>
        <w:tc>
          <w:tcPr>
            <w:tcW w:w="1276" w:type="dxa"/>
            <w:shd w:val="clear" w:color="auto" w:fill="4A4E51"/>
            <w:vAlign w:val="center"/>
          </w:tcPr>
          <w:p w14:paraId="6F632385" w14:textId="77777777" w:rsidR="00D80BFF" w:rsidRPr="00D51E06" w:rsidRDefault="00D80BFF" w:rsidP="00D51E06">
            <w:pPr>
              <w:pStyle w:val="Paragraphe"/>
              <w:spacing w:before="0"/>
              <w:ind w:left="0"/>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Date</w:t>
            </w:r>
          </w:p>
        </w:tc>
        <w:tc>
          <w:tcPr>
            <w:tcW w:w="1928" w:type="dxa"/>
            <w:shd w:val="clear" w:color="auto" w:fill="4A4E51"/>
            <w:vAlign w:val="center"/>
          </w:tcPr>
          <w:p w14:paraId="4956939C" w14:textId="77777777" w:rsidR="00D80BFF" w:rsidRPr="00D51E06" w:rsidRDefault="00D80BFF" w:rsidP="00D51E06">
            <w:pPr>
              <w:pStyle w:val="Paragraphe"/>
              <w:spacing w:before="0"/>
              <w:ind w:left="72"/>
              <w:jc w:val="center"/>
              <w:rPr>
                <w:rFonts w:asciiTheme="minorHAnsi" w:hAnsiTheme="minorHAnsi"/>
                <w:b/>
                <w:color w:val="FFFFFF" w:themeColor="background1"/>
              </w:rPr>
            </w:pPr>
            <w:r w:rsidRPr="00D51E06">
              <w:rPr>
                <w:rFonts w:asciiTheme="minorHAnsi" w:hAnsiTheme="minorHAnsi"/>
                <w:b/>
                <w:color w:val="FFFFFF" w:themeColor="background1"/>
              </w:rPr>
              <w:t>Nom de la ressource</w:t>
            </w:r>
          </w:p>
        </w:tc>
        <w:tc>
          <w:tcPr>
            <w:tcW w:w="4027" w:type="dxa"/>
            <w:shd w:val="clear" w:color="auto" w:fill="4A4E51"/>
            <w:vAlign w:val="center"/>
          </w:tcPr>
          <w:p w14:paraId="1969AFE6" w14:textId="77777777" w:rsidR="00D80BFF" w:rsidRPr="00D51E06" w:rsidRDefault="00D80BFF" w:rsidP="00D51E06">
            <w:pPr>
              <w:pStyle w:val="Paragraphe"/>
              <w:spacing w:before="0"/>
              <w:ind w:left="0"/>
              <w:jc w:val="center"/>
              <w:rPr>
                <w:rFonts w:asciiTheme="minorHAnsi" w:hAnsiTheme="minorHAnsi"/>
                <w:b/>
                <w:color w:val="FFFFFF" w:themeColor="background1"/>
              </w:rPr>
            </w:pPr>
            <w:r w:rsidRPr="00D51E06">
              <w:rPr>
                <w:rFonts w:asciiTheme="minorHAnsi" w:hAnsiTheme="minorHAnsi"/>
                <w:b/>
                <w:color w:val="FFFFFF" w:themeColor="background1"/>
              </w:rPr>
              <w:t>Description</w:t>
            </w:r>
          </w:p>
        </w:tc>
      </w:tr>
      <w:tr w:rsidR="00E9671A" w:rsidRPr="00D51E06" w:rsidDel="007D21F6" w14:paraId="16FD5BB2" w14:textId="77777777" w:rsidTr="00A11153">
        <w:trPr>
          <w:del w:id="10" w:author="Lainesse" w:date="2018-03-27T13:26:00Z"/>
        </w:trPr>
        <w:tc>
          <w:tcPr>
            <w:tcW w:w="1132" w:type="dxa"/>
          </w:tcPr>
          <w:p w14:paraId="0A8E7EBD" w14:textId="77777777" w:rsidR="00E9671A" w:rsidRPr="00D51E06" w:rsidDel="007D21F6" w:rsidRDefault="00E9671A" w:rsidP="00E9671A">
            <w:pPr>
              <w:pStyle w:val="Paragraphe"/>
              <w:spacing w:before="40" w:after="40"/>
              <w:ind w:left="0"/>
              <w:jc w:val="center"/>
              <w:rPr>
                <w:del w:id="11" w:author="Lainesse" w:date="2018-03-27T13:26:00Z"/>
                <w:rFonts w:asciiTheme="minorHAnsi" w:hAnsiTheme="minorHAnsi"/>
              </w:rPr>
            </w:pPr>
            <w:del w:id="12" w:author="Lainesse" w:date="2018-03-27T13:26:00Z">
              <w:r w:rsidRPr="00D51E06" w:rsidDel="007D21F6">
                <w:rPr>
                  <w:rFonts w:asciiTheme="minorHAnsi" w:hAnsiTheme="minorHAnsi"/>
                </w:rPr>
                <w:delText>1</w:delText>
              </w:r>
            </w:del>
          </w:p>
        </w:tc>
        <w:tc>
          <w:tcPr>
            <w:tcW w:w="1276" w:type="dxa"/>
          </w:tcPr>
          <w:p w14:paraId="17A0E218" w14:textId="77777777" w:rsidR="00E9671A" w:rsidRPr="00D51E06" w:rsidDel="007D21F6" w:rsidRDefault="00E9671A" w:rsidP="00E9671A">
            <w:pPr>
              <w:pStyle w:val="Paragraphe"/>
              <w:spacing w:before="40" w:after="40"/>
              <w:ind w:left="72"/>
              <w:rPr>
                <w:del w:id="13" w:author="Lainesse" w:date="2018-03-27T13:26:00Z"/>
                <w:rFonts w:asciiTheme="minorHAnsi" w:hAnsiTheme="minorHAnsi"/>
              </w:rPr>
            </w:pPr>
            <w:del w:id="14" w:author="Lainesse" w:date="2018-03-27T13:26:00Z">
              <w:r w:rsidDel="007D21F6">
                <w:rPr>
                  <w:rFonts w:asciiTheme="minorHAnsi" w:hAnsiTheme="minorHAnsi"/>
                </w:rPr>
                <w:delText>Janvier 2018</w:delText>
              </w:r>
            </w:del>
          </w:p>
        </w:tc>
        <w:tc>
          <w:tcPr>
            <w:tcW w:w="1928" w:type="dxa"/>
          </w:tcPr>
          <w:p w14:paraId="120E667F" w14:textId="77777777" w:rsidR="00E9671A" w:rsidRPr="00D51E06" w:rsidDel="007D21F6" w:rsidRDefault="00E9671A" w:rsidP="00E9671A">
            <w:pPr>
              <w:pStyle w:val="Paragraphe"/>
              <w:spacing w:before="40" w:after="40"/>
              <w:ind w:left="72"/>
              <w:rPr>
                <w:del w:id="15" w:author="Lainesse" w:date="2018-03-27T13:26:00Z"/>
                <w:rFonts w:asciiTheme="minorHAnsi" w:hAnsiTheme="minorHAnsi"/>
              </w:rPr>
            </w:pPr>
            <w:del w:id="16" w:author="Lainesse" w:date="2018-03-27T13:26:00Z">
              <w:r w:rsidDel="007D21F6">
                <w:rPr>
                  <w:rFonts w:asciiTheme="minorHAnsi" w:hAnsiTheme="minorHAnsi"/>
                </w:rPr>
                <w:delText>Nicolas Sauvageau</w:delText>
              </w:r>
            </w:del>
          </w:p>
        </w:tc>
        <w:tc>
          <w:tcPr>
            <w:tcW w:w="4027" w:type="dxa"/>
          </w:tcPr>
          <w:p w14:paraId="4D7EDD51" w14:textId="77777777" w:rsidR="00E9671A" w:rsidRPr="00D51E06" w:rsidDel="007D21F6" w:rsidRDefault="00E9671A" w:rsidP="00E9671A">
            <w:pPr>
              <w:pStyle w:val="Paragraphe"/>
              <w:spacing w:before="40" w:after="40"/>
              <w:ind w:left="0"/>
              <w:jc w:val="center"/>
              <w:rPr>
                <w:del w:id="17" w:author="Lainesse" w:date="2018-03-27T13:26:00Z"/>
                <w:rFonts w:asciiTheme="minorHAnsi" w:hAnsiTheme="minorHAnsi"/>
              </w:rPr>
            </w:pPr>
            <w:del w:id="18" w:author="Lainesse" w:date="2018-03-27T13:26:00Z">
              <w:r w:rsidDel="007D21F6">
                <w:rPr>
                  <w:rFonts w:asciiTheme="minorHAnsi" w:hAnsiTheme="minorHAnsi"/>
                </w:rPr>
                <w:delText>Dossier Initial</w:delText>
              </w:r>
            </w:del>
          </w:p>
        </w:tc>
      </w:tr>
      <w:tr w:rsidR="00E9671A" w:rsidDel="007D21F6" w14:paraId="0DE6B147" w14:textId="77777777" w:rsidTr="00A11153">
        <w:trPr>
          <w:del w:id="19" w:author="Lainesse" w:date="2018-03-27T13:26:00Z"/>
        </w:trPr>
        <w:tc>
          <w:tcPr>
            <w:tcW w:w="1132" w:type="dxa"/>
          </w:tcPr>
          <w:p w14:paraId="10B38B64" w14:textId="77777777" w:rsidR="00E9671A" w:rsidDel="007D21F6" w:rsidRDefault="00E9671A" w:rsidP="00E9671A">
            <w:pPr>
              <w:pStyle w:val="Paragraphe"/>
              <w:spacing w:before="40" w:after="40"/>
              <w:ind w:left="0"/>
              <w:jc w:val="center"/>
              <w:rPr>
                <w:del w:id="20" w:author="Lainesse" w:date="2018-03-27T13:26:00Z"/>
                <w:sz w:val="22"/>
              </w:rPr>
            </w:pPr>
            <w:del w:id="21" w:author="Lainesse" w:date="2018-03-27T13:26:00Z">
              <w:r w:rsidDel="007D21F6">
                <w:rPr>
                  <w:sz w:val="22"/>
                </w:rPr>
                <w:delText>2</w:delText>
              </w:r>
            </w:del>
          </w:p>
        </w:tc>
        <w:tc>
          <w:tcPr>
            <w:tcW w:w="1276" w:type="dxa"/>
          </w:tcPr>
          <w:p w14:paraId="52F738FE" w14:textId="77777777" w:rsidR="00E9671A" w:rsidDel="007D21F6" w:rsidRDefault="00E9671A" w:rsidP="00E9671A">
            <w:pPr>
              <w:pStyle w:val="Paragraphe"/>
              <w:spacing w:before="40" w:after="40"/>
              <w:ind w:left="0"/>
              <w:rPr>
                <w:del w:id="22" w:author="Lainesse" w:date="2018-03-27T13:26:00Z"/>
                <w:sz w:val="22"/>
              </w:rPr>
            </w:pPr>
            <w:del w:id="23" w:author="Lainesse" w:date="2018-03-27T13:26:00Z">
              <w:r w:rsidDel="007D21F6">
                <w:rPr>
                  <w:sz w:val="22"/>
                </w:rPr>
                <w:delText>Février 2018</w:delText>
              </w:r>
            </w:del>
          </w:p>
        </w:tc>
        <w:tc>
          <w:tcPr>
            <w:tcW w:w="1928" w:type="dxa"/>
          </w:tcPr>
          <w:p w14:paraId="715254EB" w14:textId="77777777" w:rsidR="00E9671A" w:rsidDel="007D21F6" w:rsidRDefault="00E9671A" w:rsidP="00E9671A">
            <w:pPr>
              <w:pStyle w:val="Paragraphe"/>
              <w:spacing w:before="40" w:after="40"/>
              <w:ind w:left="72"/>
              <w:rPr>
                <w:del w:id="24" w:author="Lainesse" w:date="2018-03-27T13:26:00Z"/>
                <w:sz w:val="22"/>
              </w:rPr>
            </w:pPr>
            <w:del w:id="25" w:author="Lainesse" w:date="2018-03-27T13:26:00Z">
              <w:r w:rsidDel="007D21F6">
                <w:rPr>
                  <w:rFonts w:asciiTheme="minorHAnsi" w:hAnsiTheme="minorHAnsi"/>
                </w:rPr>
                <w:delText>Nicolas Sauvageau</w:delText>
              </w:r>
            </w:del>
          </w:p>
        </w:tc>
        <w:tc>
          <w:tcPr>
            <w:tcW w:w="4027" w:type="dxa"/>
          </w:tcPr>
          <w:p w14:paraId="7E90A3BE" w14:textId="77777777" w:rsidR="00E9671A" w:rsidDel="007D21F6" w:rsidRDefault="00E9671A" w:rsidP="00FC2629">
            <w:pPr>
              <w:pStyle w:val="Paragraphe"/>
              <w:spacing w:before="40" w:after="40"/>
              <w:jc w:val="center"/>
              <w:rPr>
                <w:del w:id="26" w:author="Lainesse" w:date="2018-03-27T13:26:00Z"/>
                <w:sz w:val="22"/>
              </w:rPr>
            </w:pPr>
            <w:del w:id="27" w:author="Lainesse" w:date="2018-03-27T13:26:00Z">
              <w:r w:rsidDel="007D21F6">
                <w:rPr>
                  <w:sz w:val="22"/>
                </w:rPr>
                <w:delText>Dossier archite</w:delText>
              </w:r>
              <w:r w:rsidR="00FC2629" w:rsidDel="007D21F6">
                <w:rPr>
                  <w:sz w:val="22"/>
                </w:rPr>
                <w:delText>c</w:delText>
              </w:r>
              <w:r w:rsidDel="007D21F6">
                <w:rPr>
                  <w:sz w:val="22"/>
                </w:rPr>
                <w:delText>ture</w:delText>
              </w:r>
            </w:del>
          </w:p>
        </w:tc>
      </w:tr>
      <w:tr w:rsidR="00E9671A" w14:paraId="403422FB" w14:textId="77777777" w:rsidTr="00A11153">
        <w:tc>
          <w:tcPr>
            <w:tcW w:w="1132" w:type="dxa"/>
          </w:tcPr>
          <w:p w14:paraId="662BB101" w14:textId="77777777" w:rsidR="00E9671A" w:rsidRPr="00D95C5A" w:rsidRDefault="00E9671A" w:rsidP="00E9671A">
            <w:pPr>
              <w:pStyle w:val="Paragraphe"/>
              <w:spacing w:before="40" w:after="40"/>
              <w:ind w:left="0"/>
              <w:jc w:val="center"/>
              <w:rPr>
                <w:sz w:val="22"/>
              </w:rPr>
            </w:pPr>
            <w:del w:id="28" w:author="Lainesse" w:date="2018-03-27T13:26:00Z">
              <w:r w:rsidDel="007D21F6">
                <w:rPr>
                  <w:sz w:val="22"/>
                </w:rPr>
                <w:delText>3</w:delText>
              </w:r>
            </w:del>
            <w:ins w:id="29" w:author="Lainesse" w:date="2018-03-27T13:26:00Z">
              <w:r w:rsidR="007D21F6">
                <w:rPr>
                  <w:sz w:val="22"/>
                </w:rPr>
                <w:t>1</w:t>
              </w:r>
            </w:ins>
          </w:p>
        </w:tc>
        <w:tc>
          <w:tcPr>
            <w:tcW w:w="1276" w:type="dxa"/>
          </w:tcPr>
          <w:p w14:paraId="353266C1" w14:textId="77777777" w:rsidR="00E9671A" w:rsidRDefault="00E9671A" w:rsidP="00E9671A">
            <w:pPr>
              <w:pStyle w:val="Paragraphe"/>
              <w:spacing w:before="40" w:after="40"/>
              <w:ind w:left="0"/>
              <w:rPr>
                <w:sz w:val="22"/>
              </w:rPr>
            </w:pPr>
            <w:r>
              <w:rPr>
                <w:sz w:val="22"/>
              </w:rPr>
              <w:t>Mars</w:t>
            </w:r>
          </w:p>
          <w:p w14:paraId="699CC976" w14:textId="77777777" w:rsidR="00E9671A" w:rsidRDefault="00E9671A" w:rsidP="00E9671A">
            <w:pPr>
              <w:pStyle w:val="Paragraphe"/>
              <w:spacing w:before="40" w:after="40"/>
              <w:ind w:left="0"/>
              <w:rPr>
                <w:sz w:val="22"/>
              </w:rPr>
            </w:pPr>
            <w:r>
              <w:rPr>
                <w:sz w:val="22"/>
              </w:rPr>
              <w:t>2018</w:t>
            </w:r>
          </w:p>
        </w:tc>
        <w:tc>
          <w:tcPr>
            <w:tcW w:w="1928" w:type="dxa"/>
          </w:tcPr>
          <w:p w14:paraId="3EE99B6B" w14:textId="77777777" w:rsidR="00E9671A" w:rsidRDefault="00E9671A" w:rsidP="00E9671A">
            <w:pPr>
              <w:pStyle w:val="Paragraphe"/>
              <w:spacing w:before="40" w:after="40"/>
              <w:ind w:left="72"/>
              <w:rPr>
                <w:sz w:val="22"/>
              </w:rPr>
            </w:pPr>
            <w:r>
              <w:rPr>
                <w:rFonts w:asciiTheme="minorHAnsi" w:hAnsiTheme="minorHAnsi"/>
              </w:rPr>
              <w:t>Nicolas Sauvageau</w:t>
            </w:r>
          </w:p>
        </w:tc>
        <w:tc>
          <w:tcPr>
            <w:tcW w:w="4027" w:type="dxa"/>
          </w:tcPr>
          <w:p w14:paraId="22FC32C3" w14:textId="77777777" w:rsidR="00E9671A" w:rsidRDefault="00E9671A" w:rsidP="00E9671A">
            <w:pPr>
              <w:pStyle w:val="Paragraphe"/>
              <w:spacing w:before="40" w:after="40"/>
              <w:jc w:val="center"/>
              <w:rPr>
                <w:sz w:val="22"/>
              </w:rPr>
            </w:pPr>
            <w:r>
              <w:rPr>
                <w:sz w:val="22"/>
              </w:rPr>
              <w:t>Dossier fonctionnel Gérer un stage</w:t>
            </w:r>
          </w:p>
        </w:tc>
      </w:tr>
    </w:tbl>
    <w:p w14:paraId="2B2EBD3E" w14:textId="77777777" w:rsidR="00A11153" w:rsidRDefault="00A11153" w:rsidP="00D80BFF"/>
    <w:p w14:paraId="3B1EC6FF" w14:textId="77777777" w:rsidR="006B2AD9" w:rsidRDefault="006B2AD9">
      <w:pPr>
        <w:spacing w:before="0" w:after="200"/>
        <w:ind w:left="0"/>
        <w:rPr>
          <w:rFonts w:asciiTheme="majorHAnsi" w:hAnsiTheme="majorHAnsi"/>
          <w:smallCaps/>
          <w:spacing w:val="5"/>
          <w:sz w:val="32"/>
          <w:szCs w:val="32"/>
        </w:rPr>
      </w:pPr>
      <w:bookmarkStart w:id="30" w:name="_Toc316373909"/>
      <w:r>
        <w:br w:type="page"/>
      </w:r>
    </w:p>
    <w:p w14:paraId="26C4E574" w14:textId="77777777" w:rsidR="00A11153" w:rsidRDefault="006F4FD5" w:rsidP="00A11153">
      <w:pPr>
        <w:pStyle w:val="Titre1"/>
        <w:numPr>
          <w:ilvl w:val="0"/>
          <w:numId w:val="7"/>
        </w:numPr>
      </w:pPr>
      <w:bookmarkStart w:id="31" w:name="_Toc508351599"/>
      <w:bookmarkEnd w:id="30"/>
      <w:r>
        <w:lastRenderedPageBreak/>
        <w:t>Description détaillée</w:t>
      </w:r>
      <w:bookmarkEnd w:id="31"/>
    </w:p>
    <w:p w14:paraId="6AA34B2F" w14:textId="77777777" w:rsidR="006F4FD5" w:rsidRDefault="006F4FD5" w:rsidP="006F4FD5">
      <w:pPr>
        <w:pStyle w:val="Titre2"/>
      </w:pPr>
      <w:bookmarkStart w:id="32" w:name="_Toc508351600"/>
      <w:bookmarkStart w:id="33" w:name="_Toc316373910"/>
      <w:r>
        <w:t>Diagramme de cas d’utilisation</w:t>
      </w:r>
      <w:bookmarkEnd w:id="32"/>
    </w:p>
    <w:bookmarkEnd w:id="33"/>
    <w:p w14:paraId="1588452F" w14:textId="77777777" w:rsidR="006D2F11" w:rsidRDefault="005049E4">
      <w:pPr>
        <w:spacing w:before="0" w:after="200"/>
        <w:ind w:left="0"/>
        <w:rPr>
          <w:rFonts w:asciiTheme="majorHAnsi" w:hAnsiTheme="majorHAnsi"/>
          <w:spacing w:val="5"/>
          <w:sz w:val="28"/>
          <w:szCs w:val="24"/>
        </w:rPr>
      </w:pPr>
      <w:commentRangeStart w:id="34"/>
      <w:r w:rsidRPr="005049E4">
        <w:rPr>
          <w:rFonts w:asciiTheme="majorHAnsi" w:hAnsiTheme="majorHAnsi"/>
          <w:noProof/>
          <w:spacing w:val="5"/>
          <w:sz w:val="28"/>
          <w:szCs w:val="24"/>
        </w:rPr>
        <w:drawing>
          <wp:anchor distT="0" distB="0" distL="114300" distR="114300" simplePos="0" relativeHeight="251679744" behindDoc="0" locked="0" layoutInCell="1" allowOverlap="1" wp14:anchorId="1AD16AA9" wp14:editId="6EF59FB9">
            <wp:simplePos x="0" y="0"/>
            <wp:positionH relativeFrom="margin">
              <wp:align>right</wp:align>
            </wp:positionH>
            <wp:positionV relativeFrom="paragraph">
              <wp:posOffset>90879</wp:posOffset>
            </wp:positionV>
            <wp:extent cx="5337175" cy="2998786"/>
            <wp:effectExtent l="0" t="0" r="0" b="0"/>
            <wp:wrapNone/>
            <wp:docPr id="1" name="Image 1" descr="C:\Users\usager\Desktop\Gerer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ager\Desktop\GererSt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7175" cy="2998786"/>
                    </a:xfrm>
                    <a:prstGeom prst="rect">
                      <a:avLst/>
                    </a:prstGeom>
                    <a:noFill/>
                    <a:ln>
                      <a:noFill/>
                    </a:ln>
                  </pic:spPr>
                </pic:pic>
              </a:graphicData>
            </a:graphic>
          </wp:anchor>
        </w:drawing>
      </w:r>
      <w:commentRangeEnd w:id="34"/>
      <w:r w:rsidR="007D21F6">
        <w:rPr>
          <w:rStyle w:val="Marquedecommentaire"/>
        </w:rPr>
        <w:commentReference w:id="34"/>
      </w:r>
      <w:r w:rsidR="006D2F11">
        <w:rPr>
          <w:rFonts w:asciiTheme="majorHAnsi" w:hAnsiTheme="majorHAnsi"/>
          <w:spacing w:val="5"/>
          <w:sz w:val="28"/>
          <w:szCs w:val="24"/>
        </w:rPr>
        <w:br w:type="page"/>
      </w:r>
    </w:p>
    <w:p w14:paraId="27D2E043" w14:textId="77777777" w:rsidR="006D2F11" w:rsidRDefault="006B2AD9" w:rsidP="006D2F11">
      <w:pPr>
        <w:pStyle w:val="Titre2"/>
      </w:pPr>
      <w:bookmarkStart w:id="35" w:name="_Toc508351601"/>
      <w:r>
        <w:lastRenderedPageBreak/>
        <w:t>Étude de cas d’utilisation « </w:t>
      </w:r>
      <w:r w:rsidR="005049E4">
        <w:t>Obtenir la liste des stages</w:t>
      </w:r>
      <w:r>
        <w:t> »</w:t>
      </w:r>
      <w:bookmarkEnd w:id="35"/>
    </w:p>
    <w:p w14:paraId="5FF2290E" w14:textId="77777777" w:rsidR="006B2AD9" w:rsidRDefault="006B2AD9" w:rsidP="006B2AD9">
      <w:pPr>
        <w:pStyle w:val="Titre4"/>
      </w:pPr>
      <w:r>
        <w:t>Description</w:t>
      </w:r>
      <w:r w:rsidR="000C23F1">
        <w:t xml:space="preserve"> </w:t>
      </w:r>
      <w:r>
        <w:t>:</w:t>
      </w:r>
    </w:p>
    <w:p w14:paraId="681DD932" w14:textId="77777777" w:rsidR="00F54245" w:rsidRPr="00F54245" w:rsidRDefault="00A56E5B" w:rsidP="00F54245">
      <w:r>
        <w:t>Ce cas d’utilisation permet d’effectuer une recherche parmi les stages déjà existants, de modifier un stage ou d’en créer un. Certaines informations importantes sont mises de l’avant pour avoir un bref aperçu du stage sans avoir à le consulter.</w:t>
      </w:r>
    </w:p>
    <w:p w14:paraId="5C224E92" w14:textId="77777777" w:rsidR="006B2AD9" w:rsidRDefault="006B2AD9" w:rsidP="006B2AD9">
      <w:pPr>
        <w:pStyle w:val="Titre4"/>
      </w:pPr>
      <w:r>
        <w:t>Acteur :</w:t>
      </w:r>
    </w:p>
    <w:p w14:paraId="2B2D1719" w14:textId="77777777" w:rsidR="003B04E9" w:rsidRDefault="003B04E9" w:rsidP="006B2AD9">
      <w:r>
        <w:t>Enseignant</w:t>
      </w:r>
    </w:p>
    <w:p w14:paraId="7BDBEEAC" w14:textId="77777777" w:rsidR="006B2AD9" w:rsidRDefault="003B04E9" w:rsidP="006B2AD9">
      <w:r>
        <w:t>Administrateur</w:t>
      </w:r>
    </w:p>
    <w:p w14:paraId="3F603F76" w14:textId="77777777" w:rsidR="006B2AD9" w:rsidRDefault="006B2AD9" w:rsidP="006B2AD9">
      <w:pPr>
        <w:pStyle w:val="Titre4"/>
      </w:pPr>
      <w:r>
        <w:t>Conditions de départ :</w:t>
      </w:r>
    </w:p>
    <w:p w14:paraId="6A6F58D2" w14:textId="77777777" w:rsidR="000C23F1" w:rsidRDefault="00F54245" w:rsidP="003B04E9">
      <w:pPr>
        <w:pStyle w:val="Paragraphedeliste"/>
        <w:numPr>
          <w:ilvl w:val="0"/>
          <w:numId w:val="21"/>
        </w:numPr>
      </w:pPr>
      <w:r>
        <w:t xml:space="preserve">L’utilisateur </w:t>
      </w:r>
      <w:r w:rsidR="00A56E5B">
        <w:t>doit être connecté</w:t>
      </w:r>
    </w:p>
    <w:p w14:paraId="4CAF7104" w14:textId="77777777" w:rsidR="006B2AD9" w:rsidRDefault="006B2AD9" w:rsidP="006B2AD9">
      <w:pPr>
        <w:pStyle w:val="Titre4"/>
      </w:pPr>
      <w:r>
        <w:t>Conditions de fin :</w:t>
      </w:r>
    </w:p>
    <w:p w14:paraId="018F828B" w14:textId="77777777" w:rsidR="000C23F1" w:rsidRDefault="006674D0" w:rsidP="003B04E9">
      <w:pPr>
        <w:pStyle w:val="Paragraphedeliste"/>
        <w:numPr>
          <w:ilvl w:val="0"/>
          <w:numId w:val="20"/>
        </w:numPr>
      </w:pPr>
      <w:r>
        <w:t>Fermeture de la page</w:t>
      </w:r>
    </w:p>
    <w:p w14:paraId="798FCB09" w14:textId="77777777" w:rsidR="006B2AD9" w:rsidRDefault="006B2AD9" w:rsidP="006B2AD9">
      <w:pPr>
        <w:pStyle w:val="Titre4"/>
      </w:pPr>
      <w:r>
        <w:t>Exception :</w:t>
      </w:r>
    </w:p>
    <w:p w14:paraId="1C6D0F7C" w14:textId="77777777" w:rsidR="006B2AD9" w:rsidRDefault="00F54245" w:rsidP="006B2AD9">
      <w:r>
        <w:t>N/A</w:t>
      </w:r>
    </w:p>
    <w:p w14:paraId="1EF7C6C4" w14:textId="77777777" w:rsidR="006D2F11" w:rsidRPr="00580BFD" w:rsidRDefault="006D2F11" w:rsidP="006D2F11">
      <w:pPr>
        <w:ind w:left="426"/>
      </w:pPr>
    </w:p>
    <w:p w14:paraId="229101F4" w14:textId="77777777" w:rsidR="006D2F11" w:rsidRPr="006D2F11" w:rsidRDefault="006D2F11" w:rsidP="006D2F11"/>
    <w:p w14:paraId="3004C2AF" w14:textId="77777777" w:rsidR="006D2F11" w:rsidRDefault="006D2F11">
      <w:pPr>
        <w:spacing w:before="0" w:after="200"/>
        <w:ind w:left="0"/>
        <w:rPr>
          <w:rFonts w:asciiTheme="majorHAnsi" w:hAnsiTheme="majorHAnsi"/>
          <w:sz w:val="28"/>
          <w:szCs w:val="28"/>
        </w:rPr>
      </w:pPr>
      <w:r>
        <w:br w:type="page"/>
      </w:r>
    </w:p>
    <w:p w14:paraId="41AD93A2" w14:textId="77777777" w:rsidR="006B2AD9" w:rsidRDefault="007C7869" w:rsidP="006B2AD9">
      <w:pPr>
        <w:pStyle w:val="Titre3"/>
        <w:numPr>
          <w:ilvl w:val="2"/>
          <w:numId w:val="10"/>
        </w:numPr>
      </w:pPr>
      <w:bookmarkStart w:id="36" w:name="_Toc363634725"/>
      <w:bookmarkStart w:id="37" w:name="_Toc363720858"/>
      <w:bookmarkStart w:id="38" w:name="_Toc444691213"/>
      <w:bookmarkStart w:id="39" w:name="_Toc508351602"/>
      <w:commentRangeStart w:id="40"/>
      <w:r w:rsidRPr="007C7869">
        <w:rPr>
          <w:noProof/>
        </w:rPr>
        <w:lastRenderedPageBreak/>
        <w:drawing>
          <wp:anchor distT="0" distB="0" distL="114300" distR="114300" simplePos="0" relativeHeight="251684864" behindDoc="0" locked="0" layoutInCell="1" allowOverlap="1" wp14:anchorId="5FFD5D3D" wp14:editId="15EECFB2">
            <wp:simplePos x="0" y="0"/>
            <wp:positionH relativeFrom="column">
              <wp:posOffset>-623513</wp:posOffset>
            </wp:positionH>
            <wp:positionV relativeFrom="paragraph">
              <wp:posOffset>240780</wp:posOffset>
            </wp:positionV>
            <wp:extent cx="6505659" cy="4862946"/>
            <wp:effectExtent l="0" t="0" r="0" b="0"/>
            <wp:wrapNone/>
            <wp:docPr id="17" name="Image 17" descr="C:\Users\usager\Desktop\Rechercher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ager\Desktop\RechercherSt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9742" cy="4865998"/>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0"/>
      <w:r w:rsidR="007D21F6">
        <w:rPr>
          <w:rStyle w:val="Marquedecommentaire"/>
          <w:rFonts w:asciiTheme="minorHAnsi" w:hAnsiTheme="minorHAnsi"/>
          <w:spacing w:val="0"/>
        </w:rPr>
        <w:commentReference w:id="40"/>
      </w:r>
      <w:r w:rsidR="006B2AD9">
        <w:t>Panoramas et rapports</w:t>
      </w:r>
      <w:bookmarkEnd w:id="36"/>
      <w:bookmarkEnd w:id="37"/>
      <w:r w:rsidR="006B2AD9">
        <w:t xml:space="preserve"> de </w:t>
      </w:r>
      <w:r w:rsidR="001557E0">
        <w:t>« Obtenir la liste des stages </w:t>
      </w:r>
      <w:r w:rsidR="006B2AD9">
        <w:t>»</w:t>
      </w:r>
      <w:bookmarkEnd w:id="38"/>
      <w:bookmarkEnd w:id="39"/>
    </w:p>
    <w:p w14:paraId="3B058272" w14:textId="77777777" w:rsidR="006B2AD9" w:rsidRDefault="006B2AD9" w:rsidP="006B2AD9">
      <w:pPr>
        <w:spacing w:before="0" w:after="200"/>
        <w:ind w:left="0"/>
      </w:pPr>
    </w:p>
    <w:p w14:paraId="5D6A2C06" w14:textId="77777777" w:rsidR="006B2AD9" w:rsidRDefault="006B2AD9" w:rsidP="006B2AD9">
      <w:pPr>
        <w:sectPr w:rsidR="006B2AD9" w:rsidSect="00BD7DAF">
          <w:headerReference w:type="default" r:id="rId19"/>
          <w:footerReference w:type="default" r:id="rId20"/>
          <w:footerReference w:type="first" r:id="rId21"/>
          <w:pgSz w:w="11907" w:h="16839"/>
          <w:pgMar w:top="1440" w:right="1751" w:bottom="1440" w:left="1751" w:header="709" w:footer="459" w:gutter="0"/>
          <w:cols w:space="720"/>
          <w:titlePg/>
          <w:docGrid w:linePitch="360"/>
        </w:sectPr>
      </w:pPr>
    </w:p>
    <w:p w14:paraId="4D27CF80" w14:textId="77777777" w:rsidR="006B2AD9" w:rsidRDefault="006B2AD9" w:rsidP="006B2AD9">
      <w:pPr>
        <w:pStyle w:val="Titre3"/>
        <w:numPr>
          <w:ilvl w:val="2"/>
          <w:numId w:val="10"/>
        </w:numPr>
      </w:pPr>
      <w:bookmarkStart w:id="41" w:name="_Toc363634726"/>
      <w:bookmarkStart w:id="42" w:name="_Toc363720859"/>
      <w:bookmarkStart w:id="43" w:name="_Toc444691214"/>
      <w:bookmarkStart w:id="44" w:name="_Toc508351603"/>
      <w:r>
        <w:lastRenderedPageBreak/>
        <w:t>Description des champs</w:t>
      </w:r>
      <w:bookmarkEnd w:id="41"/>
      <w:bookmarkEnd w:id="42"/>
      <w:r>
        <w:t xml:space="preserve"> de « </w:t>
      </w:r>
      <w:r w:rsidR="001557E0">
        <w:t>Obtenir la liste des stages</w:t>
      </w:r>
      <w:del w:id="45" w:author="Lainesse" w:date="2018-03-27T13:31:00Z">
        <w:r w:rsidR="001557E0" w:rsidDel="007D21F6">
          <w:delText> </w:delText>
        </w:r>
      </w:del>
      <w:r w:rsidR="00D51E06">
        <w:t> </w:t>
      </w:r>
      <w:r>
        <w:t>»</w:t>
      </w:r>
      <w:bookmarkEnd w:id="43"/>
      <w:bookmarkEnd w:id="44"/>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2267"/>
        <w:gridCol w:w="5104"/>
        <w:gridCol w:w="2977"/>
      </w:tblGrid>
      <w:tr w:rsidR="006B2AD9" w:rsidRPr="00B60BF5" w14:paraId="117AA563" w14:textId="77777777" w:rsidTr="009B45C8">
        <w:trPr>
          <w:cantSplit/>
          <w:trHeight w:val="453"/>
          <w:tblHeader/>
        </w:trPr>
        <w:tc>
          <w:tcPr>
            <w:tcW w:w="2268" w:type="dxa"/>
            <w:shd w:val="clear" w:color="auto" w:fill="4A4E51"/>
            <w:vAlign w:val="center"/>
          </w:tcPr>
          <w:p w14:paraId="0B503BDE"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2267" w:type="dxa"/>
            <w:shd w:val="clear" w:color="auto" w:fill="4A4E51"/>
            <w:vAlign w:val="center"/>
          </w:tcPr>
          <w:p w14:paraId="20156960"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104" w:type="dxa"/>
            <w:shd w:val="clear" w:color="auto" w:fill="4A4E51"/>
            <w:vAlign w:val="center"/>
          </w:tcPr>
          <w:p w14:paraId="7078446A"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14:paraId="50E58DB8"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1D4775" w14:paraId="6AEA2EB6" w14:textId="77777777" w:rsidTr="00FE0DBE">
        <w:trPr>
          <w:cantSplit/>
          <w:trHeight w:val="552"/>
        </w:trPr>
        <w:tc>
          <w:tcPr>
            <w:tcW w:w="12616" w:type="dxa"/>
            <w:gridSpan w:val="4"/>
          </w:tcPr>
          <w:p w14:paraId="29277CC4" w14:textId="77777777" w:rsidR="001D4775" w:rsidRPr="001D4775" w:rsidRDefault="001D4775" w:rsidP="00902AC4">
            <w:pPr>
              <w:spacing w:after="120"/>
              <w:ind w:left="0"/>
              <w:rPr>
                <w:b/>
                <w:spacing w:val="-2"/>
                <w:sz w:val="36"/>
                <w:szCs w:val="36"/>
              </w:rPr>
            </w:pPr>
            <w:r w:rsidRPr="001D4775">
              <w:rPr>
                <w:b/>
                <w:spacing w:val="-2"/>
                <w:sz w:val="36"/>
                <w:szCs w:val="36"/>
              </w:rPr>
              <w:t xml:space="preserve">Section </w:t>
            </w:r>
            <w:r w:rsidR="00902AC4">
              <w:rPr>
                <w:b/>
                <w:spacing w:val="-2"/>
                <w:sz w:val="36"/>
                <w:szCs w:val="36"/>
              </w:rPr>
              <w:t>Rechercher</w:t>
            </w:r>
          </w:p>
        </w:tc>
      </w:tr>
      <w:tr w:rsidR="006B2AD9" w14:paraId="515C084A" w14:textId="77777777" w:rsidTr="001D4775">
        <w:trPr>
          <w:cantSplit/>
        </w:trPr>
        <w:tc>
          <w:tcPr>
            <w:tcW w:w="2268" w:type="dxa"/>
          </w:tcPr>
          <w:p w14:paraId="350EEF35" w14:textId="77777777" w:rsidR="006B2AD9" w:rsidRDefault="00902AC4" w:rsidP="00D51E06">
            <w:pPr>
              <w:suppressAutoHyphens/>
              <w:spacing w:after="120"/>
              <w:ind w:left="0"/>
              <w:rPr>
                <w:spacing w:val="-2"/>
              </w:rPr>
            </w:pPr>
            <w:r>
              <w:rPr>
                <w:spacing w:val="-2"/>
              </w:rPr>
              <w:t>Rechercher</w:t>
            </w:r>
          </w:p>
        </w:tc>
        <w:tc>
          <w:tcPr>
            <w:tcW w:w="2267" w:type="dxa"/>
          </w:tcPr>
          <w:p w14:paraId="18FB9E18" w14:textId="77777777" w:rsidR="006B2AD9" w:rsidRDefault="00902AC4" w:rsidP="00D51E06">
            <w:pPr>
              <w:spacing w:after="120"/>
              <w:ind w:left="0"/>
              <w:rPr>
                <w:spacing w:val="-2"/>
              </w:rPr>
            </w:pPr>
            <w:r>
              <w:rPr>
                <w:spacing w:val="-2"/>
              </w:rPr>
              <w:t>Boîte de texte</w:t>
            </w:r>
          </w:p>
        </w:tc>
        <w:tc>
          <w:tcPr>
            <w:tcW w:w="5104" w:type="dxa"/>
          </w:tcPr>
          <w:p w14:paraId="07ECD065" w14:textId="77777777" w:rsidR="006B2AD9" w:rsidRDefault="00902AC4" w:rsidP="00902AC4">
            <w:pPr>
              <w:spacing w:after="120"/>
              <w:ind w:left="0"/>
              <w:rPr>
                <w:spacing w:val="-2"/>
              </w:rPr>
            </w:pPr>
            <w:r>
              <w:rPr>
                <w:spacing w:val="-2"/>
              </w:rPr>
              <w:t xml:space="preserve">Correspond au résultat de recherche désiré par rapport à </w:t>
            </w:r>
            <w:commentRangeStart w:id="46"/>
            <w:r>
              <w:rPr>
                <w:spacing w:val="-2"/>
              </w:rPr>
              <w:t>l’ID se stage</w:t>
            </w:r>
            <w:commentRangeEnd w:id="46"/>
            <w:r w:rsidR="007D21F6">
              <w:rPr>
                <w:rStyle w:val="Marquedecommentaire"/>
              </w:rPr>
              <w:commentReference w:id="46"/>
            </w:r>
          </w:p>
          <w:p w14:paraId="230365B8" w14:textId="77777777" w:rsidR="00902AC4" w:rsidRDefault="00902AC4" w:rsidP="00902AC4">
            <w:pPr>
              <w:spacing w:after="120"/>
              <w:ind w:left="0"/>
              <w:rPr>
                <w:spacing w:val="-2"/>
              </w:rPr>
            </w:pPr>
            <w:r>
              <w:rPr>
                <w:spacing w:val="-2"/>
              </w:rPr>
              <w:t>Par défaut, la liste des résultat</w:t>
            </w:r>
            <w:ins w:id="47" w:author="Lainesse" w:date="2018-03-27T13:31:00Z">
              <w:r w:rsidR="007D21F6">
                <w:rPr>
                  <w:spacing w:val="-2"/>
                </w:rPr>
                <w:t>s</w:t>
              </w:r>
            </w:ins>
            <w:r>
              <w:rPr>
                <w:spacing w:val="-2"/>
              </w:rPr>
              <w:t xml:space="preserve"> est triée en ordre de date de création du stage (dernier stage créé étant le premier résultat</w:t>
            </w:r>
          </w:p>
        </w:tc>
        <w:tc>
          <w:tcPr>
            <w:tcW w:w="2977" w:type="dxa"/>
          </w:tcPr>
          <w:p w14:paraId="54621211" w14:textId="77777777" w:rsidR="00753D7A" w:rsidRDefault="00753D7A" w:rsidP="00D51E06">
            <w:pPr>
              <w:spacing w:after="120"/>
              <w:ind w:left="0"/>
              <w:rPr>
                <w:spacing w:val="-2"/>
              </w:rPr>
            </w:pPr>
          </w:p>
        </w:tc>
      </w:tr>
      <w:tr w:rsidR="006B2AD9" w14:paraId="7BE0C677" w14:textId="77777777" w:rsidTr="00FE0DBE">
        <w:trPr>
          <w:cantSplit/>
          <w:trHeight w:val="1168"/>
        </w:trPr>
        <w:tc>
          <w:tcPr>
            <w:tcW w:w="2268" w:type="dxa"/>
          </w:tcPr>
          <w:p w14:paraId="52B6F139" w14:textId="77777777" w:rsidR="006B2AD9" w:rsidRDefault="00902AC4" w:rsidP="00D51E06">
            <w:pPr>
              <w:suppressAutoHyphens/>
              <w:spacing w:after="120"/>
              <w:ind w:left="0"/>
              <w:rPr>
                <w:spacing w:val="-2"/>
              </w:rPr>
            </w:pPr>
            <w:r>
              <w:rPr>
                <w:spacing w:val="-2"/>
              </w:rPr>
              <w:t>Filtrer</w:t>
            </w:r>
          </w:p>
        </w:tc>
        <w:tc>
          <w:tcPr>
            <w:tcW w:w="2267" w:type="dxa"/>
          </w:tcPr>
          <w:p w14:paraId="4F50F897" w14:textId="77777777" w:rsidR="006B2AD9" w:rsidRDefault="00902AC4" w:rsidP="00D51E06">
            <w:pPr>
              <w:spacing w:after="120"/>
              <w:ind w:left="0"/>
              <w:rPr>
                <w:spacing w:val="-2"/>
              </w:rPr>
            </w:pPr>
            <w:r>
              <w:rPr>
                <w:spacing w:val="-2"/>
              </w:rPr>
              <w:t>Liste déroulante</w:t>
            </w:r>
          </w:p>
        </w:tc>
        <w:tc>
          <w:tcPr>
            <w:tcW w:w="5104" w:type="dxa"/>
          </w:tcPr>
          <w:p w14:paraId="705D8D5F" w14:textId="77777777" w:rsidR="006B2AD9" w:rsidRDefault="00902AC4" w:rsidP="00D51E06">
            <w:pPr>
              <w:spacing w:after="120"/>
              <w:ind w:left="0"/>
              <w:rPr>
                <w:spacing w:val="-2"/>
              </w:rPr>
            </w:pPr>
            <w:r>
              <w:rPr>
                <w:spacing w:val="-2"/>
              </w:rPr>
              <w:t>Contient tous les filtres disponibles pour trier l’ordre des informations</w:t>
            </w:r>
          </w:p>
        </w:tc>
        <w:tc>
          <w:tcPr>
            <w:tcW w:w="2977" w:type="dxa"/>
          </w:tcPr>
          <w:p w14:paraId="50057184" w14:textId="77777777" w:rsidR="006B2AD9" w:rsidRDefault="006B2AD9" w:rsidP="00D51E06">
            <w:pPr>
              <w:spacing w:after="120"/>
              <w:ind w:left="0"/>
              <w:rPr>
                <w:spacing w:val="-2"/>
              </w:rPr>
            </w:pPr>
          </w:p>
        </w:tc>
      </w:tr>
      <w:tr w:rsidR="006B2AD9" w14:paraId="38D15B9E" w14:textId="77777777" w:rsidTr="001D4775">
        <w:trPr>
          <w:cantSplit/>
        </w:trPr>
        <w:tc>
          <w:tcPr>
            <w:tcW w:w="2268" w:type="dxa"/>
          </w:tcPr>
          <w:p w14:paraId="792ACA8C" w14:textId="77777777" w:rsidR="006B2AD9" w:rsidRDefault="00902AC4" w:rsidP="00D51E06">
            <w:pPr>
              <w:suppressAutoHyphens/>
              <w:spacing w:after="120"/>
              <w:ind w:left="0"/>
              <w:rPr>
                <w:spacing w:val="-2"/>
              </w:rPr>
            </w:pPr>
            <w:r>
              <w:rPr>
                <w:spacing w:val="-2"/>
              </w:rPr>
              <w:t>Créer un stage</w:t>
            </w:r>
          </w:p>
        </w:tc>
        <w:tc>
          <w:tcPr>
            <w:tcW w:w="2267" w:type="dxa"/>
          </w:tcPr>
          <w:p w14:paraId="79A95EDB" w14:textId="77777777" w:rsidR="006B2AD9" w:rsidRDefault="009B45C8" w:rsidP="00D51E06">
            <w:pPr>
              <w:spacing w:after="120"/>
              <w:ind w:left="0"/>
              <w:rPr>
                <w:spacing w:val="-2"/>
              </w:rPr>
            </w:pPr>
            <w:r>
              <w:rPr>
                <w:spacing w:val="-2"/>
              </w:rPr>
              <w:t>Bouton</w:t>
            </w:r>
          </w:p>
        </w:tc>
        <w:tc>
          <w:tcPr>
            <w:tcW w:w="5104" w:type="dxa"/>
          </w:tcPr>
          <w:p w14:paraId="71A8FD74" w14:textId="77777777" w:rsidR="00B8080F" w:rsidRPr="00B8080F" w:rsidRDefault="00902AC4" w:rsidP="00D51E06">
            <w:pPr>
              <w:spacing w:after="120"/>
              <w:ind w:left="0"/>
              <w:rPr>
                <w:color w:val="000000" w:themeColor="text1"/>
                <w:spacing w:val="-2"/>
              </w:rPr>
            </w:pPr>
            <w:r>
              <w:rPr>
                <w:spacing w:val="-2"/>
              </w:rPr>
              <w:t>Mène à la page «</w:t>
            </w:r>
            <w:ins w:id="48" w:author="Lainesse" w:date="2018-03-27T13:31:00Z">
              <w:r w:rsidR="007D21F6">
                <w:rPr>
                  <w:spacing w:val="-2"/>
                </w:rPr>
                <w:t xml:space="preserve"> </w:t>
              </w:r>
            </w:ins>
            <w:r>
              <w:rPr>
                <w:spacing w:val="-2"/>
              </w:rPr>
              <w:t>Ajouter un stage</w:t>
            </w:r>
            <w:ins w:id="49" w:author="Lainesse" w:date="2018-03-27T13:31:00Z">
              <w:r w:rsidR="007D21F6">
                <w:rPr>
                  <w:spacing w:val="-2"/>
                </w:rPr>
                <w:t xml:space="preserve"> </w:t>
              </w:r>
            </w:ins>
            <w:r>
              <w:rPr>
                <w:spacing w:val="-2"/>
              </w:rPr>
              <w:t>»</w:t>
            </w:r>
          </w:p>
        </w:tc>
        <w:tc>
          <w:tcPr>
            <w:tcW w:w="2977" w:type="dxa"/>
          </w:tcPr>
          <w:p w14:paraId="7B103BC1" w14:textId="77777777" w:rsidR="006B2AD9" w:rsidRDefault="006B2AD9" w:rsidP="00D51E06">
            <w:pPr>
              <w:spacing w:after="120"/>
              <w:ind w:left="0"/>
              <w:rPr>
                <w:spacing w:val="-2"/>
              </w:rPr>
            </w:pPr>
          </w:p>
        </w:tc>
      </w:tr>
      <w:tr w:rsidR="009B45C8" w14:paraId="722B93E7" w14:textId="77777777" w:rsidTr="00143516">
        <w:trPr>
          <w:cantSplit/>
        </w:trPr>
        <w:tc>
          <w:tcPr>
            <w:tcW w:w="12616" w:type="dxa"/>
            <w:gridSpan w:val="4"/>
          </w:tcPr>
          <w:p w14:paraId="52B483A8" w14:textId="77777777" w:rsidR="009B45C8" w:rsidRPr="009B45C8" w:rsidRDefault="009B45C8" w:rsidP="00902AC4">
            <w:pPr>
              <w:spacing w:after="120"/>
              <w:ind w:left="0"/>
              <w:rPr>
                <w:spacing w:val="-2"/>
              </w:rPr>
            </w:pPr>
            <w:r>
              <w:rPr>
                <w:b/>
                <w:spacing w:val="-2"/>
                <w:sz w:val="36"/>
                <w:szCs w:val="36"/>
              </w:rPr>
              <w:t xml:space="preserve">Section </w:t>
            </w:r>
            <w:r w:rsidR="00902AC4">
              <w:rPr>
                <w:b/>
                <w:spacing w:val="-2"/>
                <w:sz w:val="36"/>
                <w:szCs w:val="36"/>
              </w:rPr>
              <w:t>de résultats</w:t>
            </w:r>
          </w:p>
        </w:tc>
      </w:tr>
      <w:tr w:rsidR="009B45C8" w:rsidDel="007D21F6" w14:paraId="6A6A6E19" w14:textId="77777777" w:rsidTr="001D4775">
        <w:trPr>
          <w:cantSplit/>
          <w:del w:id="50" w:author="Lainesse" w:date="2018-03-27T13:33:00Z"/>
        </w:trPr>
        <w:tc>
          <w:tcPr>
            <w:tcW w:w="2268" w:type="dxa"/>
          </w:tcPr>
          <w:p w14:paraId="0CD5F6E3" w14:textId="77777777" w:rsidR="009B45C8" w:rsidDel="007D21F6" w:rsidRDefault="00902AC4" w:rsidP="00D51E06">
            <w:pPr>
              <w:suppressAutoHyphens/>
              <w:spacing w:after="120"/>
              <w:ind w:left="0"/>
              <w:rPr>
                <w:del w:id="51" w:author="Lainesse" w:date="2018-03-27T13:33:00Z"/>
                <w:spacing w:val="-2"/>
              </w:rPr>
            </w:pPr>
            <w:commentRangeStart w:id="52"/>
            <w:del w:id="53" w:author="Lainesse" w:date="2018-03-27T13:33:00Z">
              <w:r w:rsidDel="007D21F6">
                <w:rPr>
                  <w:spacing w:val="-2"/>
                </w:rPr>
                <w:delText>ID de stage</w:delText>
              </w:r>
            </w:del>
            <w:commentRangeEnd w:id="52"/>
            <w:r w:rsidR="007D21F6">
              <w:rPr>
                <w:rStyle w:val="Marquedecommentaire"/>
              </w:rPr>
              <w:commentReference w:id="52"/>
            </w:r>
          </w:p>
        </w:tc>
        <w:tc>
          <w:tcPr>
            <w:tcW w:w="2267" w:type="dxa"/>
          </w:tcPr>
          <w:p w14:paraId="076D2096" w14:textId="77777777" w:rsidR="009B45C8" w:rsidDel="007D21F6" w:rsidRDefault="00902AC4" w:rsidP="00D51E06">
            <w:pPr>
              <w:spacing w:after="120"/>
              <w:ind w:left="0"/>
              <w:rPr>
                <w:del w:id="54" w:author="Lainesse" w:date="2018-03-27T13:33:00Z"/>
                <w:spacing w:val="-2"/>
              </w:rPr>
            </w:pPr>
            <w:del w:id="55" w:author="Lainesse" w:date="2018-03-27T13:33:00Z">
              <w:r w:rsidDel="007D21F6">
                <w:rPr>
                  <w:spacing w:val="-2"/>
                </w:rPr>
                <w:delText>Texte</w:delText>
              </w:r>
            </w:del>
          </w:p>
        </w:tc>
        <w:tc>
          <w:tcPr>
            <w:tcW w:w="5104" w:type="dxa"/>
          </w:tcPr>
          <w:p w14:paraId="0087BDDD" w14:textId="77777777" w:rsidR="009B45C8" w:rsidDel="007D21F6" w:rsidRDefault="00902AC4" w:rsidP="00D51E06">
            <w:pPr>
              <w:spacing w:after="120"/>
              <w:ind w:left="0"/>
              <w:rPr>
                <w:del w:id="56" w:author="Lainesse" w:date="2018-03-27T13:33:00Z"/>
                <w:spacing w:val="-2"/>
              </w:rPr>
            </w:pPr>
            <w:del w:id="57" w:author="Lainesse" w:date="2018-03-27T13:33:00Z">
              <w:r w:rsidDel="007D21F6">
                <w:rPr>
                  <w:spacing w:val="-2"/>
                </w:rPr>
                <w:delText>ID du stage</w:delText>
              </w:r>
            </w:del>
          </w:p>
        </w:tc>
        <w:tc>
          <w:tcPr>
            <w:tcW w:w="2977" w:type="dxa"/>
          </w:tcPr>
          <w:p w14:paraId="728B7091" w14:textId="77777777" w:rsidR="009B45C8" w:rsidDel="007D21F6" w:rsidRDefault="00902AC4" w:rsidP="00D51E06">
            <w:pPr>
              <w:spacing w:after="120"/>
              <w:ind w:left="0"/>
              <w:rPr>
                <w:del w:id="58" w:author="Lainesse" w:date="2018-03-27T13:33:00Z"/>
                <w:spacing w:val="-2"/>
              </w:rPr>
            </w:pPr>
            <w:del w:id="59" w:author="Lainesse" w:date="2018-03-27T13:33:00Z">
              <w:r w:rsidDel="007D21F6">
                <w:rPr>
                  <w:spacing w:val="-2"/>
                </w:rPr>
                <w:delText>Stage.idStage</w:delText>
              </w:r>
            </w:del>
          </w:p>
        </w:tc>
      </w:tr>
      <w:tr w:rsidR="009B45C8" w14:paraId="743AEF1B" w14:textId="77777777" w:rsidTr="009B45C8">
        <w:trPr>
          <w:cantSplit/>
          <w:trHeight w:val="759"/>
        </w:trPr>
        <w:tc>
          <w:tcPr>
            <w:tcW w:w="2268" w:type="dxa"/>
          </w:tcPr>
          <w:p w14:paraId="100EB164" w14:textId="77777777" w:rsidR="009B45C8" w:rsidRDefault="00902AC4" w:rsidP="00D51E06">
            <w:pPr>
              <w:suppressAutoHyphens/>
              <w:spacing w:after="120"/>
              <w:ind w:left="0"/>
              <w:rPr>
                <w:spacing w:val="-2"/>
              </w:rPr>
            </w:pPr>
            <w:r>
              <w:rPr>
                <w:spacing w:val="-2"/>
              </w:rPr>
              <w:t>Dates début-fin</w:t>
            </w:r>
          </w:p>
        </w:tc>
        <w:tc>
          <w:tcPr>
            <w:tcW w:w="2267" w:type="dxa"/>
          </w:tcPr>
          <w:p w14:paraId="1EB809EB" w14:textId="77777777" w:rsidR="009B45C8" w:rsidRDefault="00902AC4" w:rsidP="00D51E06">
            <w:pPr>
              <w:spacing w:after="120"/>
              <w:ind w:left="0"/>
              <w:rPr>
                <w:spacing w:val="-2"/>
              </w:rPr>
            </w:pPr>
            <w:r>
              <w:rPr>
                <w:spacing w:val="-2"/>
              </w:rPr>
              <w:t>Texte</w:t>
            </w:r>
          </w:p>
        </w:tc>
        <w:tc>
          <w:tcPr>
            <w:tcW w:w="5104" w:type="dxa"/>
          </w:tcPr>
          <w:p w14:paraId="156145E1" w14:textId="77777777" w:rsidR="006917AE" w:rsidRDefault="00902AC4" w:rsidP="00D566E3">
            <w:pPr>
              <w:spacing w:after="120"/>
              <w:ind w:left="0"/>
              <w:rPr>
                <w:spacing w:val="-2"/>
              </w:rPr>
            </w:pPr>
            <w:r>
              <w:rPr>
                <w:spacing w:val="-2"/>
              </w:rPr>
              <w:t>Contient la date de début et la date de fin</w:t>
            </w:r>
          </w:p>
        </w:tc>
        <w:tc>
          <w:tcPr>
            <w:tcW w:w="2977" w:type="dxa"/>
          </w:tcPr>
          <w:p w14:paraId="4FC2837B" w14:textId="77777777" w:rsidR="009B45C8" w:rsidRDefault="00902AC4" w:rsidP="00D51E06">
            <w:pPr>
              <w:spacing w:after="120"/>
              <w:ind w:left="0"/>
              <w:rPr>
                <w:spacing w:val="-2"/>
              </w:rPr>
            </w:pPr>
            <w:proofErr w:type="spellStart"/>
            <w:r>
              <w:rPr>
                <w:spacing w:val="-2"/>
              </w:rPr>
              <w:t>Stage.dateDebut</w:t>
            </w:r>
            <w:proofErr w:type="spellEnd"/>
            <w:r>
              <w:rPr>
                <w:spacing w:val="-2"/>
              </w:rPr>
              <w:t xml:space="preserve"> +</w:t>
            </w:r>
            <w:proofErr w:type="gramStart"/>
            <w:r>
              <w:rPr>
                <w:spacing w:val="-2"/>
              </w:rPr>
              <w:t xml:space="preserve"> «/</w:t>
            </w:r>
            <w:proofErr w:type="gramEnd"/>
            <w:r>
              <w:rPr>
                <w:spacing w:val="-2"/>
              </w:rPr>
              <w:t xml:space="preserve">» + </w:t>
            </w:r>
            <w:proofErr w:type="spellStart"/>
            <w:r>
              <w:rPr>
                <w:spacing w:val="-2"/>
              </w:rPr>
              <w:t>Stage.dateFin</w:t>
            </w:r>
            <w:proofErr w:type="spellEnd"/>
          </w:p>
        </w:tc>
      </w:tr>
      <w:tr w:rsidR="00902AC4" w14:paraId="00C64902" w14:textId="77777777" w:rsidTr="009B45C8">
        <w:trPr>
          <w:cantSplit/>
          <w:trHeight w:val="759"/>
        </w:trPr>
        <w:tc>
          <w:tcPr>
            <w:tcW w:w="2268" w:type="dxa"/>
          </w:tcPr>
          <w:p w14:paraId="13F3CE74" w14:textId="77777777" w:rsidR="00902AC4" w:rsidRDefault="00902AC4" w:rsidP="00D51E06">
            <w:pPr>
              <w:suppressAutoHyphens/>
              <w:spacing w:after="120"/>
              <w:ind w:left="0"/>
              <w:rPr>
                <w:spacing w:val="-2"/>
              </w:rPr>
            </w:pPr>
            <w:r>
              <w:rPr>
                <w:spacing w:val="-2"/>
              </w:rPr>
              <w:lastRenderedPageBreak/>
              <w:t>No DA Étudiant</w:t>
            </w:r>
          </w:p>
        </w:tc>
        <w:tc>
          <w:tcPr>
            <w:tcW w:w="2267" w:type="dxa"/>
          </w:tcPr>
          <w:p w14:paraId="0B44047F" w14:textId="77777777" w:rsidR="00902AC4" w:rsidRDefault="00902AC4" w:rsidP="00D51E06">
            <w:pPr>
              <w:spacing w:after="120"/>
              <w:ind w:left="0"/>
              <w:rPr>
                <w:spacing w:val="-2"/>
              </w:rPr>
            </w:pPr>
            <w:r>
              <w:rPr>
                <w:spacing w:val="-2"/>
              </w:rPr>
              <w:t>Texte</w:t>
            </w:r>
          </w:p>
        </w:tc>
        <w:tc>
          <w:tcPr>
            <w:tcW w:w="5104" w:type="dxa"/>
          </w:tcPr>
          <w:p w14:paraId="4B6D3322" w14:textId="77777777" w:rsidR="00902AC4" w:rsidRDefault="00902AC4" w:rsidP="00D566E3">
            <w:pPr>
              <w:spacing w:after="120"/>
              <w:ind w:left="0"/>
              <w:rPr>
                <w:spacing w:val="-2"/>
              </w:rPr>
            </w:pPr>
            <w:r>
              <w:rPr>
                <w:spacing w:val="-2"/>
              </w:rPr>
              <w:t>Numéro de DA de l’étudiant du stage</w:t>
            </w:r>
          </w:p>
        </w:tc>
        <w:tc>
          <w:tcPr>
            <w:tcW w:w="2977" w:type="dxa"/>
          </w:tcPr>
          <w:p w14:paraId="374F85A1" w14:textId="77777777" w:rsidR="00902AC4" w:rsidRDefault="00902AC4" w:rsidP="00D51E06">
            <w:pPr>
              <w:spacing w:after="120"/>
              <w:ind w:left="0"/>
              <w:rPr>
                <w:spacing w:val="-2"/>
              </w:rPr>
            </w:pPr>
            <w:proofErr w:type="spellStart"/>
            <w:proofErr w:type="gramStart"/>
            <w:r>
              <w:rPr>
                <w:spacing w:val="-2"/>
              </w:rPr>
              <w:t>Stage.etudiant.DA</w:t>
            </w:r>
            <w:proofErr w:type="spellEnd"/>
            <w:proofErr w:type="gramEnd"/>
          </w:p>
        </w:tc>
      </w:tr>
      <w:tr w:rsidR="00902AC4" w14:paraId="5F0C90F1" w14:textId="77777777" w:rsidTr="009B45C8">
        <w:trPr>
          <w:cantSplit/>
          <w:trHeight w:val="759"/>
        </w:trPr>
        <w:tc>
          <w:tcPr>
            <w:tcW w:w="2268" w:type="dxa"/>
          </w:tcPr>
          <w:p w14:paraId="51EB8B32" w14:textId="77777777" w:rsidR="00902AC4" w:rsidRDefault="00902AC4" w:rsidP="00D51E06">
            <w:pPr>
              <w:suppressAutoHyphens/>
              <w:spacing w:after="120"/>
              <w:ind w:left="0"/>
              <w:rPr>
                <w:spacing w:val="-2"/>
              </w:rPr>
            </w:pPr>
            <w:r>
              <w:rPr>
                <w:spacing w:val="-2"/>
              </w:rPr>
              <w:t>Entreprise</w:t>
            </w:r>
          </w:p>
        </w:tc>
        <w:tc>
          <w:tcPr>
            <w:tcW w:w="2267" w:type="dxa"/>
          </w:tcPr>
          <w:p w14:paraId="5447E337" w14:textId="77777777" w:rsidR="00902AC4" w:rsidRDefault="00902AC4" w:rsidP="00D51E06">
            <w:pPr>
              <w:spacing w:after="120"/>
              <w:ind w:left="0"/>
              <w:rPr>
                <w:spacing w:val="-2"/>
              </w:rPr>
            </w:pPr>
            <w:r>
              <w:rPr>
                <w:spacing w:val="-2"/>
              </w:rPr>
              <w:t>Texte</w:t>
            </w:r>
          </w:p>
        </w:tc>
        <w:tc>
          <w:tcPr>
            <w:tcW w:w="5104" w:type="dxa"/>
          </w:tcPr>
          <w:p w14:paraId="64E4A96B" w14:textId="77777777" w:rsidR="00902AC4" w:rsidRDefault="00902AC4" w:rsidP="00D566E3">
            <w:pPr>
              <w:spacing w:after="120"/>
              <w:ind w:left="0"/>
              <w:rPr>
                <w:spacing w:val="-2"/>
              </w:rPr>
            </w:pPr>
            <w:r>
              <w:rPr>
                <w:spacing w:val="-2"/>
              </w:rPr>
              <w:t>Entreprise reliée au stage</w:t>
            </w:r>
          </w:p>
        </w:tc>
        <w:tc>
          <w:tcPr>
            <w:tcW w:w="2977" w:type="dxa"/>
          </w:tcPr>
          <w:p w14:paraId="3344520D" w14:textId="77777777" w:rsidR="00902AC4" w:rsidRDefault="00902AC4" w:rsidP="00D51E06">
            <w:pPr>
              <w:spacing w:after="120"/>
              <w:ind w:left="0"/>
              <w:rPr>
                <w:spacing w:val="-2"/>
              </w:rPr>
            </w:pPr>
            <w:proofErr w:type="spellStart"/>
            <w:r>
              <w:rPr>
                <w:spacing w:val="-2"/>
              </w:rPr>
              <w:t>Stage.entreprise</w:t>
            </w:r>
            <w:proofErr w:type="spellEnd"/>
          </w:p>
        </w:tc>
      </w:tr>
      <w:tr w:rsidR="001557E0" w14:paraId="4CA6AD8E" w14:textId="77777777" w:rsidTr="009B45C8">
        <w:trPr>
          <w:cantSplit/>
          <w:trHeight w:val="759"/>
        </w:trPr>
        <w:tc>
          <w:tcPr>
            <w:tcW w:w="2268" w:type="dxa"/>
          </w:tcPr>
          <w:p w14:paraId="00214DB0" w14:textId="77777777" w:rsidR="001557E0" w:rsidRDefault="001557E0" w:rsidP="00D51E06">
            <w:pPr>
              <w:suppressAutoHyphens/>
              <w:spacing w:after="120"/>
              <w:ind w:left="0"/>
              <w:rPr>
                <w:spacing w:val="-2"/>
              </w:rPr>
            </w:pPr>
            <w:r>
              <w:rPr>
                <w:spacing w:val="-2"/>
              </w:rPr>
              <w:t>Conclu</w:t>
            </w:r>
          </w:p>
        </w:tc>
        <w:tc>
          <w:tcPr>
            <w:tcW w:w="2267" w:type="dxa"/>
          </w:tcPr>
          <w:p w14:paraId="18AE0E24" w14:textId="77777777" w:rsidR="001557E0" w:rsidRDefault="001557E0" w:rsidP="00D51E06">
            <w:pPr>
              <w:spacing w:after="120"/>
              <w:ind w:left="0"/>
              <w:rPr>
                <w:spacing w:val="-2"/>
              </w:rPr>
            </w:pPr>
            <w:r>
              <w:rPr>
                <w:spacing w:val="-2"/>
              </w:rPr>
              <w:t>Texte</w:t>
            </w:r>
          </w:p>
        </w:tc>
        <w:tc>
          <w:tcPr>
            <w:tcW w:w="5104" w:type="dxa"/>
          </w:tcPr>
          <w:p w14:paraId="68612D34" w14:textId="77777777" w:rsidR="001557E0" w:rsidRDefault="001557E0" w:rsidP="00D566E3">
            <w:pPr>
              <w:spacing w:after="120"/>
              <w:ind w:left="0"/>
              <w:rPr>
                <w:spacing w:val="-2"/>
              </w:rPr>
            </w:pPr>
            <w:r>
              <w:rPr>
                <w:spacing w:val="-2"/>
              </w:rPr>
              <w:t>Statut du stage</w:t>
            </w:r>
          </w:p>
        </w:tc>
        <w:tc>
          <w:tcPr>
            <w:tcW w:w="2977" w:type="dxa"/>
          </w:tcPr>
          <w:p w14:paraId="73101FF3" w14:textId="77777777" w:rsidR="001557E0" w:rsidRDefault="006A1A80" w:rsidP="00D51E06">
            <w:pPr>
              <w:spacing w:after="120"/>
              <w:ind w:left="0"/>
              <w:rPr>
                <w:spacing w:val="-2"/>
              </w:rPr>
            </w:pPr>
            <w:proofErr w:type="spellStart"/>
            <w:ins w:id="60" w:author="Lainesse" w:date="2018-03-27T13:35:00Z">
              <w:r>
                <w:rPr>
                  <w:spacing w:val="-2"/>
                </w:rPr>
                <w:t>Stage.conclu</w:t>
              </w:r>
            </w:ins>
            <w:proofErr w:type="spellEnd"/>
          </w:p>
        </w:tc>
      </w:tr>
      <w:tr w:rsidR="001557E0" w14:paraId="281126C9" w14:textId="77777777" w:rsidTr="009B45C8">
        <w:trPr>
          <w:cantSplit/>
          <w:trHeight w:val="759"/>
        </w:trPr>
        <w:tc>
          <w:tcPr>
            <w:tcW w:w="2268" w:type="dxa"/>
          </w:tcPr>
          <w:p w14:paraId="315CF93A" w14:textId="77777777" w:rsidR="001557E0" w:rsidRDefault="001557E0" w:rsidP="00D51E06">
            <w:pPr>
              <w:suppressAutoHyphens/>
              <w:spacing w:after="120"/>
              <w:ind w:left="0"/>
              <w:rPr>
                <w:spacing w:val="-2"/>
              </w:rPr>
            </w:pPr>
            <w:r>
              <w:rPr>
                <w:spacing w:val="-2"/>
              </w:rPr>
              <w:t>Modifier</w:t>
            </w:r>
          </w:p>
        </w:tc>
        <w:tc>
          <w:tcPr>
            <w:tcW w:w="2267" w:type="dxa"/>
          </w:tcPr>
          <w:p w14:paraId="56D1FB56" w14:textId="77777777" w:rsidR="001557E0" w:rsidRDefault="001557E0" w:rsidP="00D51E06">
            <w:pPr>
              <w:spacing w:after="120"/>
              <w:ind w:left="0"/>
              <w:rPr>
                <w:spacing w:val="-2"/>
              </w:rPr>
            </w:pPr>
            <w:r>
              <w:rPr>
                <w:spacing w:val="-2"/>
              </w:rPr>
              <w:t>Lien</w:t>
            </w:r>
          </w:p>
        </w:tc>
        <w:tc>
          <w:tcPr>
            <w:tcW w:w="5104" w:type="dxa"/>
          </w:tcPr>
          <w:p w14:paraId="50A40734" w14:textId="77777777" w:rsidR="001557E0" w:rsidRDefault="001557E0" w:rsidP="00D566E3">
            <w:pPr>
              <w:spacing w:after="120"/>
              <w:ind w:left="0"/>
              <w:rPr>
                <w:spacing w:val="-2"/>
              </w:rPr>
            </w:pPr>
            <w:r>
              <w:rPr>
                <w:spacing w:val="-2"/>
              </w:rPr>
              <w:t>Mène à la page</w:t>
            </w:r>
            <w:proofErr w:type="gramStart"/>
            <w:r>
              <w:rPr>
                <w:spacing w:val="-2"/>
              </w:rPr>
              <w:t xml:space="preserve"> «Consulter</w:t>
            </w:r>
            <w:proofErr w:type="gramEnd"/>
            <w:r>
              <w:rPr>
                <w:spacing w:val="-2"/>
              </w:rPr>
              <w:t>/</w:t>
            </w:r>
            <w:proofErr w:type="spellStart"/>
            <w:r>
              <w:rPr>
                <w:spacing w:val="-2"/>
              </w:rPr>
              <w:t>Modifer</w:t>
            </w:r>
            <w:proofErr w:type="spellEnd"/>
            <w:r>
              <w:rPr>
                <w:spacing w:val="-2"/>
              </w:rPr>
              <w:t xml:space="preserve"> un aperçu d’un stage»</w:t>
            </w:r>
          </w:p>
        </w:tc>
        <w:tc>
          <w:tcPr>
            <w:tcW w:w="2977" w:type="dxa"/>
          </w:tcPr>
          <w:p w14:paraId="3FB5447C" w14:textId="77777777" w:rsidR="001557E0" w:rsidRDefault="001557E0" w:rsidP="00D51E06">
            <w:pPr>
              <w:spacing w:after="120"/>
              <w:ind w:left="0"/>
              <w:rPr>
                <w:spacing w:val="-2"/>
              </w:rPr>
            </w:pPr>
          </w:p>
        </w:tc>
      </w:tr>
    </w:tbl>
    <w:p w14:paraId="3509A96A" w14:textId="77777777" w:rsidR="006B2AD9" w:rsidRDefault="006B2AD9" w:rsidP="006B2AD9">
      <w:pPr>
        <w:pStyle w:val="Sous-titre"/>
      </w:pPr>
    </w:p>
    <w:p w14:paraId="4EB50A6B" w14:textId="77777777" w:rsidR="00753D7A" w:rsidRDefault="00753D7A">
      <w:pPr>
        <w:spacing w:before="0" w:after="200"/>
        <w:ind w:left="0"/>
        <w:rPr>
          <w:rFonts w:asciiTheme="majorHAnsi" w:hAnsiTheme="majorHAnsi"/>
          <w:spacing w:val="5"/>
          <w:sz w:val="28"/>
          <w:szCs w:val="24"/>
        </w:rPr>
      </w:pPr>
      <w:bookmarkStart w:id="61" w:name="_Toc363634727"/>
      <w:bookmarkStart w:id="62" w:name="_Toc363720860"/>
      <w:bookmarkStart w:id="63" w:name="_Toc444691215"/>
    </w:p>
    <w:p w14:paraId="125D8C95" w14:textId="77777777" w:rsidR="006B2AD9" w:rsidRPr="009D3614" w:rsidRDefault="006B2AD9" w:rsidP="006B2AD9">
      <w:pPr>
        <w:pStyle w:val="Titre3"/>
        <w:numPr>
          <w:ilvl w:val="2"/>
          <w:numId w:val="10"/>
        </w:numPr>
      </w:pPr>
      <w:bookmarkStart w:id="64" w:name="_Toc508351604"/>
      <w:r>
        <w:t>Tableau des validations</w:t>
      </w:r>
      <w:bookmarkEnd w:id="61"/>
      <w:bookmarkEnd w:id="62"/>
      <w:r>
        <w:t xml:space="preserve"> de « </w:t>
      </w:r>
      <w:r w:rsidR="001557E0">
        <w:t>Obtenir la liste des stages </w:t>
      </w:r>
      <w:r>
        <w:t>»</w:t>
      </w:r>
      <w:bookmarkEnd w:id="63"/>
      <w:bookmarkEnd w:id="64"/>
    </w:p>
    <w:tbl>
      <w:tblPr>
        <w:tblW w:w="12462"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260"/>
        <w:gridCol w:w="5669"/>
        <w:gridCol w:w="2246"/>
        <w:gridCol w:w="1287"/>
      </w:tblGrid>
      <w:tr w:rsidR="006B2AD9" w:rsidRPr="00B60BF5" w14:paraId="270AEAAD" w14:textId="77777777" w:rsidTr="009B45C8">
        <w:trPr>
          <w:trHeight w:val="639"/>
          <w:tblHeader/>
        </w:trPr>
        <w:tc>
          <w:tcPr>
            <w:tcW w:w="3260" w:type="dxa"/>
            <w:shd w:val="clear" w:color="auto" w:fill="4A4E51"/>
            <w:vAlign w:val="center"/>
          </w:tcPr>
          <w:p w14:paraId="29E6DE36"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 xml:space="preserve">Champs à </w:t>
            </w:r>
            <w:proofErr w:type="spellStart"/>
            <w:r w:rsidRPr="00B60BF5">
              <w:rPr>
                <w:rFonts w:asciiTheme="minorHAnsi" w:hAnsiTheme="minorHAnsi"/>
                <w:b/>
                <w:color w:val="FFFFFF" w:themeColor="background1"/>
                <w:lang w:val="en-CA"/>
              </w:rPr>
              <w:t>valider</w:t>
            </w:r>
            <w:proofErr w:type="spellEnd"/>
          </w:p>
        </w:tc>
        <w:tc>
          <w:tcPr>
            <w:tcW w:w="5669" w:type="dxa"/>
            <w:shd w:val="clear" w:color="auto" w:fill="4A4E51"/>
            <w:vAlign w:val="center"/>
          </w:tcPr>
          <w:p w14:paraId="18E78C4B"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246" w:type="dxa"/>
            <w:shd w:val="clear" w:color="auto" w:fill="4A4E51"/>
            <w:vAlign w:val="center"/>
          </w:tcPr>
          <w:p w14:paraId="05FDE873"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287" w:type="dxa"/>
            <w:shd w:val="clear" w:color="auto" w:fill="4A4E51"/>
            <w:vAlign w:val="center"/>
          </w:tcPr>
          <w:p w14:paraId="78CB3706"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6B2AD9" w14:paraId="2AB7EB94" w14:textId="77777777" w:rsidTr="009B45C8">
        <w:tc>
          <w:tcPr>
            <w:tcW w:w="3260" w:type="dxa"/>
          </w:tcPr>
          <w:p w14:paraId="68D9AE4F" w14:textId="77777777" w:rsidR="006B2AD9" w:rsidRDefault="006B2AD9" w:rsidP="001557E0">
            <w:pPr>
              <w:spacing w:before="90" w:after="54"/>
              <w:ind w:left="0"/>
              <w:rPr>
                <w:spacing w:val="-2"/>
              </w:rPr>
            </w:pPr>
          </w:p>
        </w:tc>
        <w:tc>
          <w:tcPr>
            <w:tcW w:w="5669" w:type="dxa"/>
          </w:tcPr>
          <w:p w14:paraId="02010723" w14:textId="77777777" w:rsidR="006B2AD9" w:rsidRPr="001557E0" w:rsidRDefault="006B2AD9" w:rsidP="001557E0">
            <w:pPr>
              <w:spacing w:before="90" w:after="54"/>
              <w:ind w:left="0"/>
              <w:rPr>
                <w:spacing w:val="-2"/>
              </w:rPr>
            </w:pPr>
          </w:p>
        </w:tc>
        <w:tc>
          <w:tcPr>
            <w:tcW w:w="2246" w:type="dxa"/>
          </w:tcPr>
          <w:p w14:paraId="7C7B758B" w14:textId="77777777" w:rsidR="00753D7A" w:rsidRDefault="00753D7A" w:rsidP="00D51E06">
            <w:pPr>
              <w:spacing w:before="90" w:after="54"/>
              <w:ind w:left="0"/>
              <w:rPr>
                <w:spacing w:val="-2"/>
                <w:lang w:val="fr-FR"/>
              </w:rPr>
            </w:pPr>
          </w:p>
        </w:tc>
        <w:tc>
          <w:tcPr>
            <w:tcW w:w="1287" w:type="dxa"/>
          </w:tcPr>
          <w:p w14:paraId="27595FAB" w14:textId="77777777" w:rsidR="006B2AD9" w:rsidRDefault="006B2AD9" w:rsidP="00D51E06">
            <w:pPr>
              <w:spacing w:before="90" w:after="54"/>
              <w:ind w:left="0"/>
              <w:rPr>
                <w:spacing w:val="-2"/>
                <w:lang w:val="fr-FR"/>
              </w:rPr>
            </w:pPr>
          </w:p>
        </w:tc>
      </w:tr>
    </w:tbl>
    <w:p w14:paraId="6CD5590A" w14:textId="77777777" w:rsidR="006B2AD9" w:rsidRDefault="00753D7A" w:rsidP="00753D7A">
      <w:pPr>
        <w:pStyle w:val="Sous-titre"/>
        <w:spacing w:before="0" w:after="0"/>
        <w:ind w:firstLine="504"/>
      </w:pPr>
      <w:r>
        <w:t>Unitaire :</w:t>
      </w:r>
      <w:r w:rsidR="007E4472">
        <w:t xml:space="preserve"> </w:t>
      </w:r>
      <w:r w:rsidR="00405B95">
        <w:t>validation liée au format de la donnée, au nombre de caractères, à l’aspect obligatoire de la donnée</w:t>
      </w:r>
    </w:p>
    <w:p w14:paraId="4FC5D163" w14:textId="77777777" w:rsidR="00753D7A" w:rsidRDefault="00753D7A" w:rsidP="00753D7A">
      <w:pPr>
        <w:pStyle w:val="Sous-titre"/>
        <w:spacing w:before="0" w:after="0"/>
        <w:ind w:firstLine="504"/>
      </w:pPr>
      <w:r>
        <w:t>Cohérence :</w:t>
      </w:r>
      <w:r w:rsidR="00405B95">
        <w:t xml:space="preserve"> validation de croisement entre les données de l’écran. Exemple : la date de fin doit être supérieure à la date de début</w:t>
      </w:r>
    </w:p>
    <w:p w14:paraId="72FEAD6F" w14:textId="77777777" w:rsidR="00753D7A" w:rsidRDefault="00753D7A" w:rsidP="00753D7A">
      <w:pPr>
        <w:pStyle w:val="Sous-titre"/>
        <w:spacing w:before="0" w:after="0"/>
        <w:ind w:firstLine="504"/>
        <w:sectPr w:rsidR="00753D7A" w:rsidSect="009E6CE9">
          <w:footerReference w:type="first" r:id="rId22"/>
          <w:pgSz w:w="16839" w:h="11907" w:orient="landscape"/>
          <w:pgMar w:top="1751" w:right="1440" w:bottom="1751" w:left="1440" w:header="709" w:footer="459" w:gutter="0"/>
          <w:cols w:space="720"/>
          <w:titlePg/>
          <w:docGrid w:linePitch="360"/>
        </w:sectPr>
      </w:pPr>
      <w:r>
        <w:t>Contexte :</w:t>
      </w:r>
      <w:r w:rsidR="00405B95">
        <w:t xml:space="preserve"> validation de concordance avec les données de l’application. Exemple : l’utilisateur qui tente de se connecter n’existe pas</w:t>
      </w:r>
    </w:p>
    <w:p w14:paraId="2F507FCC" w14:textId="77777777" w:rsidR="006B2AD9" w:rsidRDefault="006B2AD9" w:rsidP="006B2AD9">
      <w:pPr>
        <w:pStyle w:val="Titre3"/>
        <w:numPr>
          <w:ilvl w:val="2"/>
          <w:numId w:val="10"/>
        </w:numPr>
      </w:pPr>
      <w:bookmarkStart w:id="65" w:name="_Toc363634728"/>
      <w:bookmarkStart w:id="66" w:name="_Toc363720861"/>
      <w:bookmarkStart w:id="67" w:name="_Toc444691216"/>
      <w:bookmarkStart w:id="68" w:name="_Toc508351605"/>
      <w:r>
        <w:lastRenderedPageBreak/>
        <w:t>Paramètres d'entrée</w:t>
      </w:r>
      <w:bookmarkEnd w:id="65"/>
      <w:bookmarkEnd w:id="66"/>
      <w:r>
        <w:t xml:space="preserve"> de « </w:t>
      </w:r>
      <w:r w:rsidR="001557E0">
        <w:t xml:space="preserve">Obtenir la liste des </w:t>
      </w:r>
      <w:proofErr w:type="gramStart"/>
      <w:r w:rsidR="001557E0">
        <w:t>stages </w:t>
      </w:r>
      <w:r w:rsidR="00D51E06">
        <w:t> </w:t>
      </w:r>
      <w:r>
        <w:t>»</w:t>
      </w:r>
      <w:bookmarkEnd w:id="67"/>
      <w:bookmarkEnd w:id="68"/>
      <w:proofErr w:type="gramEnd"/>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D51E06" w:rsidRPr="00B60BF5" w14:paraId="0383F8CC" w14:textId="77777777" w:rsidTr="00D51E06">
        <w:trPr>
          <w:trHeight w:val="727"/>
          <w:tblHeader/>
        </w:trPr>
        <w:tc>
          <w:tcPr>
            <w:tcW w:w="3260" w:type="dxa"/>
            <w:shd w:val="clear" w:color="auto" w:fill="4A4E51"/>
            <w:vAlign w:val="center"/>
          </w:tcPr>
          <w:p w14:paraId="3E439458" w14:textId="77777777"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419EC8A3" w14:textId="77777777" w:rsidR="006B2AD9" w:rsidRPr="00B60BF5" w:rsidRDefault="00127FE4" w:rsidP="00D51E0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6B2AD9" w14:paraId="57CE914F" w14:textId="77777777" w:rsidTr="00D51E06">
        <w:tc>
          <w:tcPr>
            <w:tcW w:w="3260" w:type="dxa"/>
          </w:tcPr>
          <w:p w14:paraId="78EC6CF1" w14:textId="77777777" w:rsidR="006B2AD9" w:rsidRDefault="006B2AD9" w:rsidP="00127FE4">
            <w:pPr>
              <w:spacing w:after="120"/>
              <w:ind w:left="0"/>
              <w:rPr>
                <w:spacing w:val="-2"/>
                <w:szCs w:val="24"/>
                <w:lang w:val="fr-FR"/>
              </w:rPr>
            </w:pPr>
          </w:p>
        </w:tc>
        <w:tc>
          <w:tcPr>
            <w:tcW w:w="4820" w:type="dxa"/>
          </w:tcPr>
          <w:p w14:paraId="211C5AA8" w14:textId="77777777" w:rsidR="006B2AD9" w:rsidRPr="005D242D" w:rsidRDefault="006B2AD9" w:rsidP="00127FE4">
            <w:pPr>
              <w:spacing w:after="120"/>
              <w:ind w:left="0"/>
              <w:rPr>
                <w:color w:val="000000" w:themeColor="text1"/>
                <w:spacing w:val="-2"/>
              </w:rPr>
            </w:pPr>
          </w:p>
        </w:tc>
      </w:tr>
    </w:tbl>
    <w:p w14:paraId="2AA958F8" w14:textId="77777777" w:rsidR="006B2AD9" w:rsidRPr="00580BFD" w:rsidRDefault="006B2AD9" w:rsidP="006B2AD9"/>
    <w:p w14:paraId="3DC6F0B2" w14:textId="77777777" w:rsidR="001557E0" w:rsidRDefault="00D51E06">
      <w:pPr>
        <w:spacing w:before="0" w:after="200"/>
        <w:ind w:left="0"/>
      </w:pPr>
      <w:bookmarkStart w:id="69" w:name="_Toc444691217"/>
      <w:bookmarkStart w:id="70" w:name="_Toc316373919"/>
      <w:r>
        <w:br w:type="page"/>
      </w:r>
    </w:p>
    <w:p w14:paraId="140CA4E6" w14:textId="77777777" w:rsidR="001557E0" w:rsidRDefault="001557E0" w:rsidP="001557E0">
      <w:pPr>
        <w:pStyle w:val="Titre2"/>
      </w:pPr>
      <w:bookmarkStart w:id="71" w:name="_Toc508351606"/>
      <w:r>
        <w:lastRenderedPageBreak/>
        <w:t>Étude de cas d’utilisation « </w:t>
      </w:r>
      <w:r w:rsidR="00E26DB0">
        <w:t>Consulter/Modifier un aperçu d’un stage</w:t>
      </w:r>
      <w:r>
        <w:t> »</w:t>
      </w:r>
      <w:bookmarkEnd w:id="71"/>
    </w:p>
    <w:p w14:paraId="441EC2ED" w14:textId="77777777" w:rsidR="001557E0" w:rsidRDefault="001557E0" w:rsidP="001557E0">
      <w:pPr>
        <w:pStyle w:val="Titre4"/>
      </w:pPr>
      <w:r>
        <w:t>Description :</w:t>
      </w:r>
    </w:p>
    <w:p w14:paraId="6B28E0DA" w14:textId="77777777" w:rsidR="001557E0" w:rsidRPr="00F54245" w:rsidRDefault="00E26DB0" w:rsidP="001557E0">
      <w:r>
        <w:t xml:space="preserve">Ce cas d’utilisation permet aux utilisateurs de consulter et modifier certains champs d’un stage déjà existant. </w:t>
      </w:r>
    </w:p>
    <w:p w14:paraId="1A46F479" w14:textId="77777777" w:rsidR="001557E0" w:rsidRDefault="001557E0" w:rsidP="001557E0">
      <w:pPr>
        <w:pStyle w:val="Titre4"/>
      </w:pPr>
      <w:r>
        <w:t>Acteur :</w:t>
      </w:r>
    </w:p>
    <w:p w14:paraId="2F1D8160" w14:textId="77777777" w:rsidR="001557E0" w:rsidRDefault="001557E0" w:rsidP="001557E0">
      <w:r>
        <w:t>Enseignant</w:t>
      </w:r>
    </w:p>
    <w:p w14:paraId="19F91B4A" w14:textId="77777777" w:rsidR="001557E0" w:rsidRDefault="001557E0" w:rsidP="001557E0">
      <w:r>
        <w:t>Administrateur</w:t>
      </w:r>
    </w:p>
    <w:p w14:paraId="0498B071" w14:textId="77777777" w:rsidR="001557E0" w:rsidRDefault="001557E0" w:rsidP="001557E0">
      <w:pPr>
        <w:pStyle w:val="Titre4"/>
      </w:pPr>
      <w:r>
        <w:t>Conditions de départ :</w:t>
      </w:r>
    </w:p>
    <w:p w14:paraId="70B58842" w14:textId="77777777" w:rsidR="001557E0" w:rsidRDefault="001557E0" w:rsidP="001557E0">
      <w:pPr>
        <w:pStyle w:val="Paragraphedeliste"/>
        <w:numPr>
          <w:ilvl w:val="0"/>
          <w:numId w:val="21"/>
        </w:numPr>
      </w:pPr>
      <w:r>
        <w:t>L’utilisateur doit être connecté</w:t>
      </w:r>
    </w:p>
    <w:p w14:paraId="7F39486E" w14:textId="77777777" w:rsidR="001557E0" w:rsidRDefault="001557E0" w:rsidP="001557E0">
      <w:pPr>
        <w:pStyle w:val="Titre4"/>
      </w:pPr>
      <w:r>
        <w:t>Conditions de fin :</w:t>
      </w:r>
    </w:p>
    <w:p w14:paraId="539C98EC" w14:textId="77777777" w:rsidR="001557E0" w:rsidRDefault="001557E0" w:rsidP="001557E0">
      <w:pPr>
        <w:pStyle w:val="Paragraphedeliste"/>
        <w:numPr>
          <w:ilvl w:val="0"/>
          <w:numId w:val="20"/>
        </w:numPr>
      </w:pPr>
      <w:r>
        <w:t>Fermeture de la page</w:t>
      </w:r>
    </w:p>
    <w:p w14:paraId="39A38467" w14:textId="77777777" w:rsidR="001557E0" w:rsidRDefault="001557E0" w:rsidP="001557E0">
      <w:pPr>
        <w:pStyle w:val="Titre4"/>
      </w:pPr>
      <w:r>
        <w:t>Exception :</w:t>
      </w:r>
    </w:p>
    <w:p w14:paraId="511B481F" w14:textId="77777777" w:rsidR="001557E0" w:rsidRDefault="001557E0" w:rsidP="001557E0">
      <w:commentRangeStart w:id="72"/>
      <w:r>
        <w:t>N/A</w:t>
      </w:r>
      <w:commentRangeEnd w:id="72"/>
      <w:r w:rsidR="006A1A80">
        <w:rPr>
          <w:rStyle w:val="Marquedecommentaire"/>
        </w:rPr>
        <w:commentReference w:id="72"/>
      </w:r>
    </w:p>
    <w:p w14:paraId="1EAAABE6" w14:textId="77777777" w:rsidR="001557E0" w:rsidRPr="00580BFD" w:rsidRDefault="001557E0" w:rsidP="001557E0">
      <w:pPr>
        <w:ind w:left="426"/>
      </w:pPr>
    </w:p>
    <w:p w14:paraId="149159D8" w14:textId="77777777" w:rsidR="001557E0" w:rsidRPr="006D2F11" w:rsidRDefault="001557E0" w:rsidP="001557E0"/>
    <w:p w14:paraId="27306B4B" w14:textId="77777777" w:rsidR="001557E0" w:rsidRDefault="001557E0" w:rsidP="001557E0">
      <w:pPr>
        <w:spacing w:before="0" w:after="200"/>
        <w:ind w:left="0"/>
        <w:rPr>
          <w:rFonts w:asciiTheme="majorHAnsi" w:hAnsiTheme="majorHAnsi"/>
          <w:sz w:val="28"/>
          <w:szCs w:val="28"/>
        </w:rPr>
      </w:pPr>
      <w:r>
        <w:br w:type="page"/>
      </w:r>
    </w:p>
    <w:p w14:paraId="0790DC17" w14:textId="77777777" w:rsidR="001557E0" w:rsidRDefault="001557E0" w:rsidP="001557E0">
      <w:pPr>
        <w:pStyle w:val="Titre3"/>
        <w:numPr>
          <w:ilvl w:val="2"/>
          <w:numId w:val="10"/>
        </w:numPr>
      </w:pPr>
      <w:bookmarkStart w:id="73" w:name="_Toc508351607"/>
      <w:r>
        <w:lastRenderedPageBreak/>
        <w:t xml:space="preserve">Panoramas et rapports de « </w:t>
      </w:r>
      <w:r w:rsidR="00E26DB0">
        <w:t>Consulter/Modifier un aperçu d’un stage</w:t>
      </w:r>
      <w:r>
        <w:t> »</w:t>
      </w:r>
      <w:bookmarkEnd w:id="73"/>
    </w:p>
    <w:p w14:paraId="5B58088A" w14:textId="77777777" w:rsidR="001557E0" w:rsidRDefault="007C7869" w:rsidP="001557E0">
      <w:pPr>
        <w:spacing w:before="0" w:after="200"/>
        <w:ind w:left="0"/>
      </w:pPr>
      <w:commentRangeStart w:id="74"/>
      <w:r w:rsidRPr="007C7869">
        <w:rPr>
          <w:noProof/>
        </w:rPr>
        <w:drawing>
          <wp:anchor distT="0" distB="0" distL="114300" distR="114300" simplePos="0" relativeHeight="251683840" behindDoc="0" locked="0" layoutInCell="1" allowOverlap="1" wp14:anchorId="3D1486F9" wp14:editId="578AC111">
            <wp:simplePos x="0" y="0"/>
            <wp:positionH relativeFrom="column">
              <wp:posOffset>-796700</wp:posOffset>
            </wp:positionH>
            <wp:positionV relativeFrom="paragraph">
              <wp:posOffset>50569</wp:posOffset>
            </wp:positionV>
            <wp:extent cx="6843043" cy="5132070"/>
            <wp:effectExtent l="0" t="0" r="0" b="0"/>
            <wp:wrapNone/>
            <wp:docPr id="15" name="Image 15" descr="C:\Users\usager\Desktop\Consulter_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ager\Desktop\Consulter_Modifi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2460" cy="51466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4"/>
      <w:r w:rsidR="006A1A80">
        <w:rPr>
          <w:rStyle w:val="Marquedecommentaire"/>
        </w:rPr>
        <w:commentReference w:id="74"/>
      </w:r>
    </w:p>
    <w:p w14:paraId="5B4C7A16" w14:textId="77777777" w:rsidR="001557E0" w:rsidRDefault="001557E0" w:rsidP="001557E0">
      <w:pPr>
        <w:sectPr w:rsidR="001557E0" w:rsidSect="00BD7DAF">
          <w:headerReference w:type="default" r:id="rId24"/>
          <w:footerReference w:type="default" r:id="rId25"/>
          <w:footerReference w:type="first" r:id="rId26"/>
          <w:pgSz w:w="11907" w:h="16839"/>
          <w:pgMar w:top="1440" w:right="1751" w:bottom="1440" w:left="1751" w:header="709" w:footer="459" w:gutter="0"/>
          <w:cols w:space="720"/>
          <w:titlePg/>
          <w:docGrid w:linePitch="360"/>
        </w:sectPr>
      </w:pPr>
    </w:p>
    <w:p w14:paraId="1FF483AC" w14:textId="77777777" w:rsidR="001557E0" w:rsidRDefault="001557E0" w:rsidP="001557E0">
      <w:pPr>
        <w:pStyle w:val="Titre3"/>
        <w:numPr>
          <w:ilvl w:val="2"/>
          <w:numId w:val="10"/>
        </w:numPr>
      </w:pPr>
      <w:bookmarkStart w:id="75" w:name="_Toc508351608"/>
      <w:r>
        <w:lastRenderedPageBreak/>
        <w:t>Description des champs de « </w:t>
      </w:r>
      <w:r w:rsidR="00E26DB0">
        <w:t xml:space="preserve">Consulter/Modifier un aperçu d’un </w:t>
      </w:r>
      <w:proofErr w:type="gramStart"/>
      <w:r w:rsidR="00E26DB0">
        <w:t>stage</w:t>
      </w:r>
      <w:r>
        <w:t>  »</w:t>
      </w:r>
      <w:bookmarkEnd w:id="75"/>
      <w:proofErr w:type="gramEnd"/>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2267"/>
        <w:gridCol w:w="5104"/>
        <w:gridCol w:w="2977"/>
      </w:tblGrid>
      <w:tr w:rsidR="001557E0" w:rsidRPr="00B60BF5" w14:paraId="3504B8B3" w14:textId="77777777" w:rsidTr="00143516">
        <w:trPr>
          <w:cantSplit/>
          <w:trHeight w:val="453"/>
          <w:tblHeader/>
        </w:trPr>
        <w:tc>
          <w:tcPr>
            <w:tcW w:w="2268" w:type="dxa"/>
            <w:shd w:val="clear" w:color="auto" w:fill="4A4E51"/>
            <w:vAlign w:val="center"/>
          </w:tcPr>
          <w:p w14:paraId="026C239F" w14:textId="77777777"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2267" w:type="dxa"/>
            <w:shd w:val="clear" w:color="auto" w:fill="4A4E51"/>
            <w:vAlign w:val="center"/>
          </w:tcPr>
          <w:p w14:paraId="099F3ED7" w14:textId="77777777"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104" w:type="dxa"/>
            <w:shd w:val="clear" w:color="auto" w:fill="4A4E51"/>
            <w:vAlign w:val="center"/>
          </w:tcPr>
          <w:p w14:paraId="3D3A7ACD" w14:textId="77777777"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14:paraId="0785D9E4" w14:textId="77777777" w:rsidR="001557E0" w:rsidRPr="00B60BF5" w:rsidRDefault="001557E0" w:rsidP="00143516">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1557E0" w14:paraId="3FE5B33E" w14:textId="77777777" w:rsidTr="00143516">
        <w:trPr>
          <w:cantSplit/>
          <w:trHeight w:val="552"/>
        </w:trPr>
        <w:tc>
          <w:tcPr>
            <w:tcW w:w="12616" w:type="dxa"/>
            <w:gridSpan w:val="4"/>
          </w:tcPr>
          <w:p w14:paraId="112E7FB3" w14:textId="77777777" w:rsidR="001557E0" w:rsidRPr="001D4775" w:rsidRDefault="001557E0" w:rsidP="00E26DB0">
            <w:pPr>
              <w:spacing w:after="120"/>
              <w:ind w:left="0"/>
              <w:rPr>
                <w:b/>
                <w:spacing w:val="-2"/>
                <w:sz w:val="36"/>
                <w:szCs w:val="36"/>
              </w:rPr>
            </w:pPr>
            <w:r w:rsidRPr="001D4775">
              <w:rPr>
                <w:b/>
                <w:spacing w:val="-2"/>
                <w:sz w:val="36"/>
                <w:szCs w:val="36"/>
              </w:rPr>
              <w:t xml:space="preserve">Section </w:t>
            </w:r>
            <w:r w:rsidR="00E26DB0">
              <w:rPr>
                <w:b/>
                <w:spacing w:val="-2"/>
                <w:sz w:val="36"/>
                <w:szCs w:val="36"/>
              </w:rPr>
              <w:t>Aperçus du stage</w:t>
            </w:r>
          </w:p>
        </w:tc>
      </w:tr>
      <w:tr w:rsidR="001557E0" w:rsidDel="006A1A80" w14:paraId="68109757" w14:textId="77777777" w:rsidTr="00143516">
        <w:trPr>
          <w:cantSplit/>
          <w:del w:id="76" w:author="Lainesse" w:date="2018-03-27T13:39:00Z"/>
        </w:trPr>
        <w:tc>
          <w:tcPr>
            <w:tcW w:w="2268" w:type="dxa"/>
          </w:tcPr>
          <w:p w14:paraId="6A1A3AB8" w14:textId="77777777" w:rsidR="001557E0" w:rsidDel="006A1A80" w:rsidRDefault="00E26DB0" w:rsidP="00143516">
            <w:pPr>
              <w:suppressAutoHyphens/>
              <w:spacing w:after="120"/>
              <w:ind w:left="0"/>
              <w:rPr>
                <w:del w:id="77" w:author="Lainesse" w:date="2018-03-27T13:39:00Z"/>
                <w:spacing w:val="-2"/>
              </w:rPr>
            </w:pPr>
            <w:del w:id="78" w:author="Lainesse" w:date="2018-03-27T13:39:00Z">
              <w:r w:rsidDel="006A1A80">
                <w:rPr>
                  <w:spacing w:val="-2"/>
                </w:rPr>
                <w:delText>ID Stage</w:delText>
              </w:r>
            </w:del>
          </w:p>
        </w:tc>
        <w:tc>
          <w:tcPr>
            <w:tcW w:w="2267" w:type="dxa"/>
          </w:tcPr>
          <w:p w14:paraId="0B4BA5F3" w14:textId="77777777" w:rsidR="001557E0" w:rsidDel="006A1A80" w:rsidRDefault="00E26DB0" w:rsidP="00143516">
            <w:pPr>
              <w:spacing w:after="120"/>
              <w:ind w:left="0"/>
              <w:rPr>
                <w:del w:id="79" w:author="Lainesse" w:date="2018-03-27T13:39:00Z"/>
                <w:spacing w:val="-2"/>
              </w:rPr>
            </w:pPr>
            <w:del w:id="80" w:author="Lainesse" w:date="2018-03-27T13:39:00Z">
              <w:r w:rsidDel="006A1A80">
                <w:rPr>
                  <w:spacing w:val="-2"/>
                </w:rPr>
                <w:delText>Texte</w:delText>
              </w:r>
            </w:del>
          </w:p>
        </w:tc>
        <w:tc>
          <w:tcPr>
            <w:tcW w:w="5104" w:type="dxa"/>
          </w:tcPr>
          <w:p w14:paraId="702A0D7A" w14:textId="77777777" w:rsidR="001557E0" w:rsidDel="006A1A80" w:rsidRDefault="00E26DB0" w:rsidP="00143516">
            <w:pPr>
              <w:spacing w:after="120"/>
              <w:ind w:left="0"/>
              <w:rPr>
                <w:del w:id="81" w:author="Lainesse" w:date="2018-03-27T13:39:00Z"/>
                <w:spacing w:val="-2"/>
              </w:rPr>
            </w:pPr>
            <w:del w:id="82" w:author="Lainesse" w:date="2018-03-27T13:39:00Z">
              <w:r w:rsidDel="006A1A80">
                <w:rPr>
                  <w:spacing w:val="-2"/>
                </w:rPr>
                <w:delText>Correspond à l’ID du stage</w:delText>
              </w:r>
            </w:del>
          </w:p>
        </w:tc>
        <w:tc>
          <w:tcPr>
            <w:tcW w:w="2977" w:type="dxa"/>
          </w:tcPr>
          <w:p w14:paraId="1853F5FD" w14:textId="77777777" w:rsidR="001557E0" w:rsidDel="006A1A80" w:rsidRDefault="00E26DB0" w:rsidP="00143516">
            <w:pPr>
              <w:spacing w:after="120"/>
              <w:ind w:left="0"/>
              <w:rPr>
                <w:del w:id="83" w:author="Lainesse" w:date="2018-03-27T13:39:00Z"/>
                <w:spacing w:val="-2"/>
              </w:rPr>
            </w:pPr>
            <w:del w:id="84" w:author="Lainesse" w:date="2018-03-27T13:39:00Z">
              <w:r w:rsidDel="006A1A80">
                <w:rPr>
                  <w:spacing w:val="-2"/>
                </w:rPr>
                <w:delText>Stage.idStage</w:delText>
              </w:r>
            </w:del>
          </w:p>
        </w:tc>
      </w:tr>
      <w:tr w:rsidR="001557E0" w14:paraId="1DD27932" w14:textId="77777777" w:rsidTr="00143516">
        <w:trPr>
          <w:cantSplit/>
          <w:trHeight w:val="1168"/>
        </w:trPr>
        <w:tc>
          <w:tcPr>
            <w:tcW w:w="2268" w:type="dxa"/>
          </w:tcPr>
          <w:p w14:paraId="5F8AD9CB" w14:textId="77777777" w:rsidR="001557E0" w:rsidRDefault="00E26DB0" w:rsidP="00143516">
            <w:pPr>
              <w:suppressAutoHyphens/>
              <w:spacing w:after="120"/>
              <w:ind w:left="0"/>
              <w:rPr>
                <w:spacing w:val="-2"/>
              </w:rPr>
            </w:pPr>
            <w:r>
              <w:rPr>
                <w:spacing w:val="-2"/>
              </w:rPr>
              <w:t>Étudiant</w:t>
            </w:r>
          </w:p>
        </w:tc>
        <w:tc>
          <w:tcPr>
            <w:tcW w:w="2267" w:type="dxa"/>
          </w:tcPr>
          <w:p w14:paraId="6CD21DE1" w14:textId="77777777" w:rsidR="001557E0" w:rsidRDefault="00E26DB0" w:rsidP="00143516">
            <w:pPr>
              <w:spacing w:after="120"/>
              <w:ind w:left="0"/>
              <w:rPr>
                <w:spacing w:val="-2"/>
              </w:rPr>
            </w:pPr>
            <w:r>
              <w:rPr>
                <w:spacing w:val="-2"/>
              </w:rPr>
              <w:t>Liste déroulante</w:t>
            </w:r>
          </w:p>
        </w:tc>
        <w:tc>
          <w:tcPr>
            <w:tcW w:w="5104" w:type="dxa"/>
          </w:tcPr>
          <w:p w14:paraId="53D13879" w14:textId="77777777" w:rsidR="001557E0" w:rsidRDefault="001557E0" w:rsidP="00E26DB0">
            <w:pPr>
              <w:spacing w:after="120"/>
              <w:ind w:left="0"/>
              <w:rPr>
                <w:spacing w:val="-2"/>
              </w:rPr>
            </w:pPr>
            <w:r>
              <w:rPr>
                <w:spacing w:val="-2"/>
              </w:rPr>
              <w:t xml:space="preserve">Contient </w:t>
            </w:r>
            <w:r w:rsidR="00E26DB0">
              <w:rPr>
                <w:spacing w:val="-2"/>
              </w:rPr>
              <w:t>les étudiants déjà existants</w:t>
            </w:r>
          </w:p>
        </w:tc>
        <w:tc>
          <w:tcPr>
            <w:tcW w:w="2977" w:type="dxa"/>
          </w:tcPr>
          <w:p w14:paraId="1C705DFD" w14:textId="77777777" w:rsidR="001557E0" w:rsidRDefault="00245977" w:rsidP="00143516">
            <w:pPr>
              <w:spacing w:after="120"/>
              <w:ind w:left="0"/>
              <w:rPr>
                <w:spacing w:val="-2"/>
              </w:rPr>
            </w:pPr>
            <w:proofErr w:type="spellStart"/>
            <w:r>
              <w:rPr>
                <w:spacing w:val="-2"/>
              </w:rPr>
              <w:t>Stage.etudiant</w:t>
            </w:r>
            <w:proofErr w:type="spellEnd"/>
          </w:p>
        </w:tc>
      </w:tr>
      <w:tr w:rsidR="001557E0" w14:paraId="32E30C2D" w14:textId="77777777" w:rsidTr="00143516">
        <w:trPr>
          <w:cantSplit/>
        </w:trPr>
        <w:tc>
          <w:tcPr>
            <w:tcW w:w="2268" w:type="dxa"/>
          </w:tcPr>
          <w:p w14:paraId="2E80352D" w14:textId="77777777" w:rsidR="001557E0" w:rsidRDefault="00E26DB0" w:rsidP="00143516">
            <w:pPr>
              <w:suppressAutoHyphens/>
              <w:spacing w:after="120"/>
              <w:ind w:left="0"/>
              <w:rPr>
                <w:spacing w:val="-2"/>
              </w:rPr>
            </w:pPr>
            <w:r>
              <w:rPr>
                <w:spacing w:val="-2"/>
              </w:rPr>
              <w:t>Date début</w:t>
            </w:r>
          </w:p>
        </w:tc>
        <w:tc>
          <w:tcPr>
            <w:tcW w:w="2267" w:type="dxa"/>
          </w:tcPr>
          <w:p w14:paraId="0784DA2A" w14:textId="77777777" w:rsidR="001557E0" w:rsidRDefault="00E26DB0" w:rsidP="00143516">
            <w:pPr>
              <w:spacing w:after="120"/>
              <w:ind w:left="0"/>
              <w:rPr>
                <w:spacing w:val="-2"/>
              </w:rPr>
            </w:pPr>
            <w:r>
              <w:rPr>
                <w:spacing w:val="-2"/>
              </w:rPr>
              <w:t>Texte</w:t>
            </w:r>
          </w:p>
        </w:tc>
        <w:tc>
          <w:tcPr>
            <w:tcW w:w="5104" w:type="dxa"/>
          </w:tcPr>
          <w:p w14:paraId="0EB2366E" w14:textId="77777777" w:rsidR="001557E0" w:rsidRPr="00B8080F" w:rsidRDefault="00E26DB0" w:rsidP="00143516">
            <w:pPr>
              <w:spacing w:after="120"/>
              <w:ind w:left="0"/>
              <w:rPr>
                <w:color w:val="000000" w:themeColor="text1"/>
                <w:spacing w:val="-2"/>
              </w:rPr>
            </w:pPr>
            <w:r>
              <w:rPr>
                <w:spacing w:val="-2"/>
              </w:rPr>
              <w:t>Correspond à la date de début du stage</w:t>
            </w:r>
          </w:p>
        </w:tc>
        <w:tc>
          <w:tcPr>
            <w:tcW w:w="2977" w:type="dxa"/>
          </w:tcPr>
          <w:p w14:paraId="65DEE423" w14:textId="77777777" w:rsidR="001557E0" w:rsidRDefault="00E26DB0" w:rsidP="00143516">
            <w:pPr>
              <w:spacing w:after="120"/>
              <w:ind w:left="0"/>
              <w:rPr>
                <w:spacing w:val="-2"/>
              </w:rPr>
            </w:pPr>
            <w:proofErr w:type="spellStart"/>
            <w:r>
              <w:rPr>
                <w:spacing w:val="-2"/>
              </w:rPr>
              <w:t>Stage.dateDebut</w:t>
            </w:r>
            <w:proofErr w:type="spellEnd"/>
          </w:p>
        </w:tc>
      </w:tr>
      <w:tr w:rsidR="00E26DB0" w14:paraId="4E3F86FC" w14:textId="77777777" w:rsidTr="00143516">
        <w:trPr>
          <w:cantSplit/>
        </w:trPr>
        <w:tc>
          <w:tcPr>
            <w:tcW w:w="2268" w:type="dxa"/>
          </w:tcPr>
          <w:p w14:paraId="4B56DEAF" w14:textId="77777777" w:rsidR="00E26DB0" w:rsidRDefault="00E26DB0" w:rsidP="00E26DB0">
            <w:pPr>
              <w:suppressAutoHyphens/>
              <w:spacing w:after="120"/>
              <w:ind w:left="0"/>
              <w:rPr>
                <w:spacing w:val="-2"/>
              </w:rPr>
            </w:pPr>
            <w:r>
              <w:rPr>
                <w:spacing w:val="-2"/>
              </w:rPr>
              <w:t>Date fin</w:t>
            </w:r>
          </w:p>
        </w:tc>
        <w:tc>
          <w:tcPr>
            <w:tcW w:w="2267" w:type="dxa"/>
          </w:tcPr>
          <w:p w14:paraId="5EA9AC39" w14:textId="77777777" w:rsidR="00E26DB0" w:rsidRDefault="00E26DB0" w:rsidP="00E26DB0">
            <w:pPr>
              <w:spacing w:after="120"/>
              <w:ind w:left="0"/>
              <w:rPr>
                <w:spacing w:val="-2"/>
              </w:rPr>
            </w:pPr>
            <w:r>
              <w:rPr>
                <w:spacing w:val="-2"/>
              </w:rPr>
              <w:t>Texte</w:t>
            </w:r>
          </w:p>
        </w:tc>
        <w:tc>
          <w:tcPr>
            <w:tcW w:w="5104" w:type="dxa"/>
          </w:tcPr>
          <w:p w14:paraId="2E40FFF1" w14:textId="77777777" w:rsidR="00E26DB0" w:rsidRPr="00B8080F" w:rsidRDefault="00E26DB0" w:rsidP="00E26DB0">
            <w:pPr>
              <w:spacing w:after="120"/>
              <w:ind w:left="0"/>
              <w:rPr>
                <w:color w:val="000000" w:themeColor="text1"/>
                <w:spacing w:val="-2"/>
              </w:rPr>
            </w:pPr>
            <w:r>
              <w:rPr>
                <w:spacing w:val="-2"/>
              </w:rPr>
              <w:t>Correspond à la date de fin du stage</w:t>
            </w:r>
          </w:p>
        </w:tc>
        <w:tc>
          <w:tcPr>
            <w:tcW w:w="2977" w:type="dxa"/>
          </w:tcPr>
          <w:p w14:paraId="0EA79659" w14:textId="77777777" w:rsidR="00E26DB0" w:rsidRDefault="00E26DB0" w:rsidP="00E26DB0">
            <w:pPr>
              <w:spacing w:after="120"/>
              <w:ind w:left="0"/>
              <w:rPr>
                <w:spacing w:val="-2"/>
              </w:rPr>
            </w:pPr>
            <w:proofErr w:type="spellStart"/>
            <w:r>
              <w:rPr>
                <w:spacing w:val="-2"/>
              </w:rPr>
              <w:t>Stage.dateFin</w:t>
            </w:r>
            <w:proofErr w:type="spellEnd"/>
          </w:p>
        </w:tc>
      </w:tr>
      <w:tr w:rsidR="00E26DB0" w14:paraId="13C2A79B" w14:textId="77777777" w:rsidTr="00143516">
        <w:trPr>
          <w:cantSplit/>
          <w:trHeight w:val="759"/>
        </w:trPr>
        <w:tc>
          <w:tcPr>
            <w:tcW w:w="2268" w:type="dxa"/>
          </w:tcPr>
          <w:p w14:paraId="762A434A" w14:textId="77777777" w:rsidR="00E26DB0" w:rsidRDefault="00245977" w:rsidP="00E26DB0">
            <w:pPr>
              <w:suppressAutoHyphens/>
              <w:spacing w:after="120"/>
              <w:ind w:left="0"/>
              <w:rPr>
                <w:spacing w:val="-2"/>
              </w:rPr>
            </w:pPr>
            <w:r>
              <w:rPr>
                <w:spacing w:val="-2"/>
              </w:rPr>
              <w:t>Enseignant plaçant</w:t>
            </w:r>
          </w:p>
        </w:tc>
        <w:tc>
          <w:tcPr>
            <w:tcW w:w="2267" w:type="dxa"/>
          </w:tcPr>
          <w:p w14:paraId="4E64749A" w14:textId="77777777" w:rsidR="00E26DB0" w:rsidRDefault="00245977" w:rsidP="00245977">
            <w:pPr>
              <w:tabs>
                <w:tab w:val="left" w:pos="1031"/>
              </w:tabs>
              <w:spacing w:after="120"/>
              <w:ind w:left="0"/>
              <w:rPr>
                <w:spacing w:val="-2"/>
              </w:rPr>
            </w:pPr>
            <w:r>
              <w:rPr>
                <w:spacing w:val="-2"/>
              </w:rPr>
              <w:t>Liste déroulante</w:t>
            </w:r>
          </w:p>
        </w:tc>
        <w:tc>
          <w:tcPr>
            <w:tcW w:w="5104" w:type="dxa"/>
          </w:tcPr>
          <w:p w14:paraId="7EDA288F" w14:textId="77777777" w:rsidR="00E26DB0" w:rsidRDefault="00245977" w:rsidP="00E26DB0">
            <w:pPr>
              <w:spacing w:after="120"/>
              <w:ind w:left="0"/>
              <w:rPr>
                <w:spacing w:val="-2"/>
              </w:rPr>
            </w:pPr>
            <w:commentRangeStart w:id="85"/>
            <w:r>
              <w:rPr>
                <w:spacing w:val="-2"/>
              </w:rPr>
              <w:t xml:space="preserve">Contient les enseignants </w:t>
            </w:r>
            <w:ins w:id="86" w:author="Lainesse" w:date="2018-03-27T13:39:00Z">
              <w:r w:rsidR="006A1A80">
                <w:rPr>
                  <w:spacing w:val="-2"/>
                </w:rPr>
                <w:t xml:space="preserve">actifs </w:t>
              </w:r>
            </w:ins>
            <w:r>
              <w:rPr>
                <w:spacing w:val="-2"/>
              </w:rPr>
              <w:t>déjà existants</w:t>
            </w:r>
            <w:commentRangeEnd w:id="85"/>
            <w:r w:rsidR="006A1A80">
              <w:rPr>
                <w:rStyle w:val="Marquedecommentaire"/>
              </w:rPr>
              <w:commentReference w:id="85"/>
            </w:r>
          </w:p>
        </w:tc>
        <w:tc>
          <w:tcPr>
            <w:tcW w:w="2977" w:type="dxa"/>
          </w:tcPr>
          <w:p w14:paraId="1252F661" w14:textId="77777777" w:rsidR="00E26DB0" w:rsidRDefault="005B11A6" w:rsidP="00E26DB0">
            <w:pPr>
              <w:spacing w:after="120"/>
              <w:ind w:left="0"/>
              <w:rPr>
                <w:spacing w:val="-2"/>
              </w:rPr>
            </w:pPr>
            <w:proofErr w:type="spellStart"/>
            <w:r>
              <w:rPr>
                <w:spacing w:val="-2"/>
              </w:rPr>
              <w:t>Enseignant.prenom</w:t>
            </w:r>
            <w:proofErr w:type="spellEnd"/>
            <w:r>
              <w:rPr>
                <w:spacing w:val="-2"/>
              </w:rPr>
              <w:t xml:space="preserve"> + « » + </w:t>
            </w:r>
            <w:proofErr w:type="spellStart"/>
            <w:r>
              <w:rPr>
                <w:spacing w:val="-2"/>
              </w:rPr>
              <w:t>Enseignant.nom</w:t>
            </w:r>
            <w:proofErr w:type="spellEnd"/>
          </w:p>
        </w:tc>
      </w:tr>
      <w:tr w:rsidR="00245977" w14:paraId="563A8854" w14:textId="77777777" w:rsidTr="00143516">
        <w:trPr>
          <w:cantSplit/>
          <w:trHeight w:val="759"/>
        </w:trPr>
        <w:tc>
          <w:tcPr>
            <w:tcW w:w="2268" w:type="dxa"/>
          </w:tcPr>
          <w:p w14:paraId="2DA499E9" w14:textId="77777777" w:rsidR="00245977" w:rsidRDefault="00245977" w:rsidP="00245977">
            <w:pPr>
              <w:suppressAutoHyphens/>
              <w:spacing w:after="120"/>
              <w:ind w:left="0"/>
              <w:rPr>
                <w:spacing w:val="-2"/>
              </w:rPr>
            </w:pPr>
            <w:r>
              <w:rPr>
                <w:spacing w:val="-2"/>
              </w:rPr>
              <w:t>Enseignant superviseur</w:t>
            </w:r>
          </w:p>
        </w:tc>
        <w:tc>
          <w:tcPr>
            <w:tcW w:w="2267" w:type="dxa"/>
          </w:tcPr>
          <w:p w14:paraId="1EB146C1" w14:textId="77777777" w:rsidR="00245977" w:rsidRDefault="00245977" w:rsidP="00245977">
            <w:pPr>
              <w:tabs>
                <w:tab w:val="left" w:pos="1031"/>
              </w:tabs>
              <w:spacing w:after="120"/>
              <w:ind w:left="0"/>
              <w:rPr>
                <w:spacing w:val="-2"/>
              </w:rPr>
            </w:pPr>
            <w:r>
              <w:rPr>
                <w:spacing w:val="-2"/>
              </w:rPr>
              <w:t>Liste déroulante</w:t>
            </w:r>
          </w:p>
        </w:tc>
        <w:tc>
          <w:tcPr>
            <w:tcW w:w="5104" w:type="dxa"/>
          </w:tcPr>
          <w:p w14:paraId="11F41C0E" w14:textId="77777777" w:rsidR="00245977" w:rsidRDefault="00245977" w:rsidP="00245977">
            <w:pPr>
              <w:spacing w:after="120"/>
              <w:ind w:left="0"/>
              <w:rPr>
                <w:spacing w:val="-2"/>
              </w:rPr>
            </w:pPr>
            <w:r>
              <w:rPr>
                <w:spacing w:val="-2"/>
              </w:rPr>
              <w:t>Contient les enseignants</w:t>
            </w:r>
            <w:ins w:id="87" w:author="Lainesse" w:date="2018-03-27T13:39:00Z">
              <w:r w:rsidR="006A1A80">
                <w:rPr>
                  <w:spacing w:val="-2"/>
                </w:rPr>
                <w:t xml:space="preserve"> actifs</w:t>
              </w:r>
            </w:ins>
            <w:r>
              <w:rPr>
                <w:spacing w:val="-2"/>
              </w:rPr>
              <w:t xml:space="preserve"> déjà existants</w:t>
            </w:r>
          </w:p>
        </w:tc>
        <w:tc>
          <w:tcPr>
            <w:tcW w:w="2977" w:type="dxa"/>
          </w:tcPr>
          <w:p w14:paraId="5CE4F291" w14:textId="77777777" w:rsidR="00245977" w:rsidRDefault="005B11A6" w:rsidP="00245977">
            <w:pPr>
              <w:spacing w:after="120"/>
              <w:ind w:left="0"/>
              <w:rPr>
                <w:spacing w:val="-2"/>
              </w:rPr>
            </w:pPr>
            <w:proofErr w:type="spellStart"/>
            <w:r>
              <w:rPr>
                <w:spacing w:val="-2"/>
              </w:rPr>
              <w:t>Enseignant.prenom</w:t>
            </w:r>
            <w:proofErr w:type="spellEnd"/>
            <w:r>
              <w:rPr>
                <w:spacing w:val="-2"/>
              </w:rPr>
              <w:t xml:space="preserve"> + « » + </w:t>
            </w:r>
            <w:proofErr w:type="spellStart"/>
            <w:r>
              <w:rPr>
                <w:spacing w:val="-2"/>
              </w:rPr>
              <w:t>Enseignant.nom</w:t>
            </w:r>
            <w:proofErr w:type="spellEnd"/>
          </w:p>
        </w:tc>
      </w:tr>
      <w:tr w:rsidR="00245977" w14:paraId="347841F4" w14:textId="77777777" w:rsidTr="00143516">
        <w:trPr>
          <w:cantSplit/>
          <w:trHeight w:val="759"/>
        </w:trPr>
        <w:tc>
          <w:tcPr>
            <w:tcW w:w="2268" w:type="dxa"/>
          </w:tcPr>
          <w:p w14:paraId="1E8CEEB0" w14:textId="77777777" w:rsidR="00245977" w:rsidRDefault="005B11A6" w:rsidP="00245977">
            <w:pPr>
              <w:suppressAutoHyphens/>
              <w:spacing w:after="120"/>
              <w:ind w:left="0"/>
              <w:rPr>
                <w:spacing w:val="-2"/>
              </w:rPr>
            </w:pPr>
            <w:r>
              <w:rPr>
                <w:spacing w:val="-2"/>
              </w:rPr>
              <w:t>Concentration</w:t>
            </w:r>
          </w:p>
        </w:tc>
        <w:tc>
          <w:tcPr>
            <w:tcW w:w="2267" w:type="dxa"/>
          </w:tcPr>
          <w:p w14:paraId="1FAD8632" w14:textId="77777777" w:rsidR="00245977" w:rsidRDefault="005B11A6" w:rsidP="00245977">
            <w:pPr>
              <w:spacing w:after="120"/>
              <w:ind w:left="0"/>
              <w:rPr>
                <w:spacing w:val="-2"/>
              </w:rPr>
            </w:pPr>
            <w:r>
              <w:rPr>
                <w:spacing w:val="-2"/>
              </w:rPr>
              <w:t>Liste déroulante</w:t>
            </w:r>
          </w:p>
        </w:tc>
        <w:tc>
          <w:tcPr>
            <w:tcW w:w="5104" w:type="dxa"/>
          </w:tcPr>
          <w:p w14:paraId="5F01DEBD" w14:textId="77777777" w:rsidR="00245977" w:rsidRDefault="005B11A6" w:rsidP="005B11A6">
            <w:pPr>
              <w:spacing w:after="120"/>
              <w:ind w:left="0"/>
              <w:rPr>
                <w:spacing w:val="-2"/>
              </w:rPr>
            </w:pPr>
            <w:r>
              <w:rPr>
                <w:spacing w:val="-2"/>
              </w:rPr>
              <w:t>Contient une liste des concentrations existantes</w:t>
            </w:r>
          </w:p>
        </w:tc>
        <w:tc>
          <w:tcPr>
            <w:tcW w:w="2977" w:type="dxa"/>
          </w:tcPr>
          <w:p w14:paraId="65CAE9CD" w14:textId="77777777" w:rsidR="00245977" w:rsidRDefault="005B11A6" w:rsidP="00245977">
            <w:pPr>
              <w:spacing w:after="120"/>
              <w:ind w:left="0"/>
              <w:rPr>
                <w:spacing w:val="-2"/>
              </w:rPr>
            </w:pPr>
            <w:proofErr w:type="spellStart"/>
            <w:r>
              <w:rPr>
                <w:spacing w:val="-2"/>
              </w:rPr>
              <w:t>Programme.nom</w:t>
            </w:r>
            <w:proofErr w:type="spellEnd"/>
          </w:p>
        </w:tc>
      </w:tr>
      <w:tr w:rsidR="00245977" w14:paraId="4A5F06DB" w14:textId="77777777" w:rsidTr="00143516">
        <w:trPr>
          <w:cantSplit/>
          <w:trHeight w:val="759"/>
        </w:trPr>
        <w:tc>
          <w:tcPr>
            <w:tcW w:w="2268" w:type="dxa"/>
          </w:tcPr>
          <w:p w14:paraId="0486F760" w14:textId="77777777" w:rsidR="00245977" w:rsidRDefault="005B11A6" w:rsidP="00245977">
            <w:pPr>
              <w:suppressAutoHyphens/>
              <w:spacing w:after="120"/>
              <w:ind w:left="0"/>
              <w:rPr>
                <w:spacing w:val="-2"/>
              </w:rPr>
            </w:pPr>
            <w:r>
              <w:rPr>
                <w:spacing w:val="-2"/>
              </w:rPr>
              <w:lastRenderedPageBreak/>
              <w:t>Entreprise</w:t>
            </w:r>
          </w:p>
        </w:tc>
        <w:tc>
          <w:tcPr>
            <w:tcW w:w="2267" w:type="dxa"/>
          </w:tcPr>
          <w:p w14:paraId="48CCC729" w14:textId="77777777" w:rsidR="00245977" w:rsidRDefault="005B11A6" w:rsidP="00245977">
            <w:pPr>
              <w:spacing w:after="120"/>
              <w:ind w:left="0"/>
              <w:rPr>
                <w:spacing w:val="-2"/>
              </w:rPr>
            </w:pPr>
            <w:r>
              <w:rPr>
                <w:spacing w:val="-2"/>
              </w:rPr>
              <w:t>Liste déroulante</w:t>
            </w:r>
          </w:p>
        </w:tc>
        <w:tc>
          <w:tcPr>
            <w:tcW w:w="5104" w:type="dxa"/>
          </w:tcPr>
          <w:p w14:paraId="73014CF4" w14:textId="77777777" w:rsidR="00245977" w:rsidRDefault="005B11A6" w:rsidP="005B11A6">
            <w:pPr>
              <w:spacing w:after="120"/>
              <w:ind w:left="0"/>
              <w:rPr>
                <w:spacing w:val="-2"/>
              </w:rPr>
            </w:pPr>
            <w:r>
              <w:rPr>
                <w:spacing w:val="-2"/>
              </w:rPr>
              <w:t>Contient une liste des entreprises</w:t>
            </w:r>
            <w:ins w:id="88" w:author="Lainesse" w:date="2018-03-27T13:40:00Z">
              <w:r w:rsidR="006A1A80">
                <w:rPr>
                  <w:spacing w:val="-2"/>
                </w:rPr>
                <w:t xml:space="preserve"> actives</w:t>
              </w:r>
            </w:ins>
            <w:r>
              <w:rPr>
                <w:spacing w:val="-2"/>
              </w:rPr>
              <w:t xml:space="preserve"> déjà existantes</w:t>
            </w:r>
          </w:p>
        </w:tc>
        <w:tc>
          <w:tcPr>
            <w:tcW w:w="2977" w:type="dxa"/>
          </w:tcPr>
          <w:p w14:paraId="13F21D69" w14:textId="77777777" w:rsidR="00245977" w:rsidRDefault="005B11A6" w:rsidP="00245977">
            <w:pPr>
              <w:spacing w:after="120"/>
              <w:ind w:left="0"/>
              <w:rPr>
                <w:spacing w:val="-2"/>
              </w:rPr>
            </w:pPr>
            <w:proofErr w:type="spellStart"/>
            <w:r>
              <w:rPr>
                <w:spacing w:val="-2"/>
              </w:rPr>
              <w:t>Entreprise.nom</w:t>
            </w:r>
            <w:proofErr w:type="spellEnd"/>
          </w:p>
        </w:tc>
      </w:tr>
      <w:tr w:rsidR="00245977" w14:paraId="0CD48C6E" w14:textId="77777777" w:rsidTr="00143516">
        <w:trPr>
          <w:cantSplit/>
          <w:trHeight w:val="759"/>
        </w:trPr>
        <w:tc>
          <w:tcPr>
            <w:tcW w:w="2268" w:type="dxa"/>
          </w:tcPr>
          <w:p w14:paraId="3A96E4DD" w14:textId="77777777" w:rsidR="00245977" w:rsidRDefault="005B11A6" w:rsidP="005B11A6">
            <w:pPr>
              <w:suppressAutoHyphens/>
              <w:spacing w:after="120"/>
              <w:ind w:left="0"/>
              <w:rPr>
                <w:spacing w:val="-2"/>
              </w:rPr>
            </w:pPr>
            <w:r>
              <w:rPr>
                <w:spacing w:val="-2"/>
              </w:rPr>
              <w:t>Confirmer</w:t>
            </w:r>
          </w:p>
        </w:tc>
        <w:tc>
          <w:tcPr>
            <w:tcW w:w="2267" w:type="dxa"/>
          </w:tcPr>
          <w:p w14:paraId="49D6BBF0" w14:textId="77777777" w:rsidR="00245977" w:rsidRDefault="005B11A6" w:rsidP="00245977">
            <w:pPr>
              <w:spacing w:after="120"/>
              <w:ind w:left="0"/>
              <w:rPr>
                <w:spacing w:val="-2"/>
              </w:rPr>
            </w:pPr>
            <w:r>
              <w:rPr>
                <w:spacing w:val="-2"/>
              </w:rPr>
              <w:t>Bouton</w:t>
            </w:r>
          </w:p>
        </w:tc>
        <w:tc>
          <w:tcPr>
            <w:tcW w:w="5104" w:type="dxa"/>
          </w:tcPr>
          <w:p w14:paraId="4DF4D53B" w14:textId="77777777" w:rsidR="00245977" w:rsidRDefault="005B11A6" w:rsidP="00245977">
            <w:pPr>
              <w:spacing w:after="120"/>
              <w:ind w:left="0"/>
              <w:rPr>
                <w:spacing w:val="-2"/>
              </w:rPr>
            </w:pPr>
            <w:r>
              <w:rPr>
                <w:spacing w:val="-2"/>
              </w:rPr>
              <w:t>Confirme les changements et retourne à la page</w:t>
            </w:r>
            <w:proofErr w:type="gramStart"/>
            <w:r>
              <w:rPr>
                <w:spacing w:val="-2"/>
              </w:rPr>
              <w:t xml:space="preserve"> «</w:t>
            </w:r>
            <w:r>
              <w:t>Obtenir</w:t>
            </w:r>
            <w:proofErr w:type="gramEnd"/>
            <w:r>
              <w:t xml:space="preserve"> la liste des stages »</w:t>
            </w:r>
          </w:p>
        </w:tc>
        <w:tc>
          <w:tcPr>
            <w:tcW w:w="2977" w:type="dxa"/>
          </w:tcPr>
          <w:p w14:paraId="44A5199E" w14:textId="77777777" w:rsidR="00245977" w:rsidRDefault="00245977" w:rsidP="00245977">
            <w:pPr>
              <w:spacing w:after="120"/>
              <w:ind w:left="0"/>
              <w:rPr>
                <w:spacing w:val="-2"/>
              </w:rPr>
            </w:pPr>
          </w:p>
        </w:tc>
      </w:tr>
      <w:tr w:rsidR="00B47A56" w14:paraId="011E799E" w14:textId="77777777" w:rsidTr="00143516">
        <w:trPr>
          <w:cantSplit/>
          <w:trHeight w:val="759"/>
        </w:trPr>
        <w:tc>
          <w:tcPr>
            <w:tcW w:w="2268" w:type="dxa"/>
          </w:tcPr>
          <w:p w14:paraId="511C1D1E" w14:textId="77777777" w:rsidR="00B47A56" w:rsidRDefault="00B47A56" w:rsidP="005B11A6">
            <w:pPr>
              <w:suppressAutoHyphens/>
              <w:spacing w:after="120"/>
              <w:ind w:left="0"/>
              <w:rPr>
                <w:spacing w:val="-2"/>
              </w:rPr>
            </w:pPr>
            <w:r>
              <w:rPr>
                <w:spacing w:val="-2"/>
              </w:rPr>
              <w:t>Supprimer le stage</w:t>
            </w:r>
          </w:p>
        </w:tc>
        <w:tc>
          <w:tcPr>
            <w:tcW w:w="2267" w:type="dxa"/>
          </w:tcPr>
          <w:p w14:paraId="3E95FAD7" w14:textId="77777777" w:rsidR="00B47A56" w:rsidRDefault="00B47A56" w:rsidP="00245977">
            <w:pPr>
              <w:spacing w:after="120"/>
              <w:ind w:left="0"/>
              <w:rPr>
                <w:spacing w:val="-2"/>
              </w:rPr>
            </w:pPr>
            <w:r>
              <w:rPr>
                <w:spacing w:val="-2"/>
              </w:rPr>
              <w:t>Bouton</w:t>
            </w:r>
          </w:p>
        </w:tc>
        <w:tc>
          <w:tcPr>
            <w:tcW w:w="5104" w:type="dxa"/>
          </w:tcPr>
          <w:p w14:paraId="1AC4D603" w14:textId="77777777" w:rsidR="00B47A56" w:rsidRDefault="00B47A56" w:rsidP="00245977">
            <w:pPr>
              <w:spacing w:after="120"/>
              <w:ind w:left="0"/>
              <w:rPr>
                <w:spacing w:val="-2"/>
              </w:rPr>
            </w:pPr>
            <w:commentRangeStart w:id="89"/>
            <w:r>
              <w:rPr>
                <w:spacing w:val="-2"/>
              </w:rPr>
              <w:t>Supprime</w:t>
            </w:r>
            <w:commentRangeEnd w:id="89"/>
            <w:r w:rsidR="00FA0EF2">
              <w:rPr>
                <w:rStyle w:val="Marquedecommentaire"/>
              </w:rPr>
              <w:commentReference w:id="89"/>
            </w:r>
            <w:r>
              <w:rPr>
                <w:spacing w:val="-2"/>
              </w:rPr>
              <w:t xml:space="preserve"> le stage si celui-ci n’est pas </w:t>
            </w:r>
            <w:commentRangeStart w:id="91"/>
            <w:r>
              <w:rPr>
                <w:spacing w:val="-2"/>
              </w:rPr>
              <w:t>conclu</w:t>
            </w:r>
            <w:commentRangeEnd w:id="91"/>
            <w:r w:rsidR="006A1A80">
              <w:rPr>
                <w:rStyle w:val="Marquedecommentaire"/>
              </w:rPr>
              <w:commentReference w:id="91"/>
            </w:r>
            <w:r>
              <w:rPr>
                <w:spacing w:val="-2"/>
              </w:rPr>
              <w:t>.</w:t>
            </w:r>
          </w:p>
          <w:p w14:paraId="0C52E4A5" w14:textId="77777777" w:rsidR="00B47A56" w:rsidRDefault="00B47A56" w:rsidP="00245977">
            <w:pPr>
              <w:spacing w:after="120"/>
              <w:ind w:left="0"/>
              <w:rPr>
                <w:spacing w:val="-2"/>
              </w:rPr>
            </w:pPr>
            <w:r>
              <w:rPr>
                <w:spacing w:val="-2"/>
              </w:rPr>
              <w:t>Sinon, affiche le message Ct_003</w:t>
            </w:r>
          </w:p>
        </w:tc>
        <w:tc>
          <w:tcPr>
            <w:tcW w:w="2977" w:type="dxa"/>
          </w:tcPr>
          <w:p w14:paraId="631A4037" w14:textId="77777777" w:rsidR="00B47A56" w:rsidRDefault="00B47A56" w:rsidP="00245977">
            <w:pPr>
              <w:spacing w:after="120"/>
              <w:ind w:left="0"/>
              <w:rPr>
                <w:spacing w:val="-2"/>
              </w:rPr>
            </w:pPr>
          </w:p>
        </w:tc>
      </w:tr>
    </w:tbl>
    <w:p w14:paraId="092C4AA3" w14:textId="77777777" w:rsidR="001557E0" w:rsidRDefault="001557E0" w:rsidP="001557E0">
      <w:pPr>
        <w:pStyle w:val="Sous-titre"/>
      </w:pPr>
    </w:p>
    <w:p w14:paraId="03381773" w14:textId="77777777" w:rsidR="001557E0" w:rsidRDefault="001557E0" w:rsidP="001557E0">
      <w:pPr>
        <w:spacing w:before="0" w:after="200"/>
        <w:ind w:left="0"/>
        <w:rPr>
          <w:rFonts w:asciiTheme="majorHAnsi" w:hAnsiTheme="majorHAnsi"/>
          <w:spacing w:val="5"/>
          <w:sz w:val="28"/>
          <w:szCs w:val="24"/>
        </w:rPr>
      </w:pPr>
    </w:p>
    <w:p w14:paraId="19E859A7" w14:textId="77777777" w:rsidR="001557E0" w:rsidRPr="009D3614" w:rsidRDefault="001557E0" w:rsidP="001557E0">
      <w:pPr>
        <w:pStyle w:val="Titre3"/>
        <w:numPr>
          <w:ilvl w:val="2"/>
          <w:numId w:val="10"/>
        </w:numPr>
      </w:pPr>
      <w:bookmarkStart w:id="92" w:name="_Toc508351609"/>
      <w:r>
        <w:t>Tableau des validations de « Obtenir la liste des stages »</w:t>
      </w:r>
      <w:bookmarkEnd w:id="92"/>
    </w:p>
    <w:tbl>
      <w:tblPr>
        <w:tblW w:w="12462"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260"/>
        <w:gridCol w:w="5669"/>
        <w:gridCol w:w="2246"/>
        <w:gridCol w:w="1287"/>
      </w:tblGrid>
      <w:tr w:rsidR="001557E0" w:rsidRPr="00B60BF5" w14:paraId="7F2A5B36" w14:textId="77777777" w:rsidTr="00143516">
        <w:trPr>
          <w:trHeight w:val="639"/>
          <w:tblHeader/>
        </w:trPr>
        <w:tc>
          <w:tcPr>
            <w:tcW w:w="3260" w:type="dxa"/>
            <w:shd w:val="clear" w:color="auto" w:fill="4A4E51"/>
            <w:vAlign w:val="center"/>
          </w:tcPr>
          <w:p w14:paraId="01C426B7" w14:textId="77777777"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 xml:space="preserve">Champs à </w:t>
            </w:r>
            <w:proofErr w:type="spellStart"/>
            <w:r w:rsidRPr="00B60BF5">
              <w:rPr>
                <w:rFonts w:asciiTheme="minorHAnsi" w:hAnsiTheme="minorHAnsi"/>
                <w:b/>
                <w:color w:val="FFFFFF" w:themeColor="background1"/>
                <w:lang w:val="en-CA"/>
              </w:rPr>
              <w:t>valider</w:t>
            </w:r>
            <w:proofErr w:type="spellEnd"/>
          </w:p>
        </w:tc>
        <w:tc>
          <w:tcPr>
            <w:tcW w:w="5669" w:type="dxa"/>
            <w:shd w:val="clear" w:color="auto" w:fill="4A4E51"/>
            <w:vAlign w:val="center"/>
          </w:tcPr>
          <w:p w14:paraId="5D0DEE71" w14:textId="77777777"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246" w:type="dxa"/>
            <w:shd w:val="clear" w:color="auto" w:fill="4A4E51"/>
            <w:vAlign w:val="center"/>
          </w:tcPr>
          <w:p w14:paraId="7A8150D6" w14:textId="77777777"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287" w:type="dxa"/>
            <w:shd w:val="clear" w:color="auto" w:fill="4A4E51"/>
            <w:vAlign w:val="center"/>
          </w:tcPr>
          <w:p w14:paraId="4E070A7E" w14:textId="77777777"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1557E0" w14:paraId="6C40665F" w14:textId="77777777" w:rsidTr="00143516">
        <w:tc>
          <w:tcPr>
            <w:tcW w:w="3260" w:type="dxa"/>
          </w:tcPr>
          <w:p w14:paraId="16FA25D9" w14:textId="77777777" w:rsidR="001557E0" w:rsidRDefault="006A1A80" w:rsidP="00143516">
            <w:pPr>
              <w:spacing w:before="90" w:after="54"/>
              <w:ind w:left="0"/>
              <w:rPr>
                <w:ins w:id="93" w:author="Lainesse" w:date="2018-03-27T13:41:00Z"/>
                <w:spacing w:val="-2"/>
              </w:rPr>
            </w:pPr>
            <w:ins w:id="94" w:author="Lainesse" w:date="2018-03-27T13:41:00Z">
              <w:r>
                <w:rPr>
                  <w:spacing w:val="-2"/>
                </w:rPr>
                <w:t>Date début</w:t>
              </w:r>
            </w:ins>
          </w:p>
          <w:p w14:paraId="158AB9CB" w14:textId="77777777" w:rsidR="006A1A80" w:rsidRDefault="006A1A80" w:rsidP="00143516">
            <w:pPr>
              <w:spacing w:before="90" w:after="54"/>
              <w:ind w:left="0"/>
              <w:rPr>
                <w:spacing w:val="-2"/>
              </w:rPr>
            </w:pPr>
            <w:ins w:id="95" w:author="Lainesse" w:date="2018-03-27T13:41:00Z">
              <w:r>
                <w:rPr>
                  <w:spacing w:val="-2"/>
                </w:rPr>
                <w:t>Date fin</w:t>
              </w:r>
            </w:ins>
          </w:p>
        </w:tc>
        <w:tc>
          <w:tcPr>
            <w:tcW w:w="5669" w:type="dxa"/>
          </w:tcPr>
          <w:p w14:paraId="060670EC" w14:textId="77777777" w:rsidR="001557E0" w:rsidRPr="001557E0" w:rsidRDefault="006A1A80" w:rsidP="00143516">
            <w:pPr>
              <w:spacing w:before="90" w:after="54"/>
              <w:ind w:left="0"/>
              <w:rPr>
                <w:spacing w:val="-2"/>
              </w:rPr>
            </w:pPr>
            <w:ins w:id="96" w:author="Lainesse" w:date="2018-03-27T13:41:00Z">
              <w:r>
                <w:rPr>
                  <w:spacing w:val="-2"/>
                </w:rPr>
                <w:t>La date de début de stage doit être inférieure à la date de fin de stage</w:t>
              </w:r>
            </w:ins>
          </w:p>
        </w:tc>
        <w:tc>
          <w:tcPr>
            <w:tcW w:w="2246" w:type="dxa"/>
          </w:tcPr>
          <w:p w14:paraId="4026CED9" w14:textId="77777777" w:rsidR="001557E0" w:rsidRDefault="006A1A80" w:rsidP="00143516">
            <w:pPr>
              <w:spacing w:before="90" w:after="54"/>
              <w:ind w:left="0"/>
              <w:rPr>
                <w:spacing w:val="-2"/>
                <w:lang w:val="fr-FR"/>
              </w:rPr>
            </w:pPr>
            <w:proofErr w:type="gramStart"/>
            <w:ins w:id="97" w:author="Lainesse" w:date="2018-03-27T13:41:00Z">
              <w:r>
                <w:rPr>
                  <w:spacing w:val="-2"/>
                  <w:lang w:val="fr-FR"/>
                </w:rPr>
                <w:t>cohérence</w:t>
              </w:r>
            </w:ins>
            <w:proofErr w:type="gramEnd"/>
          </w:p>
        </w:tc>
        <w:tc>
          <w:tcPr>
            <w:tcW w:w="1287" w:type="dxa"/>
          </w:tcPr>
          <w:p w14:paraId="2BDA2EC1" w14:textId="77777777" w:rsidR="001557E0" w:rsidRDefault="001557E0" w:rsidP="00143516">
            <w:pPr>
              <w:spacing w:before="90" w:after="54"/>
              <w:ind w:left="0"/>
              <w:rPr>
                <w:spacing w:val="-2"/>
                <w:lang w:val="fr-FR"/>
              </w:rPr>
            </w:pPr>
          </w:p>
        </w:tc>
      </w:tr>
      <w:tr w:rsidR="006A1A80" w14:paraId="25C1AB23" w14:textId="77777777" w:rsidTr="00143516">
        <w:trPr>
          <w:ins w:id="98" w:author="Lainesse" w:date="2018-03-27T13:41:00Z"/>
        </w:trPr>
        <w:tc>
          <w:tcPr>
            <w:tcW w:w="3260" w:type="dxa"/>
          </w:tcPr>
          <w:p w14:paraId="7DA4368E" w14:textId="77777777" w:rsidR="006A1A80" w:rsidRDefault="006A1A80" w:rsidP="00143516">
            <w:pPr>
              <w:spacing w:before="90" w:after="54"/>
              <w:ind w:left="0"/>
              <w:rPr>
                <w:ins w:id="99" w:author="Lainesse" w:date="2018-03-27T13:41:00Z"/>
                <w:spacing w:val="-2"/>
              </w:rPr>
            </w:pPr>
          </w:p>
        </w:tc>
        <w:tc>
          <w:tcPr>
            <w:tcW w:w="5669" w:type="dxa"/>
          </w:tcPr>
          <w:p w14:paraId="1FCDE318" w14:textId="77777777" w:rsidR="006A1A80" w:rsidRDefault="006A1A80" w:rsidP="00143516">
            <w:pPr>
              <w:spacing w:before="90" w:after="54"/>
              <w:ind w:left="0"/>
              <w:rPr>
                <w:ins w:id="100" w:author="Lainesse" w:date="2018-03-27T13:41:00Z"/>
                <w:spacing w:val="-2"/>
              </w:rPr>
            </w:pPr>
            <w:ins w:id="101" w:author="Lainesse" w:date="2018-03-27T13:41:00Z">
              <w:r>
                <w:rPr>
                  <w:spacing w:val="-2"/>
                </w:rPr>
                <w:t>Champ</w:t>
              </w:r>
            </w:ins>
            <w:ins w:id="102" w:author="Lainesse" w:date="2018-03-27T13:42:00Z">
              <w:r>
                <w:rPr>
                  <w:spacing w:val="-2"/>
                </w:rPr>
                <w:t xml:space="preserve"> </w:t>
              </w:r>
              <w:commentRangeStart w:id="103"/>
              <w:r>
                <w:rPr>
                  <w:spacing w:val="-2"/>
                </w:rPr>
                <w:t>requis</w:t>
              </w:r>
              <w:commentRangeEnd w:id="103"/>
              <w:r>
                <w:rPr>
                  <w:rStyle w:val="Marquedecommentaire"/>
                </w:rPr>
                <w:commentReference w:id="103"/>
              </w:r>
            </w:ins>
          </w:p>
        </w:tc>
        <w:tc>
          <w:tcPr>
            <w:tcW w:w="2246" w:type="dxa"/>
          </w:tcPr>
          <w:p w14:paraId="388DCCC9" w14:textId="77777777" w:rsidR="006A1A80" w:rsidRDefault="006A1A80" w:rsidP="00143516">
            <w:pPr>
              <w:spacing w:before="90" w:after="54"/>
              <w:ind w:left="0"/>
              <w:rPr>
                <w:ins w:id="104" w:author="Lainesse" w:date="2018-03-27T13:41:00Z"/>
                <w:spacing w:val="-2"/>
                <w:lang w:val="fr-FR"/>
              </w:rPr>
            </w:pPr>
          </w:p>
        </w:tc>
        <w:tc>
          <w:tcPr>
            <w:tcW w:w="1287" w:type="dxa"/>
          </w:tcPr>
          <w:p w14:paraId="32F61649" w14:textId="77777777" w:rsidR="006A1A80" w:rsidRDefault="006A1A80" w:rsidP="00143516">
            <w:pPr>
              <w:spacing w:before="90" w:after="54"/>
              <w:ind w:left="0"/>
              <w:rPr>
                <w:ins w:id="105" w:author="Lainesse" w:date="2018-03-27T13:41:00Z"/>
                <w:spacing w:val="-2"/>
                <w:lang w:val="fr-FR"/>
              </w:rPr>
            </w:pPr>
          </w:p>
        </w:tc>
      </w:tr>
      <w:tr w:rsidR="00FA0EF2" w14:paraId="5FA414AA" w14:textId="77777777" w:rsidTr="00143516">
        <w:trPr>
          <w:ins w:id="106" w:author="Lainesse" w:date="2018-03-27T13:45:00Z"/>
        </w:trPr>
        <w:tc>
          <w:tcPr>
            <w:tcW w:w="3260" w:type="dxa"/>
          </w:tcPr>
          <w:p w14:paraId="11CF3589" w14:textId="77777777" w:rsidR="00FA0EF2" w:rsidRDefault="00FA0EF2" w:rsidP="00143516">
            <w:pPr>
              <w:spacing w:before="90" w:after="54"/>
              <w:ind w:left="0"/>
              <w:rPr>
                <w:ins w:id="107" w:author="Lainesse" w:date="2018-03-27T13:45:00Z"/>
                <w:spacing w:val="-2"/>
              </w:rPr>
            </w:pPr>
          </w:p>
        </w:tc>
        <w:tc>
          <w:tcPr>
            <w:tcW w:w="5669" w:type="dxa"/>
          </w:tcPr>
          <w:p w14:paraId="554577C0" w14:textId="77777777" w:rsidR="00FA0EF2" w:rsidRDefault="00FA0EF2" w:rsidP="00143516">
            <w:pPr>
              <w:spacing w:before="90" w:after="54"/>
              <w:ind w:left="0"/>
              <w:rPr>
                <w:ins w:id="108" w:author="Lainesse" w:date="2018-03-27T13:45:00Z"/>
                <w:spacing w:val="-2"/>
              </w:rPr>
            </w:pPr>
            <w:ins w:id="109" w:author="Lainesse" w:date="2018-03-27T13:45:00Z">
              <w:r>
                <w:rPr>
                  <w:spacing w:val="-2"/>
                </w:rPr>
                <w:t>Format de la date</w:t>
              </w:r>
            </w:ins>
          </w:p>
        </w:tc>
        <w:tc>
          <w:tcPr>
            <w:tcW w:w="2246" w:type="dxa"/>
          </w:tcPr>
          <w:p w14:paraId="650FD651" w14:textId="77777777" w:rsidR="00FA0EF2" w:rsidRDefault="00FA0EF2" w:rsidP="00143516">
            <w:pPr>
              <w:spacing w:before="90" w:after="54"/>
              <w:ind w:left="0"/>
              <w:rPr>
                <w:ins w:id="110" w:author="Lainesse" w:date="2018-03-27T13:45:00Z"/>
                <w:spacing w:val="-2"/>
                <w:lang w:val="fr-FR"/>
              </w:rPr>
            </w:pPr>
          </w:p>
        </w:tc>
        <w:tc>
          <w:tcPr>
            <w:tcW w:w="1287" w:type="dxa"/>
          </w:tcPr>
          <w:p w14:paraId="2B9DCBE7" w14:textId="77777777" w:rsidR="00FA0EF2" w:rsidRDefault="00FA0EF2" w:rsidP="00143516">
            <w:pPr>
              <w:spacing w:before="90" w:after="54"/>
              <w:ind w:left="0"/>
              <w:rPr>
                <w:ins w:id="111" w:author="Lainesse" w:date="2018-03-27T13:45:00Z"/>
                <w:spacing w:val="-2"/>
                <w:lang w:val="fr-FR"/>
              </w:rPr>
            </w:pPr>
          </w:p>
        </w:tc>
      </w:tr>
    </w:tbl>
    <w:p w14:paraId="34B99CFE" w14:textId="77777777" w:rsidR="001557E0" w:rsidRDefault="001557E0" w:rsidP="001557E0">
      <w:pPr>
        <w:pStyle w:val="Sous-titre"/>
        <w:spacing w:before="0" w:after="0"/>
        <w:ind w:firstLine="504"/>
      </w:pPr>
      <w:r>
        <w:lastRenderedPageBreak/>
        <w:t>Unitaire : validation liée au format de la donnée, au nombre de caractères, à l’aspect obligatoire de la donnée</w:t>
      </w:r>
    </w:p>
    <w:p w14:paraId="4FC890F1" w14:textId="77777777" w:rsidR="001557E0" w:rsidRDefault="001557E0" w:rsidP="001557E0">
      <w:pPr>
        <w:pStyle w:val="Sous-titre"/>
        <w:spacing w:before="0" w:after="0"/>
        <w:ind w:firstLine="504"/>
      </w:pPr>
      <w:r>
        <w:t>Cohérence : validation de croisement entre les données de l’écran. Exemple : la date de fin doit être supérieure à la date de début</w:t>
      </w:r>
    </w:p>
    <w:p w14:paraId="5C6D5121" w14:textId="77777777" w:rsidR="001557E0" w:rsidRDefault="001557E0" w:rsidP="001557E0">
      <w:pPr>
        <w:pStyle w:val="Sous-titre"/>
        <w:spacing w:before="0" w:after="0"/>
        <w:ind w:firstLine="504"/>
        <w:sectPr w:rsidR="001557E0" w:rsidSect="009E6CE9">
          <w:footerReference w:type="first" r:id="rId27"/>
          <w:pgSz w:w="16839" w:h="11907" w:orient="landscape"/>
          <w:pgMar w:top="1751" w:right="1440" w:bottom="1751" w:left="1440" w:header="709" w:footer="459" w:gutter="0"/>
          <w:cols w:space="720"/>
          <w:titlePg/>
          <w:docGrid w:linePitch="360"/>
        </w:sectPr>
      </w:pPr>
      <w:r>
        <w:t>Contexte : validation de concordance avec les données de l’application. Exemple : l’utilisateur qui tente de se connecter n’existe pas</w:t>
      </w:r>
    </w:p>
    <w:p w14:paraId="68CE482F" w14:textId="77777777" w:rsidR="001557E0" w:rsidRDefault="001557E0" w:rsidP="001557E0">
      <w:pPr>
        <w:pStyle w:val="Titre3"/>
        <w:numPr>
          <w:ilvl w:val="2"/>
          <w:numId w:val="10"/>
        </w:numPr>
      </w:pPr>
      <w:bookmarkStart w:id="112" w:name="_Toc508351610"/>
      <w:r>
        <w:lastRenderedPageBreak/>
        <w:t xml:space="preserve">Paramètres d'entrée de « Obtenir la liste des </w:t>
      </w:r>
      <w:proofErr w:type="gramStart"/>
      <w:r>
        <w:t>stages  »</w:t>
      </w:r>
      <w:bookmarkEnd w:id="112"/>
      <w:proofErr w:type="gramEnd"/>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1557E0" w:rsidRPr="00B60BF5" w14:paraId="6972314E" w14:textId="77777777" w:rsidTr="00143516">
        <w:trPr>
          <w:trHeight w:val="727"/>
          <w:tblHeader/>
        </w:trPr>
        <w:tc>
          <w:tcPr>
            <w:tcW w:w="3260" w:type="dxa"/>
            <w:shd w:val="clear" w:color="auto" w:fill="4A4E51"/>
            <w:vAlign w:val="center"/>
          </w:tcPr>
          <w:p w14:paraId="4CB4342D" w14:textId="77777777" w:rsidR="001557E0" w:rsidRPr="00B60BF5" w:rsidRDefault="001557E0" w:rsidP="0014351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38427AEA" w14:textId="77777777" w:rsidR="001557E0" w:rsidRPr="00B60BF5" w:rsidRDefault="001557E0" w:rsidP="0014351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1557E0" w14:paraId="7BE4B49C" w14:textId="77777777" w:rsidTr="00143516">
        <w:tc>
          <w:tcPr>
            <w:tcW w:w="3260" w:type="dxa"/>
          </w:tcPr>
          <w:p w14:paraId="5CDA766B" w14:textId="77777777" w:rsidR="001557E0" w:rsidRDefault="006A1A80" w:rsidP="00143516">
            <w:pPr>
              <w:spacing w:after="120"/>
              <w:ind w:left="0"/>
              <w:rPr>
                <w:spacing w:val="-2"/>
                <w:szCs w:val="24"/>
                <w:lang w:val="fr-FR"/>
              </w:rPr>
            </w:pPr>
            <w:ins w:id="113" w:author="Lainesse" w:date="2018-03-27T13:42:00Z">
              <w:r>
                <w:rPr>
                  <w:spacing w:val="-2"/>
                  <w:szCs w:val="24"/>
                  <w:lang w:val="fr-FR"/>
                </w:rPr>
                <w:t>Identifiant unique du stage</w:t>
              </w:r>
            </w:ins>
          </w:p>
        </w:tc>
        <w:tc>
          <w:tcPr>
            <w:tcW w:w="4820" w:type="dxa"/>
          </w:tcPr>
          <w:p w14:paraId="43FDD517" w14:textId="77777777" w:rsidR="001557E0" w:rsidRPr="005D242D" w:rsidRDefault="001557E0" w:rsidP="00143516">
            <w:pPr>
              <w:spacing w:after="120"/>
              <w:ind w:left="0"/>
              <w:rPr>
                <w:color w:val="000000" w:themeColor="text1"/>
                <w:spacing w:val="-2"/>
              </w:rPr>
            </w:pPr>
          </w:p>
        </w:tc>
      </w:tr>
    </w:tbl>
    <w:p w14:paraId="0FF1BC09" w14:textId="77777777" w:rsidR="001557E0" w:rsidRDefault="001557E0">
      <w:pPr>
        <w:spacing w:before="0" w:after="200"/>
        <w:ind w:left="0"/>
      </w:pPr>
    </w:p>
    <w:p w14:paraId="47C76662" w14:textId="77777777" w:rsidR="001557E0" w:rsidRDefault="001557E0">
      <w:pPr>
        <w:spacing w:before="0" w:after="200"/>
        <w:ind w:left="0"/>
      </w:pPr>
    </w:p>
    <w:p w14:paraId="47AF9185" w14:textId="77777777" w:rsidR="001557E0" w:rsidRDefault="001557E0">
      <w:pPr>
        <w:spacing w:before="0" w:after="200"/>
        <w:ind w:left="0"/>
      </w:pPr>
    </w:p>
    <w:p w14:paraId="356E85F1" w14:textId="77777777" w:rsidR="001557E0" w:rsidRDefault="001557E0">
      <w:pPr>
        <w:spacing w:before="0" w:after="200"/>
        <w:ind w:left="0"/>
      </w:pPr>
    </w:p>
    <w:p w14:paraId="6C15343B" w14:textId="77777777" w:rsidR="001557E0" w:rsidRDefault="001557E0">
      <w:pPr>
        <w:spacing w:before="0" w:after="200"/>
        <w:ind w:left="0"/>
      </w:pPr>
    </w:p>
    <w:p w14:paraId="0481B8CB" w14:textId="77777777" w:rsidR="001557E0" w:rsidRDefault="001557E0">
      <w:pPr>
        <w:spacing w:before="0" w:after="200"/>
        <w:ind w:left="0"/>
      </w:pPr>
    </w:p>
    <w:p w14:paraId="7F9AF2DF" w14:textId="77777777" w:rsidR="001557E0" w:rsidRDefault="001557E0">
      <w:pPr>
        <w:spacing w:before="0" w:after="200"/>
        <w:ind w:left="0"/>
      </w:pPr>
    </w:p>
    <w:p w14:paraId="76645EE0" w14:textId="77777777" w:rsidR="001557E0" w:rsidRDefault="001557E0">
      <w:pPr>
        <w:spacing w:before="0" w:after="200"/>
        <w:ind w:left="0"/>
      </w:pPr>
    </w:p>
    <w:p w14:paraId="0398BFF9" w14:textId="77777777" w:rsidR="001557E0" w:rsidRDefault="001557E0">
      <w:pPr>
        <w:spacing w:before="0" w:after="200"/>
        <w:ind w:left="0"/>
      </w:pPr>
    </w:p>
    <w:p w14:paraId="16096C08" w14:textId="77777777" w:rsidR="001557E0" w:rsidRDefault="001557E0">
      <w:pPr>
        <w:spacing w:before="0" w:after="200"/>
        <w:ind w:left="0"/>
      </w:pPr>
    </w:p>
    <w:p w14:paraId="028227B5" w14:textId="77777777" w:rsidR="001557E0" w:rsidRDefault="001557E0">
      <w:pPr>
        <w:spacing w:before="0" w:after="200"/>
        <w:ind w:left="0"/>
      </w:pPr>
    </w:p>
    <w:p w14:paraId="5639F217" w14:textId="77777777" w:rsidR="001557E0" w:rsidRDefault="001557E0">
      <w:pPr>
        <w:spacing w:before="0" w:after="200"/>
        <w:ind w:left="0"/>
      </w:pPr>
    </w:p>
    <w:p w14:paraId="08094410" w14:textId="77777777" w:rsidR="001557E0" w:rsidRDefault="001557E0">
      <w:pPr>
        <w:spacing w:before="0" w:after="200"/>
        <w:ind w:left="0"/>
      </w:pPr>
    </w:p>
    <w:p w14:paraId="6684CCE9" w14:textId="77777777" w:rsidR="001557E0" w:rsidRDefault="001557E0">
      <w:pPr>
        <w:spacing w:before="0" w:after="200"/>
        <w:ind w:left="0"/>
      </w:pPr>
    </w:p>
    <w:p w14:paraId="0FB60234" w14:textId="77777777" w:rsidR="001557E0" w:rsidRDefault="001557E0">
      <w:pPr>
        <w:spacing w:before="0" w:after="200"/>
        <w:ind w:left="0"/>
      </w:pPr>
    </w:p>
    <w:p w14:paraId="547F4C85" w14:textId="77777777" w:rsidR="001557E0" w:rsidRDefault="001557E0">
      <w:pPr>
        <w:spacing w:before="0" w:after="200"/>
        <w:ind w:left="0"/>
      </w:pPr>
    </w:p>
    <w:p w14:paraId="32A77D08" w14:textId="77777777" w:rsidR="001557E0" w:rsidRDefault="001557E0">
      <w:pPr>
        <w:spacing w:before="0" w:after="200"/>
        <w:ind w:left="0"/>
      </w:pPr>
    </w:p>
    <w:p w14:paraId="5E747944" w14:textId="77777777" w:rsidR="001557E0" w:rsidRDefault="001557E0">
      <w:pPr>
        <w:spacing w:before="0" w:after="200"/>
        <w:ind w:left="0"/>
      </w:pPr>
    </w:p>
    <w:p w14:paraId="355D0BFB" w14:textId="77777777" w:rsidR="001557E0" w:rsidRDefault="001557E0">
      <w:pPr>
        <w:spacing w:before="0" w:after="200"/>
        <w:ind w:left="0"/>
      </w:pPr>
    </w:p>
    <w:p w14:paraId="4DA173B3" w14:textId="77777777" w:rsidR="001557E0" w:rsidRDefault="001557E0">
      <w:pPr>
        <w:spacing w:before="0" w:after="200"/>
        <w:ind w:left="0"/>
      </w:pPr>
    </w:p>
    <w:p w14:paraId="45E079DC" w14:textId="77777777" w:rsidR="001557E0" w:rsidRDefault="001557E0">
      <w:pPr>
        <w:spacing w:before="0" w:after="200"/>
        <w:ind w:left="0"/>
      </w:pPr>
    </w:p>
    <w:p w14:paraId="4FAFD2F9" w14:textId="77777777" w:rsidR="001557E0" w:rsidRDefault="001557E0">
      <w:pPr>
        <w:spacing w:before="0" w:after="200"/>
        <w:ind w:left="0"/>
      </w:pPr>
    </w:p>
    <w:p w14:paraId="273D836F" w14:textId="77777777" w:rsidR="00143516" w:rsidRDefault="00143516">
      <w:pPr>
        <w:spacing w:before="0" w:after="200"/>
        <w:ind w:left="0"/>
      </w:pPr>
    </w:p>
    <w:p w14:paraId="7DE7FF27" w14:textId="77777777" w:rsidR="00143516" w:rsidRDefault="00143516" w:rsidP="00143516">
      <w:pPr>
        <w:pStyle w:val="Titre2"/>
      </w:pPr>
      <w:bookmarkStart w:id="114" w:name="_Toc508351611"/>
      <w:r>
        <w:lastRenderedPageBreak/>
        <w:t>Étude de cas d’utilisation « Ajouter un stage »</w:t>
      </w:r>
      <w:bookmarkEnd w:id="114"/>
    </w:p>
    <w:p w14:paraId="48348676" w14:textId="77777777" w:rsidR="00143516" w:rsidRDefault="00143516" w:rsidP="00143516">
      <w:pPr>
        <w:pStyle w:val="Titre4"/>
      </w:pPr>
      <w:r>
        <w:t>Description :</w:t>
      </w:r>
    </w:p>
    <w:p w14:paraId="22172A1F" w14:textId="77777777" w:rsidR="00143516" w:rsidRPr="00F54245" w:rsidRDefault="00143516" w:rsidP="00143516">
      <w:r>
        <w:t xml:space="preserve">Ce cas d’utilisation permet aux utilisateurs d’ajouter un stage à la base de données. </w:t>
      </w:r>
    </w:p>
    <w:p w14:paraId="6DB7A526" w14:textId="77777777" w:rsidR="00143516" w:rsidRDefault="00143516" w:rsidP="00143516">
      <w:pPr>
        <w:pStyle w:val="Titre4"/>
      </w:pPr>
      <w:r>
        <w:t>Acteur :</w:t>
      </w:r>
    </w:p>
    <w:p w14:paraId="3947A45B" w14:textId="77777777" w:rsidR="00143516" w:rsidRDefault="00143516" w:rsidP="00143516">
      <w:r>
        <w:t>Enseignant</w:t>
      </w:r>
    </w:p>
    <w:p w14:paraId="0C791326" w14:textId="77777777" w:rsidR="00143516" w:rsidRDefault="00143516" w:rsidP="00143516">
      <w:r>
        <w:t>Administrateur</w:t>
      </w:r>
    </w:p>
    <w:p w14:paraId="1BE05559" w14:textId="77777777" w:rsidR="00143516" w:rsidRDefault="00143516" w:rsidP="00143516">
      <w:pPr>
        <w:pStyle w:val="Titre4"/>
      </w:pPr>
      <w:r>
        <w:t>Conditions de départ :</w:t>
      </w:r>
    </w:p>
    <w:p w14:paraId="0837082F" w14:textId="77777777" w:rsidR="00143516" w:rsidRDefault="00143516" w:rsidP="00143516">
      <w:pPr>
        <w:pStyle w:val="Paragraphedeliste"/>
        <w:numPr>
          <w:ilvl w:val="0"/>
          <w:numId w:val="21"/>
        </w:numPr>
      </w:pPr>
      <w:r>
        <w:t>L’utilisateur doit être connecté</w:t>
      </w:r>
    </w:p>
    <w:p w14:paraId="4241A62D" w14:textId="77777777" w:rsidR="00143516" w:rsidRDefault="00143516" w:rsidP="00143516">
      <w:pPr>
        <w:pStyle w:val="Titre4"/>
      </w:pPr>
      <w:r>
        <w:t>Conditions de fin :</w:t>
      </w:r>
    </w:p>
    <w:p w14:paraId="6B90E18A" w14:textId="77777777" w:rsidR="00143516" w:rsidRDefault="00143516" w:rsidP="00143516">
      <w:pPr>
        <w:pStyle w:val="Paragraphedeliste"/>
        <w:numPr>
          <w:ilvl w:val="0"/>
          <w:numId w:val="20"/>
        </w:numPr>
      </w:pPr>
      <w:r>
        <w:t>Fermeture de la page</w:t>
      </w:r>
    </w:p>
    <w:p w14:paraId="30295921" w14:textId="77777777" w:rsidR="00143516" w:rsidRDefault="00143516" w:rsidP="00143516">
      <w:pPr>
        <w:pStyle w:val="Titre4"/>
      </w:pPr>
      <w:r>
        <w:t>Exception :</w:t>
      </w:r>
    </w:p>
    <w:p w14:paraId="3D4D1357" w14:textId="77777777" w:rsidR="00143516" w:rsidRDefault="00143516" w:rsidP="00143516">
      <w:commentRangeStart w:id="115"/>
      <w:r>
        <w:t>N/A</w:t>
      </w:r>
      <w:commentRangeEnd w:id="115"/>
      <w:r w:rsidR="006A1A80">
        <w:rPr>
          <w:rStyle w:val="Marquedecommentaire"/>
        </w:rPr>
        <w:commentReference w:id="115"/>
      </w:r>
    </w:p>
    <w:p w14:paraId="50EBCDF7" w14:textId="77777777" w:rsidR="00143516" w:rsidRPr="00580BFD" w:rsidRDefault="00143516" w:rsidP="00143516">
      <w:pPr>
        <w:ind w:left="426"/>
      </w:pPr>
    </w:p>
    <w:p w14:paraId="01496303" w14:textId="77777777" w:rsidR="00143516" w:rsidRPr="006D2F11" w:rsidRDefault="00143516" w:rsidP="00143516"/>
    <w:p w14:paraId="77681B3D" w14:textId="77777777" w:rsidR="00143516" w:rsidRDefault="00143516" w:rsidP="00143516">
      <w:pPr>
        <w:spacing w:before="0" w:after="200"/>
        <w:ind w:left="0"/>
        <w:rPr>
          <w:rFonts w:asciiTheme="majorHAnsi" w:hAnsiTheme="majorHAnsi"/>
          <w:sz w:val="28"/>
          <w:szCs w:val="28"/>
        </w:rPr>
      </w:pPr>
      <w:r>
        <w:br w:type="page"/>
      </w:r>
    </w:p>
    <w:p w14:paraId="6FE9F95B" w14:textId="77777777" w:rsidR="00143516" w:rsidRDefault="007C7869" w:rsidP="00143516">
      <w:pPr>
        <w:pStyle w:val="Titre3"/>
        <w:numPr>
          <w:ilvl w:val="2"/>
          <w:numId w:val="10"/>
        </w:numPr>
      </w:pPr>
      <w:bookmarkStart w:id="116" w:name="_Toc508351612"/>
      <w:commentRangeStart w:id="117"/>
      <w:r w:rsidRPr="00784EFB">
        <w:rPr>
          <w:noProof/>
        </w:rPr>
        <w:lastRenderedPageBreak/>
        <w:drawing>
          <wp:anchor distT="0" distB="0" distL="114300" distR="114300" simplePos="0" relativeHeight="251682816" behindDoc="0" locked="0" layoutInCell="1" allowOverlap="1" wp14:anchorId="011D9560" wp14:editId="66F84270">
            <wp:simplePos x="0" y="0"/>
            <wp:positionH relativeFrom="margin">
              <wp:posOffset>-498822</wp:posOffset>
            </wp:positionH>
            <wp:positionV relativeFrom="paragraph">
              <wp:posOffset>292735</wp:posOffset>
            </wp:positionV>
            <wp:extent cx="6307281" cy="4711245"/>
            <wp:effectExtent l="0" t="0" r="0" b="0"/>
            <wp:wrapNone/>
            <wp:docPr id="14" name="Image 14" descr="C:\Users\usager\Desktop\Creer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ager\Desktop\CreerSt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5527" cy="4717404"/>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17"/>
      <w:r w:rsidR="006A1A80">
        <w:rPr>
          <w:rStyle w:val="Marquedecommentaire"/>
          <w:rFonts w:asciiTheme="minorHAnsi" w:hAnsiTheme="minorHAnsi"/>
          <w:spacing w:val="0"/>
        </w:rPr>
        <w:commentReference w:id="117"/>
      </w:r>
      <w:r w:rsidR="00143516">
        <w:t xml:space="preserve">Panoramas et rapports de « Ajouter un </w:t>
      </w:r>
      <w:proofErr w:type="gramStart"/>
      <w:r w:rsidR="00143516">
        <w:t>stage  »</w:t>
      </w:r>
      <w:bookmarkEnd w:id="116"/>
      <w:proofErr w:type="gramEnd"/>
    </w:p>
    <w:p w14:paraId="7E1009B9" w14:textId="77777777" w:rsidR="00143516" w:rsidRDefault="00143516" w:rsidP="00143516">
      <w:pPr>
        <w:spacing w:before="0" w:after="200"/>
        <w:ind w:left="0"/>
      </w:pPr>
    </w:p>
    <w:p w14:paraId="4851ED2D" w14:textId="77777777" w:rsidR="00143516" w:rsidRDefault="00143516" w:rsidP="00143516">
      <w:pPr>
        <w:sectPr w:rsidR="00143516" w:rsidSect="00BD7DAF">
          <w:headerReference w:type="default" r:id="rId29"/>
          <w:footerReference w:type="default" r:id="rId30"/>
          <w:footerReference w:type="first" r:id="rId31"/>
          <w:pgSz w:w="11907" w:h="16839"/>
          <w:pgMar w:top="1440" w:right="1751" w:bottom="1440" w:left="1751" w:header="709" w:footer="459" w:gutter="0"/>
          <w:cols w:space="720"/>
          <w:titlePg/>
          <w:docGrid w:linePitch="360"/>
        </w:sectPr>
      </w:pPr>
    </w:p>
    <w:p w14:paraId="0A04B1A4" w14:textId="77777777" w:rsidR="00143516" w:rsidRDefault="00143516" w:rsidP="00143516">
      <w:pPr>
        <w:pStyle w:val="Titre3"/>
        <w:numPr>
          <w:ilvl w:val="2"/>
          <w:numId w:val="10"/>
        </w:numPr>
      </w:pPr>
      <w:bookmarkStart w:id="118" w:name="_Toc508351613"/>
      <w:r>
        <w:lastRenderedPageBreak/>
        <w:t>Description des champs de « Ajouter un stage</w:t>
      </w:r>
      <w:proofErr w:type="gramStart"/>
      <w:r>
        <w:t>   »</w:t>
      </w:r>
      <w:bookmarkEnd w:id="118"/>
      <w:proofErr w:type="gramEnd"/>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2267"/>
        <w:gridCol w:w="5104"/>
        <w:gridCol w:w="2977"/>
      </w:tblGrid>
      <w:tr w:rsidR="00143516" w:rsidRPr="00B60BF5" w14:paraId="551F39C5" w14:textId="77777777" w:rsidTr="00143516">
        <w:trPr>
          <w:cantSplit/>
          <w:trHeight w:val="453"/>
          <w:tblHeader/>
        </w:trPr>
        <w:tc>
          <w:tcPr>
            <w:tcW w:w="2268" w:type="dxa"/>
            <w:shd w:val="clear" w:color="auto" w:fill="4A4E51"/>
            <w:vAlign w:val="center"/>
          </w:tcPr>
          <w:p w14:paraId="711F8F55" w14:textId="77777777"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2267" w:type="dxa"/>
            <w:shd w:val="clear" w:color="auto" w:fill="4A4E51"/>
            <w:vAlign w:val="center"/>
          </w:tcPr>
          <w:p w14:paraId="62CA96E7" w14:textId="77777777"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104" w:type="dxa"/>
            <w:shd w:val="clear" w:color="auto" w:fill="4A4E51"/>
            <w:vAlign w:val="center"/>
          </w:tcPr>
          <w:p w14:paraId="110C12D5" w14:textId="77777777"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14:paraId="173B32F9" w14:textId="77777777" w:rsidR="00143516" w:rsidRPr="00B60BF5" w:rsidRDefault="00143516" w:rsidP="00143516">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143516" w14:paraId="2FFF6B41" w14:textId="77777777" w:rsidTr="00143516">
        <w:trPr>
          <w:cantSplit/>
          <w:trHeight w:val="552"/>
        </w:trPr>
        <w:tc>
          <w:tcPr>
            <w:tcW w:w="12616" w:type="dxa"/>
            <w:gridSpan w:val="4"/>
          </w:tcPr>
          <w:p w14:paraId="29F82710" w14:textId="77777777" w:rsidR="00143516" w:rsidRPr="001D4775" w:rsidRDefault="00143516" w:rsidP="00143516">
            <w:pPr>
              <w:spacing w:after="120"/>
              <w:ind w:left="0"/>
              <w:rPr>
                <w:b/>
                <w:spacing w:val="-2"/>
                <w:sz w:val="36"/>
                <w:szCs w:val="36"/>
              </w:rPr>
            </w:pPr>
            <w:r w:rsidRPr="001D4775">
              <w:rPr>
                <w:b/>
                <w:spacing w:val="-2"/>
                <w:sz w:val="36"/>
                <w:szCs w:val="36"/>
              </w:rPr>
              <w:t xml:space="preserve">Section </w:t>
            </w:r>
            <w:r>
              <w:rPr>
                <w:b/>
                <w:spacing w:val="-2"/>
                <w:sz w:val="36"/>
                <w:szCs w:val="36"/>
              </w:rPr>
              <w:t>Créer un stage</w:t>
            </w:r>
          </w:p>
        </w:tc>
      </w:tr>
      <w:tr w:rsidR="00143516" w14:paraId="751ED6C0" w14:textId="77777777" w:rsidTr="00143516">
        <w:trPr>
          <w:cantSplit/>
        </w:trPr>
        <w:tc>
          <w:tcPr>
            <w:tcW w:w="2268" w:type="dxa"/>
          </w:tcPr>
          <w:p w14:paraId="74C2594D" w14:textId="77777777" w:rsidR="00143516" w:rsidRDefault="00E63160" w:rsidP="00143516">
            <w:pPr>
              <w:suppressAutoHyphens/>
              <w:spacing w:after="120"/>
              <w:ind w:left="0"/>
              <w:rPr>
                <w:spacing w:val="-2"/>
              </w:rPr>
            </w:pPr>
            <w:r>
              <w:rPr>
                <w:spacing w:val="-2"/>
              </w:rPr>
              <w:t>Étudiant</w:t>
            </w:r>
          </w:p>
        </w:tc>
        <w:tc>
          <w:tcPr>
            <w:tcW w:w="2267" w:type="dxa"/>
          </w:tcPr>
          <w:p w14:paraId="5EE8E41E" w14:textId="77777777" w:rsidR="00143516" w:rsidRDefault="00E63160" w:rsidP="00143516">
            <w:pPr>
              <w:spacing w:after="120"/>
              <w:ind w:left="0"/>
              <w:rPr>
                <w:spacing w:val="-2"/>
              </w:rPr>
            </w:pPr>
            <w:r>
              <w:rPr>
                <w:spacing w:val="-2"/>
              </w:rPr>
              <w:t>Liste déroulante</w:t>
            </w:r>
          </w:p>
        </w:tc>
        <w:tc>
          <w:tcPr>
            <w:tcW w:w="5104" w:type="dxa"/>
          </w:tcPr>
          <w:p w14:paraId="27844A90" w14:textId="77777777" w:rsidR="00143516" w:rsidRDefault="00E63160" w:rsidP="00143516">
            <w:pPr>
              <w:spacing w:after="120"/>
              <w:ind w:left="0"/>
              <w:rPr>
                <w:spacing w:val="-2"/>
              </w:rPr>
            </w:pPr>
            <w:commentRangeStart w:id="119"/>
            <w:r>
              <w:rPr>
                <w:spacing w:val="-2"/>
              </w:rPr>
              <w:t>Contient une liste des étudiants déjà existants</w:t>
            </w:r>
            <w:commentRangeEnd w:id="119"/>
            <w:r w:rsidR="006A1A80">
              <w:rPr>
                <w:rStyle w:val="Marquedecommentaire"/>
              </w:rPr>
              <w:commentReference w:id="119"/>
            </w:r>
          </w:p>
        </w:tc>
        <w:tc>
          <w:tcPr>
            <w:tcW w:w="2977" w:type="dxa"/>
          </w:tcPr>
          <w:p w14:paraId="192D2CDD" w14:textId="77777777" w:rsidR="00143516" w:rsidRDefault="00143516" w:rsidP="00143516">
            <w:pPr>
              <w:spacing w:after="120"/>
              <w:ind w:left="0"/>
              <w:rPr>
                <w:spacing w:val="-2"/>
              </w:rPr>
            </w:pPr>
          </w:p>
        </w:tc>
      </w:tr>
      <w:tr w:rsidR="00143516" w14:paraId="3E0DA3C9" w14:textId="77777777" w:rsidTr="00143516">
        <w:trPr>
          <w:cantSplit/>
        </w:trPr>
        <w:tc>
          <w:tcPr>
            <w:tcW w:w="2268" w:type="dxa"/>
          </w:tcPr>
          <w:p w14:paraId="3B2173FE" w14:textId="77777777" w:rsidR="00143516" w:rsidRDefault="00143516" w:rsidP="00143516">
            <w:pPr>
              <w:suppressAutoHyphens/>
              <w:spacing w:after="120"/>
              <w:ind w:left="0"/>
              <w:rPr>
                <w:spacing w:val="-2"/>
              </w:rPr>
            </w:pPr>
            <w:r>
              <w:rPr>
                <w:spacing w:val="-2"/>
              </w:rPr>
              <w:t>Date début</w:t>
            </w:r>
          </w:p>
        </w:tc>
        <w:tc>
          <w:tcPr>
            <w:tcW w:w="2267" w:type="dxa"/>
          </w:tcPr>
          <w:p w14:paraId="0D6BB503" w14:textId="77777777" w:rsidR="00143516" w:rsidRDefault="00E63160" w:rsidP="00143516">
            <w:pPr>
              <w:spacing w:after="120"/>
              <w:ind w:left="0"/>
              <w:rPr>
                <w:spacing w:val="-2"/>
              </w:rPr>
            </w:pPr>
            <w:r>
              <w:rPr>
                <w:spacing w:val="-2"/>
              </w:rPr>
              <w:t>Boîte de texte</w:t>
            </w:r>
          </w:p>
        </w:tc>
        <w:tc>
          <w:tcPr>
            <w:tcW w:w="5104" w:type="dxa"/>
          </w:tcPr>
          <w:p w14:paraId="780BF07B" w14:textId="77777777" w:rsidR="00E63160" w:rsidRPr="00E63160" w:rsidRDefault="00763FC9" w:rsidP="00143516">
            <w:pPr>
              <w:spacing w:after="120"/>
              <w:ind w:left="0"/>
              <w:rPr>
                <w:spacing w:val="-2"/>
              </w:rPr>
            </w:pPr>
            <w:r>
              <w:rPr>
                <w:spacing w:val="-2"/>
              </w:rPr>
              <w:t>Date</w:t>
            </w:r>
            <w:r w:rsidR="00143516">
              <w:rPr>
                <w:spacing w:val="-2"/>
              </w:rPr>
              <w:t xml:space="preserve"> de début du stage</w:t>
            </w:r>
          </w:p>
        </w:tc>
        <w:tc>
          <w:tcPr>
            <w:tcW w:w="2977" w:type="dxa"/>
          </w:tcPr>
          <w:p w14:paraId="7D1587F4" w14:textId="77777777" w:rsidR="00143516" w:rsidRDefault="00143516" w:rsidP="00143516">
            <w:pPr>
              <w:spacing w:after="120"/>
              <w:ind w:left="0"/>
              <w:rPr>
                <w:spacing w:val="-2"/>
              </w:rPr>
            </w:pPr>
          </w:p>
        </w:tc>
      </w:tr>
      <w:tr w:rsidR="00E63160" w14:paraId="1430676E" w14:textId="77777777" w:rsidTr="00143516">
        <w:trPr>
          <w:cantSplit/>
        </w:trPr>
        <w:tc>
          <w:tcPr>
            <w:tcW w:w="2268" w:type="dxa"/>
          </w:tcPr>
          <w:p w14:paraId="2C513182" w14:textId="77777777" w:rsidR="00E63160" w:rsidRDefault="00E63160" w:rsidP="00E63160">
            <w:pPr>
              <w:suppressAutoHyphens/>
              <w:spacing w:after="120"/>
              <w:ind w:left="0"/>
              <w:rPr>
                <w:spacing w:val="-2"/>
              </w:rPr>
            </w:pPr>
            <w:r>
              <w:rPr>
                <w:spacing w:val="-2"/>
              </w:rPr>
              <w:t>Date fin</w:t>
            </w:r>
          </w:p>
        </w:tc>
        <w:tc>
          <w:tcPr>
            <w:tcW w:w="2267" w:type="dxa"/>
          </w:tcPr>
          <w:p w14:paraId="41E519C0" w14:textId="77777777" w:rsidR="00E63160" w:rsidRDefault="00E63160" w:rsidP="00E63160">
            <w:pPr>
              <w:spacing w:after="120"/>
              <w:ind w:left="0"/>
              <w:rPr>
                <w:spacing w:val="-2"/>
              </w:rPr>
            </w:pPr>
            <w:r>
              <w:rPr>
                <w:spacing w:val="-2"/>
              </w:rPr>
              <w:t>Boîte de texte</w:t>
            </w:r>
          </w:p>
        </w:tc>
        <w:tc>
          <w:tcPr>
            <w:tcW w:w="5104" w:type="dxa"/>
          </w:tcPr>
          <w:p w14:paraId="0D19A635" w14:textId="77777777" w:rsidR="00E63160" w:rsidRPr="00B8080F" w:rsidRDefault="00763FC9" w:rsidP="00763FC9">
            <w:pPr>
              <w:spacing w:after="120"/>
              <w:ind w:left="0"/>
              <w:rPr>
                <w:color w:val="000000" w:themeColor="text1"/>
                <w:spacing w:val="-2"/>
              </w:rPr>
            </w:pPr>
            <w:r>
              <w:rPr>
                <w:spacing w:val="-2"/>
              </w:rPr>
              <w:t>Date de fin du stage</w:t>
            </w:r>
          </w:p>
        </w:tc>
        <w:tc>
          <w:tcPr>
            <w:tcW w:w="2977" w:type="dxa"/>
          </w:tcPr>
          <w:p w14:paraId="2C09EF5C" w14:textId="77777777" w:rsidR="00E63160" w:rsidRDefault="00E63160" w:rsidP="00E63160">
            <w:pPr>
              <w:spacing w:after="120"/>
              <w:ind w:left="0"/>
              <w:rPr>
                <w:spacing w:val="-2"/>
              </w:rPr>
            </w:pPr>
          </w:p>
        </w:tc>
      </w:tr>
      <w:tr w:rsidR="00E63160" w14:paraId="0A84E58F" w14:textId="77777777" w:rsidTr="00143516">
        <w:trPr>
          <w:cantSplit/>
          <w:trHeight w:val="759"/>
        </w:trPr>
        <w:tc>
          <w:tcPr>
            <w:tcW w:w="2268" w:type="dxa"/>
          </w:tcPr>
          <w:p w14:paraId="1FFC939F" w14:textId="77777777" w:rsidR="00E63160" w:rsidRDefault="00E63160" w:rsidP="00E63160">
            <w:pPr>
              <w:suppressAutoHyphens/>
              <w:spacing w:after="120"/>
              <w:ind w:left="0"/>
              <w:rPr>
                <w:spacing w:val="-2"/>
              </w:rPr>
            </w:pPr>
            <w:r>
              <w:rPr>
                <w:spacing w:val="-2"/>
              </w:rPr>
              <w:t>Enseignant plaçant</w:t>
            </w:r>
          </w:p>
        </w:tc>
        <w:tc>
          <w:tcPr>
            <w:tcW w:w="2267" w:type="dxa"/>
          </w:tcPr>
          <w:p w14:paraId="37B7F821" w14:textId="77777777" w:rsidR="00E63160" w:rsidRDefault="00E63160" w:rsidP="00E63160">
            <w:pPr>
              <w:tabs>
                <w:tab w:val="left" w:pos="1031"/>
              </w:tabs>
              <w:spacing w:after="120"/>
              <w:ind w:left="0"/>
              <w:rPr>
                <w:spacing w:val="-2"/>
              </w:rPr>
            </w:pPr>
            <w:r>
              <w:rPr>
                <w:spacing w:val="-2"/>
              </w:rPr>
              <w:t>Liste déroulante</w:t>
            </w:r>
          </w:p>
        </w:tc>
        <w:tc>
          <w:tcPr>
            <w:tcW w:w="5104" w:type="dxa"/>
          </w:tcPr>
          <w:p w14:paraId="27B6DAC3" w14:textId="77777777" w:rsidR="00E63160" w:rsidRDefault="00E63160" w:rsidP="00E63160">
            <w:pPr>
              <w:spacing w:after="120"/>
              <w:ind w:left="0"/>
              <w:rPr>
                <w:spacing w:val="-2"/>
              </w:rPr>
            </w:pPr>
            <w:r>
              <w:rPr>
                <w:spacing w:val="-2"/>
              </w:rPr>
              <w:t>Contient les enseignants déjà existants</w:t>
            </w:r>
          </w:p>
        </w:tc>
        <w:tc>
          <w:tcPr>
            <w:tcW w:w="2977" w:type="dxa"/>
          </w:tcPr>
          <w:p w14:paraId="2CF33D56" w14:textId="77777777" w:rsidR="00E63160" w:rsidRDefault="00E63160" w:rsidP="00E63160">
            <w:pPr>
              <w:spacing w:after="120"/>
              <w:ind w:left="0"/>
              <w:rPr>
                <w:spacing w:val="-2"/>
              </w:rPr>
            </w:pPr>
          </w:p>
        </w:tc>
      </w:tr>
      <w:tr w:rsidR="00E63160" w14:paraId="6FD68E19" w14:textId="77777777" w:rsidTr="00143516">
        <w:trPr>
          <w:cantSplit/>
          <w:trHeight w:val="759"/>
        </w:trPr>
        <w:tc>
          <w:tcPr>
            <w:tcW w:w="2268" w:type="dxa"/>
          </w:tcPr>
          <w:p w14:paraId="27676635" w14:textId="77777777" w:rsidR="00E63160" w:rsidRDefault="00E63160" w:rsidP="00E63160">
            <w:pPr>
              <w:suppressAutoHyphens/>
              <w:spacing w:after="120"/>
              <w:ind w:left="0"/>
              <w:rPr>
                <w:spacing w:val="-2"/>
              </w:rPr>
            </w:pPr>
            <w:r>
              <w:rPr>
                <w:spacing w:val="-2"/>
              </w:rPr>
              <w:t>Enseignant superviseur</w:t>
            </w:r>
          </w:p>
        </w:tc>
        <w:tc>
          <w:tcPr>
            <w:tcW w:w="2267" w:type="dxa"/>
          </w:tcPr>
          <w:p w14:paraId="44C8CF21" w14:textId="77777777" w:rsidR="00E63160" w:rsidRDefault="00E63160" w:rsidP="00E63160">
            <w:pPr>
              <w:tabs>
                <w:tab w:val="left" w:pos="1031"/>
              </w:tabs>
              <w:spacing w:after="120"/>
              <w:ind w:left="0"/>
              <w:rPr>
                <w:spacing w:val="-2"/>
              </w:rPr>
            </w:pPr>
            <w:r>
              <w:rPr>
                <w:spacing w:val="-2"/>
              </w:rPr>
              <w:t>Liste déroulante</w:t>
            </w:r>
          </w:p>
        </w:tc>
        <w:tc>
          <w:tcPr>
            <w:tcW w:w="5104" w:type="dxa"/>
          </w:tcPr>
          <w:p w14:paraId="66BEF097" w14:textId="77777777" w:rsidR="00E63160" w:rsidRDefault="00E63160" w:rsidP="00E63160">
            <w:pPr>
              <w:spacing w:after="120"/>
              <w:ind w:left="0"/>
              <w:rPr>
                <w:spacing w:val="-2"/>
              </w:rPr>
            </w:pPr>
            <w:r>
              <w:rPr>
                <w:spacing w:val="-2"/>
              </w:rPr>
              <w:t>Contient les enseignants déjà existants</w:t>
            </w:r>
          </w:p>
        </w:tc>
        <w:tc>
          <w:tcPr>
            <w:tcW w:w="2977" w:type="dxa"/>
          </w:tcPr>
          <w:p w14:paraId="4620B542" w14:textId="77777777" w:rsidR="00E63160" w:rsidRDefault="00E63160" w:rsidP="00E63160">
            <w:pPr>
              <w:spacing w:after="120"/>
              <w:ind w:left="0"/>
              <w:rPr>
                <w:spacing w:val="-2"/>
              </w:rPr>
            </w:pPr>
          </w:p>
        </w:tc>
      </w:tr>
      <w:tr w:rsidR="00E63160" w14:paraId="6734C9CF" w14:textId="77777777" w:rsidTr="00143516">
        <w:trPr>
          <w:cantSplit/>
          <w:trHeight w:val="759"/>
        </w:trPr>
        <w:tc>
          <w:tcPr>
            <w:tcW w:w="2268" w:type="dxa"/>
          </w:tcPr>
          <w:p w14:paraId="15164F38" w14:textId="77777777" w:rsidR="00E63160" w:rsidRDefault="00E63160" w:rsidP="00E63160">
            <w:pPr>
              <w:suppressAutoHyphens/>
              <w:spacing w:after="120"/>
              <w:ind w:left="0"/>
              <w:rPr>
                <w:spacing w:val="-2"/>
              </w:rPr>
            </w:pPr>
            <w:r>
              <w:rPr>
                <w:spacing w:val="-2"/>
              </w:rPr>
              <w:t>Concentration</w:t>
            </w:r>
          </w:p>
        </w:tc>
        <w:tc>
          <w:tcPr>
            <w:tcW w:w="2267" w:type="dxa"/>
          </w:tcPr>
          <w:p w14:paraId="13E9CDD2" w14:textId="77777777" w:rsidR="00E63160" w:rsidRDefault="00E63160" w:rsidP="00E63160">
            <w:pPr>
              <w:spacing w:after="120"/>
              <w:ind w:left="0"/>
              <w:rPr>
                <w:spacing w:val="-2"/>
              </w:rPr>
            </w:pPr>
            <w:r>
              <w:rPr>
                <w:spacing w:val="-2"/>
              </w:rPr>
              <w:t>Liste déroulante</w:t>
            </w:r>
          </w:p>
        </w:tc>
        <w:tc>
          <w:tcPr>
            <w:tcW w:w="5104" w:type="dxa"/>
          </w:tcPr>
          <w:p w14:paraId="0B89A6CB" w14:textId="77777777" w:rsidR="00E63160" w:rsidRDefault="00E63160" w:rsidP="00E63160">
            <w:pPr>
              <w:spacing w:after="120"/>
              <w:ind w:left="0"/>
              <w:rPr>
                <w:spacing w:val="-2"/>
              </w:rPr>
            </w:pPr>
            <w:r>
              <w:rPr>
                <w:spacing w:val="-2"/>
              </w:rPr>
              <w:t>Contient une liste des concentrations existantes</w:t>
            </w:r>
          </w:p>
        </w:tc>
        <w:tc>
          <w:tcPr>
            <w:tcW w:w="2977" w:type="dxa"/>
          </w:tcPr>
          <w:p w14:paraId="3AD06162" w14:textId="77777777" w:rsidR="00E63160" w:rsidRDefault="00E63160" w:rsidP="00E63160">
            <w:pPr>
              <w:spacing w:after="120"/>
              <w:ind w:left="0"/>
              <w:rPr>
                <w:spacing w:val="-2"/>
              </w:rPr>
            </w:pPr>
          </w:p>
        </w:tc>
      </w:tr>
      <w:tr w:rsidR="00E63160" w14:paraId="534A1E0F" w14:textId="77777777" w:rsidTr="00143516">
        <w:trPr>
          <w:cantSplit/>
          <w:trHeight w:val="759"/>
        </w:trPr>
        <w:tc>
          <w:tcPr>
            <w:tcW w:w="2268" w:type="dxa"/>
          </w:tcPr>
          <w:p w14:paraId="6F2F08E7" w14:textId="77777777" w:rsidR="00E63160" w:rsidRDefault="00E63160" w:rsidP="00E63160">
            <w:pPr>
              <w:suppressAutoHyphens/>
              <w:spacing w:after="120"/>
              <w:ind w:left="0"/>
              <w:rPr>
                <w:spacing w:val="-2"/>
              </w:rPr>
            </w:pPr>
            <w:r>
              <w:rPr>
                <w:spacing w:val="-2"/>
              </w:rPr>
              <w:t>Entreprise</w:t>
            </w:r>
          </w:p>
        </w:tc>
        <w:tc>
          <w:tcPr>
            <w:tcW w:w="2267" w:type="dxa"/>
          </w:tcPr>
          <w:p w14:paraId="7A7565AC" w14:textId="77777777" w:rsidR="00E63160" w:rsidRDefault="00E63160" w:rsidP="00E63160">
            <w:pPr>
              <w:spacing w:after="120"/>
              <w:ind w:left="0"/>
              <w:rPr>
                <w:spacing w:val="-2"/>
              </w:rPr>
            </w:pPr>
            <w:r>
              <w:rPr>
                <w:spacing w:val="-2"/>
              </w:rPr>
              <w:t>Liste déroulante</w:t>
            </w:r>
          </w:p>
        </w:tc>
        <w:tc>
          <w:tcPr>
            <w:tcW w:w="5104" w:type="dxa"/>
          </w:tcPr>
          <w:p w14:paraId="04CA7D16" w14:textId="77777777" w:rsidR="00E63160" w:rsidRDefault="00E63160" w:rsidP="00E63160">
            <w:pPr>
              <w:spacing w:after="120"/>
              <w:ind w:left="0"/>
              <w:rPr>
                <w:spacing w:val="-2"/>
              </w:rPr>
            </w:pPr>
            <w:r>
              <w:rPr>
                <w:spacing w:val="-2"/>
              </w:rPr>
              <w:t>Contient une liste des entreprises déjà existantes</w:t>
            </w:r>
          </w:p>
        </w:tc>
        <w:tc>
          <w:tcPr>
            <w:tcW w:w="2977" w:type="dxa"/>
          </w:tcPr>
          <w:p w14:paraId="672D635F" w14:textId="77777777" w:rsidR="00E63160" w:rsidRDefault="00E63160" w:rsidP="00E63160">
            <w:pPr>
              <w:spacing w:after="120"/>
              <w:ind w:left="0"/>
              <w:rPr>
                <w:spacing w:val="-2"/>
              </w:rPr>
            </w:pPr>
          </w:p>
        </w:tc>
      </w:tr>
      <w:tr w:rsidR="00E63160" w14:paraId="58F8B176" w14:textId="77777777" w:rsidTr="00143516">
        <w:trPr>
          <w:cantSplit/>
          <w:trHeight w:val="759"/>
        </w:trPr>
        <w:tc>
          <w:tcPr>
            <w:tcW w:w="2268" w:type="dxa"/>
          </w:tcPr>
          <w:p w14:paraId="5D700A87" w14:textId="77777777" w:rsidR="00E63160" w:rsidRDefault="00E63160" w:rsidP="00E63160">
            <w:pPr>
              <w:suppressAutoHyphens/>
              <w:spacing w:after="120"/>
              <w:ind w:left="0"/>
              <w:rPr>
                <w:spacing w:val="-2"/>
              </w:rPr>
            </w:pPr>
            <w:r>
              <w:rPr>
                <w:spacing w:val="-2"/>
              </w:rPr>
              <w:t>Confirmer</w:t>
            </w:r>
          </w:p>
        </w:tc>
        <w:tc>
          <w:tcPr>
            <w:tcW w:w="2267" w:type="dxa"/>
          </w:tcPr>
          <w:p w14:paraId="2E50B828" w14:textId="77777777" w:rsidR="00E63160" w:rsidRDefault="00E63160" w:rsidP="00E63160">
            <w:pPr>
              <w:spacing w:after="120"/>
              <w:ind w:left="0"/>
              <w:rPr>
                <w:spacing w:val="-2"/>
              </w:rPr>
            </w:pPr>
            <w:r>
              <w:rPr>
                <w:spacing w:val="-2"/>
              </w:rPr>
              <w:t>Bouton</w:t>
            </w:r>
          </w:p>
        </w:tc>
        <w:tc>
          <w:tcPr>
            <w:tcW w:w="5104" w:type="dxa"/>
          </w:tcPr>
          <w:p w14:paraId="69B5AB93" w14:textId="77777777" w:rsidR="00E63160" w:rsidRDefault="00E63160" w:rsidP="00E63160">
            <w:pPr>
              <w:spacing w:after="120"/>
              <w:ind w:left="0"/>
              <w:rPr>
                <w:spacing w:val="-2"/>
              </w:rPr>
            </w:pPr>
            <w:r>
              <w:rPr>
                <w:spacing w:val="-2"/>
              </w:rPr>
              <w:t>Confirme les changements et retourne à la page</w:t>
            </w:r>
            <w:proofErr w:type="gramStart"/>
            <w:r>
              <w:rPr>
                <w:spacing w:val="-2"/>
              </w:rPr>
              <w:t xml:space="preserve"> «</w:t>
            </w:r>
            <w:r>
              <w:t>Obtenir</w:t>
            </w:r>
            <w:proofErr w:type="gramEnd"/>
            <w:r>
              <w:t xml:space="preserve"> la liste des stages »</w:t>
            </w:r>
          </w:p>
        </w:tc>
        <w:tc>
          <w:tcPr>
            <w:tcW w:w="2977" w:type="dxa"/>
          </w:tcPr>
          <w:p w14:paraId="79840675" w14:textId="77777777" w:rsidR="00E63160" w:rsidRDefault="00E63160" w:rsidP="00E63160">
            <w:pPr>
              <w:spacing w:after="120"/>
              <w:ind w:left="0"/>
              <w:rPr>
                <w:spacing w:val="-2"/>
              </w:rPr>
            </w:pPr>
          </w:p>
        </w:tc>
      </w:tr>
    </w:tbl>
    <w:p w14:paraId="57BCD88D" w14:textId="77777777" w:rsidR="00143516" w:rsidRDefault="00143516" w:rsidP="00143516">
      <w:pPr>
        <w:pStyle w:val="Sous-titre"/>
      </w:pPr>
    </w:p>
    <w:p w14:paraId="02CC8D84" w14:textId="77777777" w:rsidR="00143516" w:rsidRDefault="00143516" w:rsidP="00143516">
      <w:pPr>
        <w:spacing w:before="0" w:after="200"/>
        <w:ind w:left="0"/>
        <w:rPr>
          <w:rFonts w:asciiTheme="majorHAnsi" w:hAnsiTheme="majorHAnsi"/>
          <w:spacing w:val="5"/>
          <w:sz w:val="28"/>
          <w:szCs w:val="24"/>
        </w:rPr>
      </w:pPr>
    </w:p>
    <w:p w14:paraId="7C5DB0D4" w14:textId="77777777" w:rsidR="00143516" w:rsidRPr="009D3614" w:rsidRDefault="00143516" w:rsidP="00143516">
      <w:pPr>
        <w:pStyle w:val="Titre3"/>
        <w:numPr>
          <w:ilvl w:val="2"/>
          <w:numId w:val="10"/>
        </w:numPr>
      </w:pPr>
      <w:bookmarkStart w:id="120" w:name="_Toc508351614"/>
      <w:r>
        <w:t>Tableau des validations de « Ajouter un stage »</w:t>
      </w:r>
      <w:bookmarkEnd w:id="120"/>
    </w:p>
    <w:tbl>
      <w:tblPr>
        <w:tblW w:w="12462"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260"/>
        <w:gridCol w:w="5669"/>
        <w:gridCol w:w="2246"/>
        <w:gridCol w:w="1287"/>
      </w:tblGrid>
      <w:tr w:rsidR="00143516" w:rsidRPr="00B60BF5" w14:paraId="4604B9C9" w14:textId="77777777" w:rsidTr="00143516">
        <w:trPr>
          <w:trHeight w:val="639"/>
          <w:tblHeader/>
        </w:trPr>
        <w:tc>
          <w:tcPr>
            <w:tcW w:w="3260" w:type="dxa"/>
            <w:shd w:val="clear" w:color="auto" w:fill="4A4E51"/>
            <w:vAlign w:val="center"/>
          </w:tcPr>
          <w:p w14:paraId="3155B7D8" w14:textId="77777777"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 xml:space="preserve">Champs à </w:t>
            </w:r>
            <w:proofErr w:type="spellStart"/>
            <w:r w:rsidRPr="00B60BF5">
              <w:rPr>
                <w:rFonts w:asciiTheme="minorHAnsi" w:hAnsiTheme="minorHAnsi"/>
                <w:b/>
                <w:color w:val="FFFFFF" w:themeColor="background1"/>
                <w:lang w:val="en-CA"/>
              </w:rPr>
              <w:t>valider</w:t>
            </w:r>
            <w:proofErr w:type="spellEnd"/>
          </w:p>
        </w:tc>
        <w:tc>
          <w:tcPr>
            <w:tcW w:w="5669" w:type="dxa"/>
            <w:shd w:val="clear" w:color="auto" w:fill="4A4E51"/>
            <w:vAlign w:val="center"/>
          </w:tcPr>
          <w:p w14:paraId="407AA991" w14:textId="77777777"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246" w:type="dxa"/>
            <w:shd w:val="clear" w:color="auto" w:fill="4A4E51"/>
            <w:vAlign w:val="center"/>
          </w:tcPr>
          <w:p w14:paraId="3CC8002F" w14:textId="77777777"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287" w:type="dxa"/>
            <w:shd w:val="clear" w:color="auto" w:fill="4A4E51"/>
            <w:vAlign w:val="center"/>
          </w:tcPr>
          <w:p w14:paraId="5FBBE31D" w14:textId="77777777"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143516" w14:paraId="1585F473" w14:textId="77777777" w:rsidTr="00143516">
        <w:tc>
          <w:tcPr>
            <w:tcW w:w="3260" w:type="dxa"/>
          </w:tcPr>
          <w:p w14:paraId="3E581D3A" w14:textId="77777777" w:rsidR="00143516" w:rsidRDefault="00C91FB2" w:rsidP="00143516">
            <w:pPr>
              <w:spacing w:before="90" w:after="54"/>
              <w:ind w:left="0"/>
              <w:rPr>
                <w:spacing w:val="-2"/>
              </w:rPr>
            </w:pPr>
            <w:r>
              <w:rPr>
                <w:spacing w:val="-2"/>
              </w:rPr>
              <w:t>Date début</w:t>
            </w:r>
          </w:p>
        </w:tc>
        <w:tc>
          <w:tcPr>
            <w:tcW w:w="5669" w:type="dxa"/>
          </w:tcPr>
          <w:p w14:paraId="5565FF4E" w14:textId="77777777" w:rsidR="00143516" w:rsidRDefault="00C91FB2" w:rsidP="00C91FB2">
            <w:pPr>
              <w:pStyle w:val="Paragraphedeliste"/>
              <w:numPr>
                <w:ilvl w:val="0"/>
                <w:numId w:val="20"/>
              </w:numPr>
              <w:spacing w:before="90" w:after="54"/>
              <w:rPr>
                <w:spacing w:val="-2"/>
              </w:rPr>
            </w:pPr>
            <w:r>
              <w:rPr>
                <w:spacing w:val="-2"/>
              </w:rPr>
              <w:t>Champ obligatoire</w:t>
            </w:r>
          </w:p>
          <w:p w14:paraId="450026E2" w14:textId="77777777" w:rsidR="00C91FB2" w:rsidRPr="00C91FB2" w:rsidRDefault="00C91FB2" w:rsidP="00C91FB2">
            <w:pPr>
              <w:pStyle w:val="Paragraphedeliste"/>
              <w:numPr>
                <w:ilvl w:val="0"/>
                <w:numId w:val="20"/>
              </w:numPr>
              <w:spacing w:before="90" w:after="54"/>
              <w:rPr>
                <w:spacing w:val="-2"/>
              </w:rPr>
            </w:pPr>
            <w:r>
              <w:rPr>
                <w:spacing w:val="-2"/>
              </w:rPr>
              <w:t>Format JJ-MM-YY</w:t>
            </w:r>
          </w:p>
        </w:tc>
        <w:tc>
          <w:tcPr>
            <w:tcW w:w="2246" w:type="dxa"/>
          </w:tcPr>
          <w:p w14:paraId="31E073E2" w14:textId="77777777" w:rsidR="00143516" w:rsidRDefault="00C91FB2" w:rsidP="00143516">
            <w:pPr>
              <w:spacing w:before="90" w:after="54"/>
              <w:ind w:left="0"/>
              <w:rPr>
                <w:spacing w:val="-2"/>
                <w:lang w:val="fr-FR"/>
              </w:rPr>
            </w:pPr>
            <w:r>
              <w:rPr>
                <w:spacing w:val="-2"/>
                <w:lang w:val="fr-FR"/>
              </w:rPr>
              <w:t>Unitaire</w:t>
            </w:r>
          </w:p>
        </w:tc>
        <w:tc>
          <w:tcPr>
            <w:tcW w:w="1287" w:type="dxa"/>
          </w:tcPr>
          <w:p w14:paraId="0ACA7F65" w14:textId="77777777" w:rsidR="00143516" w:rsidRDefault="00C91FB2" w:rsidP="00143516">
            <w:pPr>
              <w:spacing w:before="90" w:after="54"/>
              <w:ind w:left="0"/>
              <w:rPr>
                <w:spacing w:val="-2"/>
                <w:lang w:val="fr-FR"/>
              </w:rPr>
            </w:pPr>
            <w:r>
              <w:rPr>
                <w:spacing w:val="-2"/>
                <w:lang w:val="fr-FR"/>
              </w:rPr>
              <w:t>U_006</w:t>
            </w:r>
          </w:p>
        </w:tc>
      </w:tr>
      <w:tr w:rsidR="00C91FB2" w14:paraId="0D9703B8" w14:textId="77777777" w:rsidTr="00143516">
        <w:tc>
          <w:tcPr>
            <w:tcW w:w="3260" w:type="dxa"/>
          </w:tcPr>
          <w:p w14:paraId="4EFFA071" w14:textId="77777777" w:rsidR="00C91FB2" w:rsidRDefault="00C91FB2" w:rsidP="00143516">
            <w:pPr>
              <w:spacing w:before="90" w:after="54"/>
              <w:ind w:left="0"/>
              <w:rPr>
                <w:spacing w:val="-2"/>
              </w:rPr>
            </w:pPr>
            <w:r>
              <w:rPr>
                <w:spacing w:val="-2"/>
              </w:rPr>
              <w:t>Date début</w:t>
            </w:r>
          </w:p>
        </w:tc>
        <w:tc>
          <w:tcPr>
            <w:tcW w:w="5669" w:type="dxa"/>
          </w:tcPr>
          <w:p w14:paraId="3FBADF86" w14:textId="77777777" w:rsidR="00C91FB2" w:rsidRDefault="00C91FB2" w:rsidP="00C91FB2">
            <w:pPr>
              <w:pStyle w:val="Paragraphedeliste"/>
              <w:numPr>
                <w:ilvl w:val="0"/>
                <w:numId w:val="20"/>
              </w:numPr>
              <w:spacing w:before="90" w:after="54"/>
              <w:rPr>
                <w:spacing w:val="-2"/>
              </w:rPr>
            </w:pPr>
            <w:r>
              <w:rPr>
                <w:spacing w:val="-2"/>
              </w:rPr>
              <w:t>Champ obligatoire</w:t>
            </w:r>
          </w:p>
          <w:p w14:paraId="7F1DF4AA" w14:textId="77777777" w:rsidR="00C91FB2" w:rsidRDefault="00C91FB2" w:rsidP="00C91FB2">
            <w:pPr>
              <w:pStyle w:val="Paragraphedeliste"/>
              <w:numPr>
                <w:ilvl w:val="0"/>
                <w:numId w:val="20"/>
              </w:numPr>
              <w:spacing w:before="90" w:after="54"/>
              <w:rPr>
                <w:spacing w:val="-2"/>
              </w:rPr>
            </w:pPr>
            <w:r>
              <w:rPr>
                <w:spacing w:val="-2"/>
              </w:rPr>
              <w:t>Inférieure à la date de fin</w:t>
            </w:r>
          </w:p>
        </w:tc>
        <w:tc>
          <w:tcPr>
            <w:tcW w:w="2246" w:type="dxa"/>
          </w:tcPr>
          <w:p w14:paraId="3B40078F" w14:textId="77777777" w:rsidR="00C91FB2" w:rsidRDefault="00C91FB2" w:rsidP="00143516">
            <w:pPr>
              <w:spacing w:before="90" w:after="54"/>
              <w:ind w:left="0"/>
              <w:rPr>
                <w:spacing w:val="-2"/>
                <w:lang w:val="fr-FR"/>
              </w:rPr>
            </w:pPr>
            <w:r>
              <w:rPr>
                <w:spacing w:val="-2"/>
                <w:lang w:val="fr-FR"/>
              </w:rPr>
              <w:t>Cohérence</w:t>
            </w:r>
          </w:p>
        </w:tc>
        <w:tc>
          <w:tcPr>
            <w:tcW w:w="1287" w:type="dxa"/>
          </w:tcPr>
          <w:p w14:paraId="226EBEB6" w14:textId="77777777" w:rsidR="00C91FB2" w:rsidRDefault="00C91FB2" w:rsidP="00143516">
            <w:pPr>
              <w:spacing w:before="90" w:after="54"/>
              <w:ind w:left="0"/>
              <w:rPr>
                <w:spacing w:val="-2"/>
                <w:lang w:val="fr-FR"/>
              </w:rPr>
            </w:pPr>
            <w:r>
              <w:rPr>
                <w:spacing w:val="-2"/>
                <w:lang w:val="fr-FR"/>
              </w:rPr>
              <w:t>Ch_004</w:t>
            </w:r>
          </w:p>
        </w:tc>
      </w:tr>
      <w:tr w:rsidR="00C91FB2" w14:paraId="0AAAC697" w14:textId="77777777" w:rsidTr="00143516">
        <w:tc>
          <w:tcPr>
            <w:tcW w:w="3260" w:type="dxa"/>
          </w:tcPr>
          <w:p w14:paraId="757654C6" w14:textId="77777777" w:rsidR="00C91FB2" w:rsidRDefault="00C91FB2" w:rsidP="00143516">
            <w:pPr>
              <w:spacing w:before="90" w:after="54"/>
              <w:ind w:left="0"/>
              <w:rPr>
                <w:spacing w:val="-2"/>
              </w:rPr>
            </w:pPr>
            <w:r>
              <w:rPr>
                <w:spacing w:val="-2"/>
              </w:rPr>
              <w:t>Date de fin</w:t>
            </w:r>
          </w:p>
        </w:tc>
        <w:tc>
          <w:tcPr>
            <w:tcW w:w="5669" w:type="dxa"/>
          </w:tcPr>
          <w:p w14:paraId="579F3334" w14:textId="77777777" w:rsidR="00C91FB2" w:rsidRDefault="00C91FB2" w:rsidP="00C91FB2">
            <w:pPr>
              <w:pStyle w:val="Paragraphedeliste"/>
              <w:numPr>
                <w:ilvl w:val="0"/>
                <w:numId w:val="20"/>
              </w:numPr>
              <w:spacing w:before="90" w:after="54"/>
              <w:rPr>
                <w:spacing w:val="-2"/>
              </w:rPr>
            </w:pPr>
            <w:r>
              <w:rPr>
                <w:spacing w:val="-2"/>
              </w:rPr>
              <w:t>Champ obligatoire</w:t>
            </w:r>
          </w:p>
          <w:p w14:paraId="117C34B9" w14:textId="77777777" w:rsidR="00C91FB2" w:rsidRDefault="00C91FB2" w:rsidP="00C91FB2">
            <w:pPr>
              <w:pStyle w:val="Paragraphedeliste"/>
              <w:numPr>
                <w:ilvl w:val="0"/>
                <w:numId w:val="20"/>
              </w:numPr>
              <w:spacing w:before="90" w:after="54"/>
              <w:rPr>
                <w:spacing w:val="-2"/>
              </w:rPr>
            </w:pPr>
            <w:r>
              <w:rPr>
                <w:spacing w:val="-2"/>
              </w:rPr>
              <w:t>Format JJ-MM-YY</w:t>
            </w:r>
          </w:p>
        </w:tc>
        <w:tc>
          <w:tcPr>
            <w:tcW w:w="2246" w:type="dxa"/>
          </w:tcPr>
          <w:p w14:paraId="64FF6716" w14:textId="77777777" w:rsidR="00C91FB2" w:rsidRDefault="00C91FB2" w:rsidP="00143516">
            <w:pPr>
              <w:spacing w:before="90" w:after="54"/>
              <w:ind w:left="0"/>
              <w:rPr>
                <w:spacing w:val="-2"/>
                <w:lang w:val="fr-FR"/>
              </w:rPr>
            </w:pPr>
            <w:r>
              <w:rPr>
                <w:spacing w:val="-2"/>
                <w:lang w:val="fr-FR"/>
              </w:rPr>
              <w:t>Unitaire</w:t>
            </w:r>
          </w:p>
        </w:tc>
        <w:tc>
          <w:tcPr>
            <w:tcW w:w="1287" w:type="dxa"/>
          </w:tcPr>
          <w:p w14:paraId="35229494" w14:textId="77777777" w:rsidR="00C91FB2" w:rsidRDefault="00C91FB2" w:rsidP="00143516">
            <w:pPr>
              <w:spacing w:before="90" w:after="54"/>
              <w:ind w:left="0"/>
              <w:rPr>
                <w:spacing w:val="-2"/>
                <w:lang w:val="fr-FR"/>
              </w:rPr>
            </w:pPr>
            <w:r>
              <w:rPr>
                <w:spacing w:val="-2"/>
                <w:lang w:val="fr-FR"/>
              </w:rPr>
              <w:t>U_006</w:t>
            </w:r>
          </w:p>
        </w:tc>
      </w:tr>
      <w:tr w:rsidR="00C91FB2" w14:paraId="11079009" w14:textId="77777777" w:rsidTr="00143516">
        <w:tc>
          <w:tcPr>
            <w:tcW w:w="3260" w:type="dxa"/>
          </w:tcPr>
          <w:p w14:paraId="549133A5" w14:textId="77777777" w:rsidR="00C91FB2" w:rsidRDefault="00C91FB2" w:rsidP="00143516">
            <w:pPr>
              <w:spacing w:before="90" w:after="54"/>
              <w:ind w:left="0"/>
              <w:rPr>
                <w:spacing w:val="-2"/>
              </w:rPr>
            </w:pPr>
            <w:r>
              <w:rPr>
                <w:spacing w:val="-2"/>
              </w:rPr>
              <w:t>Date de fin</w:t>
            </w:r>
          </w:p>
        </w:tc>
        <w:tc>
          <w:tcPr>
            <w:tcW w:w="5669" w:type="dxa"/>
          </w:tcPr>
          <w:p w14:paraId="617721E6" w14:textId="77777777" w:rsidR="00C91FB2" w:rsidRDefault="00C91FB2" w:rsidP="00C91FB2">
            <w:pPr>
              <w:pStyle w:val="Paragraphedeliste"/>
              <w:numPr>
                <w:ilvl w:val="0"/>
                <w:numId w:val="20"/>
              </w:numPr>
              <w:spacing w:before="90" w:after="54"/>
              <w:rPr>
                <w:spacing w:val="-2"/>
              </w:rPr>
            </w:pPr>
            <w:r>
              <w:rPr>
                <w:spacing w:val="-2"/>
              </w:rPr>
              <w:t>Champ obligatoire</w:t>
            </w:r>
          </w:p>
          <w:p w14:paraId="325C500B" w14:textId="77777777" w:rsidR="00C91FB2" w:rsidRDefault="00C91FB2" w:rsidP="00C91FB2">
            <w:pPr>
              <w:pStyle w:val="Paragraphedeliste"/>
              <w:numPr>
                <w:ilvl w:val="0"/>
                <w:numId w:val="20"/>
              </w:numPr>
              <w:spacing w:before="90" w:after="54"/>
              <w:rPr>
                <w:spacing w:val="-2"/>
              </w:rPr>
            </w:pPr>
            <w:r>
              <w:rPr>
                <w:spacing w:val="-2"/>
              </w:rPr>
              <w:t>Supérieure à la date de début</w:t>
            </w:r>
          </w:p>
        </w:tc>
        <w:tc>
          <w:tcPr>
            <w:tcW w:w="2246" w:type="dxa"/>
          </w:tcPr>
          <w:p w14:paraId="1A778785" w14:textId="77777777" w:rsidR="00C91FB2" w:rsidRDefault="00C91FB2" w:rsidP="00143516">
            <w:pPr>
              <w:spacing w:before="90" w:after="54"/>
              <w:ind w:left="0"/>
              <w:rPr>
                <w:spacing w:val="-2"/>
                <w:lang w:val="fr-FR"/>
              </w:rPr>
            </w:pPr>
            <w:r>
              <w:rPr>
                <w:spacing w:val="-2"/>
                <w:lang w:val="fr-FR"/>
              </w:rPr>
              <w:t>Cohérence</w:t>
            </w:r>
          </w:p>
        </w:tc>
        <w:tc>
          <w:tcPr>
            <w:tcW w:w="1287" w:type="dxa"/>
          </w:tcPr>
          <w:p w14:paraId="7696C4C4" w14:textId="77777777" w:rsidR="00C91FB2" w:rsidRDefault="00C91FB2" w:rsidP="00143516">
            <w:pPr>
              <w:spacing w:before="90" w:after="54"/>
              <w:ind w:left="0"/>
              <w:rPr>
                <w:spacing w:val="-2"/>
                <w:lang w:val="fr-FR"/>
              </w:rPr>
            </w:pPr>
            <w:r>
              <w:rPr>
                <w:spacing w:val="-2"/>
                <w:lang w:val="fr-FR"/>
              </w:rPr>
              <w:t>Ch_005</w:t>
            </w:r>
          </w:p>
        </w:tc>
      </w:tr>
    </w:tbl>
    <w:p w14:paraId="6A2D746C" w14:textId="77777777" w:rsidR="00143516" w:rsidRDefault="00143516" w:rsidP="00143516">
      <w:pPr>
        <w:pStyle w:val="Sous-titre"/>
        <w:spacing w:before="0" w:after="0"/>
        <w:ind w:firstLine="504"/>
      </w:pPr>
      <w:r>
        <w:t>Unitaire : validation liée au format de la donnée, au nombre de caractères, à l’aspect obligatoire de la donnée</w:t>
      </w:r>
    </w:p>
    <w:p w14:paraId="6CD83430" w14:textId="77777777" w:rsidR="00143516" w:rsidRDefault="00143516" w:rsidP="00143516">
      <w:pPr>
        <w:pStyle w:val="Sous-titre"/>
        <w:spacing w:before="0" w:after="0"/>
        <w:ind w:firstLine="504"/>
      </w:pPr>
      <w:r>
        <w:t>Cohérence : validation de croisement entre les données de l’écran. Exemple : la date de fin doit être supérieure à la date de début</w:t>
      </w:r>
    </w:p>
    <w:p w14:paraId="3D57174A" w14:textId="77777777" w:rsidR="00143516" w:rsidRDefault="00143516" w:rsidP="00143516">
      <w:pPr>
        <w:pStyle w:val="Sous-titre"/>
        <w:spacing w:before="0" w:after="0"/>
        <w:ind w:firstLine="504"/>
        <w:sectPr w:rsidR="00143516" w:rsidSect="009E6CE9">
          <w:footerReference w:type="first" r:id="rId32"/>
          <w:pgSz w:w="16839" w:h="11907" w:orient="landscape"/>
          <w:pgMar w:top="1751" w:right="1440" w:bottom="1751" w:left="1440" w:header="709" w:footer="459" w:gutter="0"/>
          <w:cols w:space="720"/>
          <w:titlePg/>
          <w:docGrid w:linePitch="360"/>
        </w:sectPr>
      </w:pPr>
      <w:r>
        <w:t>Contexte : validation de concordance avec les données de l’application. Exemple : l’utilisateur qui tente de se connecter n’existe pas</w:t>
      </w:r>
    </w:p>
    <w:p w14:paraId="5125437B" w14:textId="77777777" w:rsidR="00143516" w:rsidRDefault="00143516" w:rsidP="00143516">
      <w:pPr>
        <w:pStyle w:val="Titre3"/>
        <w:numPr>
          <w:ilvl w:val="2"/>
          <w:numId w:val="10"/>
        </w:numPr>
      </w:pPr>
      <w:bookmarkStart w:id="121" w:name="_Toc508351615"/>
      <w:r>
        <w:lastRenderedPageBreak/>
        <w:t>Paramètres d'entrée de « </w:t>
      </w:r>
      <w:r w:rsidR="00BE1DA8">
        <w:t>Ajouter un stage</w:t>
      </w:r>
      <w:r w:rsidR="00C91FB2">
        <w:t xml:space="preserve"> </w:t>
      </w:r>
      <w:r>
        <w:t>»</w:t>
      </w:r>
      <w:bookmarkEnd w:id="121"/>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143516" w:rsidRPr="00B60BF5" w14:paraId="39C0C7E9" w14:textId="77777777" w:rsidTr="00143516">
        <w:trPr>
          <w:trHeight w:val="727"/>
          <w:tblHeader/>
        </w:trPr>
        <w:tc>
          <w:tcPr>
            <w:tcW w:w="3260" w:type="dxa"/>
            <w:shd w:val="clear" w:color="auto" w:fill="4A4E51"/>
            <w:vAlign w:val="center"/>
          </w:tcPr>
          <w:p w14:paraId="1D9A981B" w14:textId="77777777" w:rsidR="00143516" w:rsidRPr="00B60BF5" w:rsidRDefault="00143516" w:rsidP="0014351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4ECA1627" w14:textId="77777777" w:rsidR="00143516" w:rsidRPr="00B60BF5" w:rsidRDefault="00143516" w:rsidP="0014351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143516" w14:paraId="46302C52" w14:textId="77777777" w:rsidTr="00143516">
        <w:tc>
          <w:tcPr>
            <w:tcW w:w="3260" w:type="dxa"/>
          </w:tcPr>
          <w:p w14:paraId="33C20525" w14:textId="77777777" w:rsidR="00143516" w:rsidRDefault="00143516" w:rsidP="00143516">
            <w:pPr>
              <w:spacing w:after="120"/>
              <w:ind w:left="0"/>
              <w:rPr>
                <w:spacing w:val="-2"/>
                <w:szCs w:val="24"/>
                <w:lang w:val="fr-FR"/>
              </w:rPr>
            </w:pPr>
          </w:p>
        </w:tc>
        <w:tc>
          <w:tcPr>
            <w:tcW w:w="4820" w:type="dxa"/>
          </w:tcPr>
          <w:p w14:paraId="354C2B91" w14:textId="77777777" w:rsidR="00143516" w:rsidRPr="005D242D" w:rsidRDefault="00143516" w:rsidP="00143516">
            <w:pPr>
              <w:spacing w:after="120"/>
              <w:ind w:left="0"/>
              <w:rPr>
                <w:color w:val="000000" w:themeColor="text1"/>
                <w:spacing w:val="-2"/>
              </w:rPr>
            </w:pPr>
          </w:p>
        </w:tc>
      </w:tr>
    </w:tbl>
    <w:p w14:paraId="41212D0A" w14:textId="77777777" w:rsidR="00143516" w:rsidRDefault="00143516" w:rsidP="00143516">
      <w:pPr>
        <w:spacing w:before="0" w:after="200"/>
        <w:ind w:left="0"/>
      </w:pPr>
    </w:p>
    <w:p w14:paraId="30C9BE03" w14:textId="77777777" w:rsidR="00143516" w:rsidRDefault="00143516" w:rsidP="00143516">
      <w:pPr>
        <w:spacing w:before="0" w:after="200"/>
        <w:ind w:left="0"/>
      </w:pPr>
    </w:p>
    <w:p w14:paraId="468B49B6" w14:textId="77777777" w:rsidR="00143516" w:rsidRDefault="00143516" w:rsidP="00143516">
      <w:pPr>
        <w:spacing w:before="0" w:after="200"/>
        <w:ind w:left="0"/>
      </w:pPr>
    </w:p>
    <w:p w14:paraId="6897B60A" w14:textId="77777777" w:rsidR="00143516" w:rsidRDefault="00143516" w:rsidP="00143516">
      <w:pPr>
        <w:spacing w:before="0" w:after="200"/>
        <w:ind w:left="0"/>
      </w:pPr>
    </w:p>
    <w:p w14:paraId="1F2F7F31" w14:textId="77777777" w:rsidR="00143516" w:rsidRDefault="00143516" w:rsidP="00143516">
      <w:pPr>
        <w:spacing w:before="0" w:after="200"/>
        <w:ind w:left="0"/>
      </w:pPr>
    </w:p>
    <w:p w14:paraId="7C2F414E" w14:textId="77777777" w:rsidR="00143516" w:rsidRDefault="00143516" w:rsidP="00143516">
      <w:pPr>
        <w:spacing w:before="0" w:after="200"/>
        <w:ind w:left="0"/>
      </w:pPr>
    </w:p>
    <w:p w14:paraId="3BE94A9E" w14:textId="77777777" w:rsidR="00143516" w:rsidRDefault="00143516" w:rsidP="00143516">
      <w:pPr>
        <w:spacing w:before="0" w:after="200"/>
        <w:ind w:left="0"/>
      </w:pPr>
    </w:p>
    <w:p w14:paraId="7FE05DD8" w14:textId="77777777" w:rsidR="00143516" w:rsidRDefault="00143516" w:rsidP="00143516">
      <w:pPr>
        <w:spacing w:before="0" w:after="200"/>
        <w:ind w:left="0"/>
      </w:pPr>
    </w:p>
    <w:p w14:paraId="5D7D2E7D" w14:textId="77777777" w:rsidR="00143516" w:rsidRDefault="00143516" w:rsidP="00143516">
      <w:pPr>
        <w:spacing w:before="0" w:after="200"/>
        <w:ind w:left="0"/>
      </w:pPr>
    </w:p>
    <w:p w14:paraId="266D578A" w14:textId="77777777" w:rsidR="00143516" w:rsidRDefault="00143516" w:rsidP="00143516">
      <w:pPr>
        <w:spacing w:before="0" w:after="200"/>
        <w:ind w:left="0"/>
      </w:pPr>
    </w:p>
    <w:p w14:paraId="4BC412B6" w14:textId="77777777" w:rsidR="00143516" w:rsidRDefault="00143516" w:rsidP="00143516">
      <w:pPr>
        <w:spacing w:before="0" w:after="200"/>
        <w:ind w:left="0"/>
      </w:pPr>
    </w:p>
    <w:p w14:paraId="3C0EB831" w14:textId="77777777" w:rsidR="00143516" w:rsidRDefault="00143516" w:rsidP="00143516">
      <w:pPr>
        <w:spacing w:before="0" w:after="200"/>
        <w:ind w:left="0"/>
      </w:pPr>
    </w:p>
    <w:p w14:paraId="1BBD151B" w14:textId="77777777" w:rsidR="00143516" w:rsidRDefault="00143516" w:rsidP="00143516">
      <w:pPr>
        <w:spacing w:before="0" w:after="200"/>
        <w:ind w:left="0"/>
      </w:pPr>
    </w:p>
    <w:p w14:paraId="3FDF7677" w14:textId="77777777" w:rsidR="00143516" w:rsidRDefault="00143516" w:rsidP="00143516">
      <w:pPr>
        <w:spacing w:before="0" w:after="200"/>
        <w:ind w:left="0"/>
      </w:pPr>
    </w:p>
    <w:p w14:paraId="7AD07BE8" w14:textId="77777777" w:rsidR="00143516" w:rsidRDefault="00143516" w:rsidP="00143516">
      <w:pPr>
        <w:spacing w:before="0" w:after="200"/>
        <w:ind w:left="0"/>
      </w:pPr>
    </w:p>
    <w:p w14:paraId="2B2E7AD4" w14:textId="77777777" w:rsidR="00143516" w:rsidRDefault="00143516" w:rsidP="00143516">
      <w:pPr>
        <w:spacing w:before="0" w:after="200"/>
        <w:ind w:left="0"/>
      </w:pPr>
    </w:p>
    <w:p w14:paraId="312AE11F" w14:textId="77777777" w:rsidR="00143516" w:rsidRDefault="00143516" w:rsidP="00143516">
      <w:pPr>
        <w:spacing w:before="0" w:after="200"/>
        <w:ind w:left="0"/>
      </w:pPr>
    </w:p>
    <w:p w14:paraId="550B2E63" w14:textId="77777777" w:rsidR="00143516" w:rsidRDefault="00143516" w:rsidP="00143516">
      <w:pPr>
        <w:spacing w:before="0" w:after="200"/>
        <w:ind w:left="0"/>
      </w:pPr>
    </w:p>
    <w:p w14:paraId="28FF7AC9" w14:textId="77777777" w:rsidR="00143516" w:rsidRDefault="00143516" w:rsidP="00143516">
      <w:pPr>
        <w:spacing w:before="0" w:after="200"/>
        <w:ind w:left="0"/>
      </w:pPr>
    </w:p>
    <w:p w14:paraId="6C163D4B" w14:textId="77777777" w:rsidR="00143516" w:rsidRDefault="00143516" w:rsidP="00143516">
      <w:pPr>
        <w:spacing w:before="0" w:after="200"/>
        <w:ind w:left="0"/>
      </w:pPr>
    </w:p>
    <w:p w14:paraId="2C3A6301" w14:textId="77777777" w:rsidR="00143516" w:rsidRDefault="00143516" w:rsidP="00143516">
      <w:pPr>
        <w:spacing w:before="0" w:after="200"/>
        <w:ind w:left="0"/>
      </w:pPr>
    </w:p>
    <w:p w14:paraId="56F4E179" w14:textId="77777777" w:rsidR="00143516" w:rsidRDefault="00143516" w:rsidP="00143516">
      <w:pPr>
        <w:spacing w:before="0" w:after="200"/>
        <w:ind w:left="0"/>
      </w:pPr>
    </w:p>
    <w:p w14:paraId="0B7ABD12" w14:textId="77777777" w:rsidR="001557E0" w:rsidRPr="001557E0" w:rsidRDefault="001557E0">
      <w:pPr>
        <w:spacing w:before="0" w:after="200"/>
        <w:ind w:left="0"/>
      </w:pPr>
    </w:p>
    <w:p w14:paraId="7EB41468" w14:textId="77777777" w:rsidR="006B2AD9" w:rsidRDefault="0073539D" w:rsidP="006B2AD9">
      <w:pPr>
        <w:pStyle w:val="Titre1"/>
        <w:numPr>
          <w:ilvl w:val="0"/>
          <w:numId w:val="7"/>
        </w:numPr>
      </w:pPr>
      <w:bookmarkStart w:id="122" w:name="_Toc508351616"/>
      <w:r w:rsidRPr="0073539D">
        <w:rPr>
          <w:noProof/>
        </w:rPr>
        <w:lastRenderedPageBreak/>
        <w:drawing>
          <wp:anchor distT="0" distB="0" distL="114300" distR="114300" simplePos="0" relativeHeight="251685888" behindDoc="0" locked="0" layoutInCell="1" allowOverlap="1" wp14:anchorId="7F42B704" wp14:editId="3D74122F">
            <wp:simplePos x="0" y="0"/>
            <wp:positionH relativeFrom="column">
              <wp:posOffset>-841721</wp:posOffset>
            </wp:positionH>
            <wp:positionV relativeFrom="paragraph">
              <wp:posOffset>417426</wp:posOffset>
            </wp:positionV>
            <wp:extent cx="6991239" cy="6660573"/>
            <wp:effectExtent l="0" t="0" r="635" b="6985"/>
            <wp:wrapNone/>
            <wp:docPr id="18" name="Image 18" descr="C:\Users\usager\Desktop\Diagramme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ager\Desktop\Diagramme_class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13978" cy="66822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AD9">
        <w:t>Diagramme de classes</w:t>
      </w:r>
      <w:bookmarkEnd w:id="69"/>
      <w:bookmarkEnd w:id="122"/>
    </w:p>
    <w:p w14:paraId="5D7FD4D0" w14:textId="77777777" w:rsidR="006B2AD9" w:rsidRPr="003A5BF8" w:rsidRDefault="006B2AD9" w:rsidP="006B2AD9"/>
    <w:p w14:paraId="0C14134C" w14:textId="77777777" w:rsidR="000C23F1" w:rsidRDefault="006A1A80">
      <w:pPr>
        <w:spacing w:before="0" w:after="200"/>
        <w:ind w:left="0"/>
        <w:rPr>
          <w:rFonts w:asciiTheme="majorHAnsi" w:hAnsiTheme="majorHAnsi"/>
          <w:smallCaps/>
          <w:spacing w:val="5"/>
          <w:sz w:val="32"/>
          <w:szCs w:val="32"/>
        </w:rPr>
      </w:pPr>
      <w:bookmarkStart w:id="123" w:name="_Toc444691218"/>
      <w:ins w:id="124" w:author="Lainesse" w:date="2018-03-27T13:36:00Z">
        <w:r>
          <w:rPr>
            <w:noProof/>
          </w:rPr>
          <mc:AlternateContent>
            <mc:Choice Requires="wpi">
              <w:drawing>
                <wp:anchor distT="0" distB="0" distL="114300" distR="114300" simplePos="0" relativeHeight="251692032" behindDoc="0" locked="0" layoutInCell="1" allowOverlap="1" wp14:anchorId="28EA671F" wp14:editId="4382E621">
                  <wp:simplePos x="0" y="0"/>
                  <wp:positionH relativeFrom="column">
                    <wp:posOffset>3031515</wp:posOffset>
                  </wp:positionH>
                  <wp:positionV relativeFrom="paragraph">
                    <wp:posOffset>311626</wp:posOffset>
                  </wp:positionV>
                  <wp:extent cx="504000" cy="32760"/>
                  <wp:effectExtent l="0" t="38100" r="48895" b="43815"/>
                  <wp:wrapNone/>
                  <wp:docPr id="24" name="Encre 24"/>
                  <wp:cNvGraphicFramePr/>
                  <a:graphic xmlns:a="http://schemas.openxmlformats.org/drawingml/2006/main">
                    <a:graphicData uri="http://schemas.microsoft.com/office/word/2010/wordprocessingInk">
                      <w14:contentPart bwMode="auto" r:id="rId34">
                        <w14:nvContentPartPr>
                          <w14:cNvContentPartPr/>
                        </w14:nvContentPartPr>
                        <w14:xfrm>
                          <a:off x="0" y="0"/>
                          <a:ext cx="504000" cy="32760"/>
                        </w14:xfrm>
                      </w14:contentPart>
                    </a:graphicData>
                  </a:graphic>
                </wp:anchor>
              </w:drawing>
            </mc:Choice>
            <mc:Fallback>
              <w:pict>
                <v:shapetype w14:anchorId="5CC951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4" o:spid="_x0000_s1026" type="#_x0000_t75" style="position:absolute;margin-left:238pt;margin-top:23.85pt;width:41.1pt;height: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">
                  <v:imagedata r:id="rId35" o:title=""/>
                </v:shape>
              </w:pict>
            </mc:Fallback>
          </mc:AlternateContent>
        </w:r>
        <w:r>
          <w:rPr>
            <w:noProof/>
          </w:rPr>
          <mc:AlternateContent>
            <mc:Choice Requires="wpi">
              <w:drawing>
                <wp:anchor distT="0" distB="0" distL="114300" distR="114300" simplePos="0" relativeHeight="251691008" behindDoc="0" locked="0" layoutInCell="1" allowOverlap="1" wp14:anchorId="0FC35FFA" wp14:editId="5545A115">
                  <wp:simplePos x="0" y="0"/>
                  <wp:positionH relativeFrom="column">
                    <wp:posOffset>822626</wp:posOffset>
                  </wp:positionH>
                  <wp:positionV relativeFrom="paragraph">
                    <wp:posOffset>2162259</wp:posOffset>
                  </wp:positionV>
                  <wp:extent cx="998370" cy="397282"/>
                  <wp:effectExtent l="57150" t="38100" r="0" b="41275"/>
                  <wp:wrapNone/>
                  <wp:docPr id="22" name="Encre 22"/>
                  <wp:cNvGraphicFramePr/>
                  <a:graphic xmlns:a="http://schemas.openxmlformats.org/drawingml/2006/main">
                    <a:graphicData uri="http://schemas.microsoft.com/office/word/2010/wordprocessingInk">
                      <w14:contentPart bwMode="auto" r:id="rId36">
                        <w14:nvContentPartPr>
                          <w14:cNvContentPartPr/>
                        </w14:nvContentPartPr>
                        <w14:xfrm>
                          <a:off x="0" y="0"/>
                          <a:ext cx="998370" cy="397282"/>
                        </w14:xfrm>
                      </w14:contentPart>
                    </a:graphicData>
                  </a:graphic>
                </wp:anchor>
              </w:drawing>
            </mc:Choice>
            <mc:Fallback>
              <w:pict>
                <v:shape w14:anchorId="7B19E232" id="Encre 22" o:spid="_x0000_s1026" type="#_x0000_t75" style="position:absolute;margin-left:64.05pt;margin-top:169.55pt;width:80pt;height:3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">
                  <v:imagedata r:id="rId37" o:title=""/>
                </v:shape>
              </w:pict>
            </mc:Fallback>
          </mc:AlternateContent>
        </w:r>
      </w:ins>
      <w:r w:rsidR="000C23F1">
        <w:br w:type="page"/>
      </w:r>
    </w:p>
    <w:p w14:paraId="7934F504" w14:textId="77777777" w:rsidR="006B2AD9" w:rsidRPr="003A5BF8" w:rsidRDefault="006B2AD9" w:rsidP="006B2AD9">
      <w:pPr>
        <w:pStyle w:val="Titre1"/>
        <w:numPr>
          <w:ilvl w:val="0"/>
          <w:numId w:val="7"/>
        </w:numPr>
      </w:pPr>
      <w:bookmarkStart w:id="125" w:name="_Toc508351617"/>
      <w:r w:rsidRPr="003A5BF8">
        <w:lastRenderedPageBreak/>
        <w:t>M</w:t>
      </w:r>
      <w:bookmarkEnd w:id="70"/>
      <w:r>
        <w:t>essages</w:t>
      </w:r>
      <w:bookmarkEnd w:id="123"/>
      <w:bookmarkEnd w:id="125"/>
    </w:p>
    <w:p w14:paraId="7FA8934F" w14:textId="77777777" w:rsidR="00EC273A" w:rsidRDefault="00EC273A" w:rsidP="00EC273A">
      <w:pPr>
        <w:pStyle w:val="Sous-titre"/>
        <w:spacing w:before="0" w:after="0"/>
      </w:pPr>
      <w:bookmarkStart w:id="126" w:name="_Toc316373920"/>
      <w:bookmarkStart w:id="127" w:name="_Toc444691219"/>
      <w:r w:rsidRPr="00EC273A">
        <w:t>Note : chaque message est unique. Lorsqu’un même message est utilisé dans plus d’un dossier fonctionnel, le même numéro doit être utilisé.</w:t>
      </w:r>
    </w:p>
    <w:p w14:paraId="01283D75" w14:textId="77777777" w:rsidR="00484EEA" w:rsidRDefault="00484EEA" w:rsidP="00EC273A">
      <w:pPr>
        <w:pStyle w:val="Sous-titre"/>
        <w:spacing w:before="0" w:after="0"/>
      </w:pPr>
      <w:r>
        <w:t>Formalisme à respecter : I_001 : la lettre représente le type de message (I</w:t>
      </w:r>
      <w:proofErr w:type="gramStart"/>
      <w:r>
        <w:t> :informatif</w:t>
      </w:r>
      <w:proofErr w:type="gramEnd"/>
      <w:r>
        <w:t>, U : unitaire, C</w:t>
      </w:r>
      <w:r w:rsidR="004C3E8A">
        <w:t>t</w:t>
      </w:r>
      <w:r>
        <w:t> : contexte</w:t>
      </w:r>
      <w:r w:rsidR="004C3E8A">
        <w:t xml:space="preserve">, </w:t>
      </w:r>
      <w:proofErr w:type="spellStart"/>
      <w:r w:rsidR="004C3E8A">
        <w:t>Ch</w:t>
      </w:r>
      <w:proofErr w:type="spellEnd"/>
      <w:r w:rsidR="004C3E8A">
        <w:t> : cohérence, Q : question) et les chiffres doivent être incrémentés de un entre chaque message. Chaque série commence à 1 (I_001, U_</w:t>
      </w:r>
      <w:proofErr w:type="gramStart"/>
      <w:r w:rsidR="004C3E8A">
        <w:t>001,…</w:t>
      </w:r>
      <w:proofErr w:type="gramEnd"/>
      <w:r w:rsidR="004C3E8A">
        <w:t>)</w:t>
      </w:r>
    </w:p>
    <w:p w14:paraId="7FCA5970" w14:textId="77777777" w:rsidR="00EC273A" w:rsidRPr="00EC273A" w:rsidRDefault="00EC273A" w:rsidP="00EC273A">
      <w:pPr>
        <w:pStyle w:val="Sous-titre"/>
        <w:spacing w:before="0" w:after="0"/>
      </w:pPr>
    </w:p>
    <w:p w14:paraId="10D616C7" w14:textId="77777777" w:rsidR="006B2AD9" w:rsidRDefault="006B2AD9" w:rsidP="00EC273A">
      <w:pPr>
        <w:pStyle w:val="Titre2"/>
      </w:pPr>
      <w:bookmarkStart w:id="128" w:name="_Toc316373921"/>
      <w:bookmarkStart w:id="129" w:name="_Toc444691220"/>
      <w:bookmarkEnd w:id="126"/>
      <w:bookmarkEnd w:id="127"/>
      <w:r>
        <w:t xml:space="preserve"> </w:t>
      </w:r>
      <w:bookmarkStart w:id="130" w:name="_Toc508351618"/>
      <w:bookmarkEnd w:id="128"/>
      <w:r>
        <w:t>Messages</w:t>
      </w:r>
      <w:bookmarkEnd w:id="129"/>
      <w:bookmarkEnd w:id="130"/>
    </w:p>
    <w:tbl>
      <w:tblPr>
        <w:tblW w:w="8457" w:type="dxa"/>
        <w:tblInd w:w="544"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7323"/>
      </w:tblGrid>
      <w:tr w:rsidR="00D51E06" w:rsidRPr="00B60BF5" w14:paraId="61ABE0F4" w14:textId="77777777" w:rsidTr="00EC273A">
        <w:trPr>
          <w:trHeight w:val="708"/>
        </w:trPr>
        <w:tc>
          <w:tcPr>
            <w:tcW w:w="1134" w:type="dxa"/>
            <w:shd w:val="clear" w:color="auto" w:fill="4A4E51"/>
            <w:vAlign w:val="center"/>
          </w:tcPr>
          <w:p w14:paraId="00347D54" w14:textId="77777777"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Numéro</w:t>
            </w:r>
          </w:p>
        </w:tc>
        <w:tc>
          <w:tcPr>
            <w:tcW w:w="7323" w:type="dxa"/>
            <w:shd w:val="clear" w:color="auto" w:fill="4A4E51"/>
            <w:vAlign w:val="center"/>
          </w:tcPr>
          <w:p w14:paraId="78B8B95B" w14:textId="77777777"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Message</w:t>
            </w:r>
          </w:p>
        </w:tc>
      </w:tr>
      <w:tr w:rsidR="00B47A56" w14:paraId="045FF955" w14:textId="77777777" w:rsidTr="00EC273A">
        <w:tc>
          <w:tcPr>
            <w:tcW w:w="1134" w:type="dxa"/>
          </w:tcPr>
          <w:p w14:paraId="19E1D379" w14:textId="77777777" w:rsidR="00B47A56" w:rsidRDefault="00B47A56" w:rsidP="00B146D5">
            <w:pPr>
              <w:spacing w:before="90" w:after="54"/>
              <w:ind w:left="0"/>
              <w:rPr>
                <w:spacing w:val="-2"/>
              </w:rPr>
            </w:pPr>
            <w:r>
              <w:rPr>
                <w:spacing w:val="-2"/>
              </w:rPr>
              <w:t>Ct_00</w:t>
            </w:r>
            <w:r w:rsidR="00B146D5">
              <w:rPr>
                <w:spacing w:val="-2"/>
              </w:rPr>
              <w:t>1</w:t>
            </w:r>
          </w:p>
        </w:tc>
        <w:tc>
          <w:tcPr>
            <w:tcW w:w="7323" w:type="dxa"/>
          </w:tcPr>
          <w:p w14:paraId="077A92D7" w14:textId="77777777" w:rsidR="00B47A56" w:rsidRDefault="00B47A56" w:rsidP="00D51E06">
            <w:pPr>
              <w:spacing w:before="90" w:after="54"/>
              <w:ind w:left="0"/>
              <w:rPr>
                <w:spacing w:val="-2"/>
              </w:rPr>
            </w:pPr>
            <w:r>
              <w:rPr>
                <w:spacing w:val="-2"/>
              </w:rPr>
              <w:t>Impossible de supprimer le stage conclu</w:t>
            </w:r>
          </w:p>
        </w:tc>
      </w:tr>
      <w:tr w:rsidR="00C91FB2" w14:paraId="6EA019B9" w14:textId="77777777" w:rsidTr="00EC273A">
        <w:tc>
          <w:tcPr>
            <w:tcW w:w="1134" w:type="dxa"/>
          </w:tcPr>
          <w:p w14:paraId="70ECE055" w14:textId="77777777" w:rsidR="00C91FB2" w:rsidRDefault="00C91FB2" w:rsidP="00B146D5">
            <w:pPr>
              <w:spacing w:before="90" w:after="54"/>
              <w:ind w:left="0"/>
              <w:rPr>
                <w:spacing w:val="-2"/>
              </w:rPr>
            </w:pPr>
            <w:r>
              <w:rPr>
                <w:spacing w:val="-2"/>
              </w:rPr>
              <w:t>Ch_00</w:t>
            </w:r>
            <w:r w:rsidR="00B146D5">
              <w:rPr>
                <w:spacing w:val="-2"/>
              </w:rPr>
              <w:t>2</w:t>
            </w:r>
          </w:p>
        </w:tc>
        <w:tc>
          <w:tcPr>
            <w:tcW w:w="7323" w:type="dxa"/>
          </w:tcPr>
          <w:p w14:paraId="4A670E65" w14:textId="77777777" w:rsidR="00C91FB2" w:rsidRDefault="00C91FB2" w:rsidP="00C91FB2">
            <w:pPr>
              <w:spacing w:before="90" w:after="54"/>
              <w:ind w:left="0"/>
              <w:rPr>
                <w:spacing w:val="-2"/>
              </w:rPr>
            </w:pPr>
            <w:r>
              <w:rPr>
                <w:spacing w:val="-2"/>
              </w:rPr>
              <w:t>La date de début n’est pas inférieure à la date de fin</w:t>
            </w:r>
          </w:p>
        </w:tc>
      </w:tr>
      <w:tr w:rsidR="00C91FB2" w14:paraId="7083AB76" w14:textId="77777777" w:rsidTr="00EC273A">
        <w:tc>
          <w:tcPr>
            <w:tcW w:w="1134" w:type="dxa"/>
          </w:tcPr>
          <w:p w14:paraId="0F07B0AB" w14:textId="77777777" w:rsidR="00C91FB2" w:rsidRDefault="00C91FB2" w:rsidP="00B146D5">
            <w:pPr>
              <w:spacing w:before="90" w:after="54"/>
              <w:ind w:left="0"/>
              <w:rPr>
                <w:spacing w:val="-2"/>
              </w:rPr>
            </w:pPr>
            <w:r>
              <w:rPr>
                <w:spacing w:val="-2"/>
              </w:rPr>
              <w:t>Ch_00</w:t>
            </w:r>
            <w:r w:rsidR="00B146D5">
              <w:rPr>
                <w:spacing w:val="-2"/>
              </w:rPr>
              <w:t>3</w:t>
            </w:r>
          </w:p>
        </w:tc>
        <w:tc>
          <w:tcPr>
            <w:tcW w:w="7323" w:type="dxa"/>
          </w:tcPr>
          <w:p w14:paraId="3511374F" w14:textId="77777777" w:rsidR="00C91FB2" w:rsidRDefault="00C91FB2" w:rsidP="00D51E06">
            <w:pPr>
              <w:spacing w:before="90" w:after="54"/>
              <w:ind w:left="0"/>
              <w:rPr>
                <w:spacing w:val="-2"/>
              </w:rPr>
            </w:pPr>
            <w:r>
              <w:rPr>
                <w:spacing w:val="-2"/>
              </w:rPr>
              <w:t>La date de fin n’est pas supérieure à la date de début</w:t>
            </w:r>
          </w:p>
        </w:tc>
      </w:tr>
      <w:tr w:rsidR="00C91FB2" w14:paraId="3E37F4F7" w14:textId="77777777" w:rsidTr="00EC273A">
        <w:tc>
          <w:tcPr>
            <w:tcW w:w="1134" w:type="dxa"/>
          </w:tcPr>
          <w:p w14:paraId="0655BEF0" w14:textId="77777777" w:rsidR="00C91FB2" w:rsidRDefault="00C91FB2" w:rsidP="00B146D5">
            <w:pPr>
              <w:spacing w:before="90" w:after="54"/>
              <w:ind w:left="0"/>
              <w:rPr>
                <w:spacing w:val="-2"/>
              </w:rPr>
            </w:pPr>
            <w:r>
              <w:rPr>
                <w:spacing w:val="-2"/>
              </w:rPr>
              <w:t>U_00</w:t>
            </w:r>
            <w:r w:rsidR="00B146D5">
              <w:rPr>
                <w:spacing w:val="-2"/>
              </w:rPr>
              <w:t>4</w:t>
            </w:r>
          </w:p>
        </w:tc>
        <w:tc>
          <w:tcPr>
            <w:tcW w:w="7323" w:type="dxa"/>
          </w:tcPr>
          <w:p w14:paraId="228AB469" w14:textId="77777777" w:rsidR="00C91FB2" w:rsidRDefault="00C91FB2" w:rsidP="00D51E06">
            <w:pPr>
              <w:spacing w:before="90" w:after="54"/>
              <w:ind w:left="0"/>
              <w:rPr>
                <w:spacing w:val="-2"/>
              </w:rPr>
            </w:pPr>
            <w:r>
              <w:rPr>
                <w:spacing w:val="-2"/>
              </w:rPr>
              <w:t>Les dates fournies ne correspondent pas au format demandé (JJ-MM-YY)</w:t>
            </w:r>
          </w:p>
        </w:tc>
      </w:tr>
    </w:tbl>
    <w:p w14:paraId="03BD72E3" w14:textId="77777777" w:rsidR="006F4FD5" w:rsidRDefault="006F4FD5" w:rsidP="006F4FD5">
      <w:pPr>
        <w:pStyle w:val="Titre2"/>
        <w:numPr>
          <w:ilvl w:val="0"/>
          <w:numId w:val="0"/>
        </w:numPr>
        <w:ind w:left="792"/>
      </w:pPr>
    </w:p>
    <w:p w14:paraId="15ED2910" w14:textId="77777777" w:rsidR="006B2AD9" w:rsidRPr="003A5BF8" w:rsidRDefault="006F4FD5" w:rsidP="006F4FD5">
      <w:pPr>
        <w:pStyle w:val="Titre2"/>
      </w:pPr>
      <w:bookmarkStart w:id="131" w:name="_Toc508351619"/>
      <w:r>
        <w:t>Message de confirmation</w:t>
      </w:r>
      <w:bookmarkEnd w:id="131"/>
    </w:p>
    <w:tbl>
      <w:tblPr>
        <w:tblW w:w="8457" w:type="dxa"/>
        <w:tblInd w:w="544"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7323"/>
      </w:tblGrid>
      <w:tr w:rsidR="006F4FD5" w:rsidRPr="00B60BF5" w14:paraId="0547F093" w14:textId="77777777" w:rsidTr="00143516">
        <w:trPr>
          <w:trHeight w:val="708"/>
        </w:trPr>
        <w:tc>
          <w:tcPr>
            <w:tcW w:w="1134" w:type="dxa"/>
            <w:shd w:val="clear" w:color="auto" w:fill="4A4E51"/>
            <w:vAlign w:val="center"/>
          </w:tcPr>
          <w:p w14:paraId="464CFFF0" w14:textId="77777777" w:rsidR="006F4FD5" w:rsidRPr="00B60BF5" w:rsidRDefault="006F4FD5" w:rsidP="00143516">
            <w:pPr>
              <w:spacing w:before="0" w:after="0"/>
              <w:ind w:left="0"/>
              <w:jc w:val="center"/>
              <w:rPr>
                <w:rFonts w:cs="Arial"/>
                <w:b/>
                <w:bCs/>
                <w:color w:val="FFFFFF" w:themeColor="background1"/>
                <w:spacing w:val="-2"/>
              </w:rPr>
            </w:pPr>
            <w:r w:rsidRPr="00B60BF5">
              <w:rPr>
                <w:rFonts w:cs="Arial"/>
                <w:b/>
                <w:bCs/>
                <w:color w:val="FFFFFF" w:themeColor="background1"/>
                <w:spacing w:val="-2"/>
              </w:rPr>
              <w:t>Numéro</w:t>
            </w:r>
          </w:p>
        </w:tc>
        <w:tc>
          <w:tcPr>
            <w:tcW w:w="7323" w:type="dxa"/>
            <w:shd w:val="clear" w:color="auto" w:fill="4A4E51"/>
            <w:vAlign w:val="center"/>
          </w:tcPr>
          <w:p w14:paraId="13036BB6" w14:textId="77777777" w:rsidR="006F4FD5" w:rsidRPr="00B60BF5" w:rsidRDefault="006F4FD5" w:rsidP="00143516">
            <w:pPr>
              <w:spacing w:before="0" w:after="0"/>
              <w:ind w:left="0"/>
              <w:jc w:val="center"/>
              <w:rPr>
                <w:rFonts w:cs="Arial"/>
                <w:b/>
                <w:bCs/>
                <w:color w:val="FFFFFF" w:themeColor="background1"/>
                <w:spacing w:val="-2"/>
              </w:rPr>
            </w:pPr>
            <w:r w:rsidRPr="00B60BF5">
              <w:rPr>
                <w:rFonts w:cs="Arial"/>
                <w:b/>
                <w:bCs/>
                <w:color w:val="FFFFFF" w:themeColor="background1"/>
                <w:spacing w:val="-2"/>
              </w:rPr>
              <w:t>Message</w:t>
            </w:r>
          </w:p>
        </w:tc>
      </w:tr>
      <w:tr w:rsidR="006F4FD5" w14:paraId="56777774" w14:textId="77777777" w:rsidTr="00143516">
        <w:tc>
          <w:tcPr>
            <w:tcW w:w="1134" w:type="dxa"/>
          </w:tcPr>
          <w:p w14:paraId="33E4E782" w14:textId="77777777" w:rsidR="006F4FD5" w:rsidRDefault="006F4FD5" w:rsidP="00143516">
            <w:pPr>
              <w:spacing w:before="90" w:after="54"/>
              <w:ind w:left="0"/>
              <w:rPr>
                <w:spacing w:val="-2"/>
              </w:rPr>
            </w:pPr>
          </w:p>
        </w:tc>
        <w:tc>
          <w:tcPr>
            <w:tcW w:w="7323" w:type="dxa"/>
          </w:tcPr>
          <w:p w14:paraId="6F92313A" w14:textId="77777777" w:rsidR="006F4FD5" w:rsidRDefault="006F4FD5" w:rsidP="00143516">
            <w:pPr>
              <w:spacing w:before="90" w:after="54"/>
              <w:ind w:left="0"/>
              <w:rPr>
                <w:spacing w:val="-2"/>
              </w:rPr>
            </w:pPr>
          </w:p>
        </w:tc>
      </w:tr>
    </w:tbl>
    <w:p w14:paraId="402E80DF" w14:textId="77777777" w:rsidR="00EC273A" w:rsidRPr="00EC273A" w:rsidRDefault="00EC273A">
      <w:pPr>
        <w:pStyle w:val="Sous-titre"/>
        <w:spacing w:before="0" w:after="0"/>
        <w:ind w:left="993"/>
      </w:pPr>
    </w:p>
    <w:sectPr w:rsidR="00EC273A" w:rsidRPr="00EC273A" w:rsidSect="009E6CE9">
      <w:footerReference w:type="default" r:id="rId38"/>
      <w:footerReference w:type="first" r:id="rId39"/>
      <w:pgSz w:w="11907" w:h="16839"/>
      <w:pgMar w:top="1440" w:right="1751" w:bottom="1440" w:left="1751" w:header="709" w:footer="459"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Lainesse" w:date="2018-03-27T13:28:00Z" w:initials="JL">
    <w:p w14:paraId="5D19B63A" w14:textId="77777777" w:rsidR="007D21F6" w:rsidRDefault="007D21F6">
      <w:pPr>
        <w:pStyle w:val="Commentaire"/>
      </w:pPr>
      <w:r>
        <w:rPr>
          <w:rStyle w:val="Marquedecommentaire"/>
        </w:rPr>
        <w:annotationRef/>
      </w:r>
      <w:r>
        <w:t>Le diagramme ne correspond pas tout à fait aux maquettes. Sur la maquette de consultation/modification, ajouter un lien vers Gérer les enseignants et Gérer une compagnie. Fonctionnalité intéressante à avoir</w:t>
      </w:r>
    </w:p>
  </w:comment>
  <w:comment w:id="40" w:author="Lainesse" w:date="2018-03-27T13:31:00Z" w:initials="JL">
    <w:p w14:paraId="3E70B7D2" w14:textId="77777777" w:rsidR="007D21F6" w:rsidRDefault="007D21F6">
      <w:pPr>
        <w:pStyle w:val="Commentaire"/>
      </w:pPr>
      <w:r>
        <w:rPr>
          <w:rStyle w:val="Marquedecommentaire"/>
        </w:rPr>
        <w:annotationRef/>
      </w:r>
      <w:r>
        <w:t xml:space="preserve">Voir </w:t>
      </w:r>
      <w:proofErr w:type="spellStart"/>
      <w:r>
        <w:t>uxpin</w:t>
      </w:r>
      <w:proofErr w:type="spellEnd"/>
    </w:p>
  </w:comment>
  <w:comment w:id="46" w:author="Lainesse" w:date="2018-03-27T13:32:00Z" w:initials="JL">
    <w:p w14:paraId="0548CA96" w14:textId="77777777" w:rsidR="007D21F6" w:rsidRDefault="007D21F6">
      <w:pPr>
        <w:pStyle w:val="Commentaire"/>
      </w:pPr>
      <w:r>
        <w:rPr>
          <w:rStyle w:val="Marquedecommentaire"/>
        </w:rPr>
        <w:annotationRef/>
      </w:r>
      <w:r>
        <w:t xml:space="preserve">Sera difficile à utiliser pour l’utilisateur, voir commentaire </w:t>
      </w:r>
      <w:proofErr w:type="spellStart"/>
      <w:r>
        <w:t>uxpin</w:t>
      </w:r>
      <w:proofErr w:type="spellEnd"/>
    </w:p>
  </w:comment>
  <w:comment w:id="52" w:author="Lainesse" w:date="2018-03-27T13:33:00Z" w:initials="JL">
    <w:p w14:paraId="5490810E" w14:textId="77777777" w:rsidR="007D21F6" w:rsidRDefault="007D21F6">
      <w:pPr>
        <w:pStyle w:val="Commentaire"/>
      </w:pPr>
      <w:r>
        <w:rPr>
          <w:rStyle w:val="Marquedecommentaire"/>
        </w:rPr>
        <w:annotationRef/>
      </w:r>
      <w:r>
        <w:t>Ne pas afficher à l’écran</w:t>
      </w:r>
    </w:p>
  </w:comment>
  <w:comment w:id="72" w:author="Lainesse" w:date="2018-03-27T13:38:00Z" w:initials="JL">
    <w:p w14:paraId="46B3E880" w14:textId="77777777" w:rsidR="006A1A80" w:rsidRDefault="006A1A80">
      <w:pPr>
        <w:pStyle w:val="Commentaire"/>
      </w:pPr>
      <w:r>
        <w:rPr>
          <w:rStyle w:val="Marquedecommentaire"/>
        </w:rPr>
        <w:annotationRef/>
      </w:r>
      <w:r>
        <w:t>Un étudiant ne peut avoir plus d’un stage simultanément</w:t>
      </w:r>
    </w:p>
  </w:comment>
  <w:comment w:id="74" w:author="Lainesse" w:date="2018-03-27T13:39:00Z" w:initials="JL">
    <w:p w14:paraId="7EEB5E59" w14:textId="77777777" w:rsidR="006A1A80" w:rsidRDefault="006A1A80">
      <w:pPr>
        <w:pStyle w:val="Commentaire"/>
      </w:pPr>
      <w:r>
        <w:rPr>
          <w:rStyle w:val="Marquedecommentaire"/>
        </w:rPr>
        <w:annotationRef/>
      </w:r>
      <w:r>
        <w:t xml:space="preserve">Voir </w:t>
      </w:r>
      <w:proofErr w:type="spellStart"/>
      <w:r>
        <w:t>uxpin</w:t>
      </w:r>
      <w:proofErr w:type="spellEnd"/>
    </w:p>
  </w:comment>
  <w:comment w:id="85" w:author="Lainesse" w:date="2018-03-27T13:39:00Z" w:initials="JL">
    <w:p w14:paraId="268F7318" w14:textId="77777777" w:rsidR="006A1A80" w:rsidRDefault="006A1A80">
      <w:pPr>
        <w:pStyle w:val="Commentaire"/>
      </w:pPr>
      <w:r>
        <w:rPr>
          <w:rStyle w:val="Marquedecommentaire"/>
        </w:rPr>
        <w:annotationRef/>
      </w:r>
      <w:r>
        <w:t>Préciser la provenance (classe et entités) ainsi que l’ordre d’affichage. Commentaire valide pour toutes les listes déroulantes.</w:t>
      </w:r>
    </w:p>
  </w:comment>
  <w:comment w:id="89" w:author="Lainesse" w:date="2018-03-27T13:45:00Z" w:initials="JL">
    <w:p w14:paraId="683F35CF" w14:textId="77777777" w:rsidR="00FA0EF2" w:rsidRDefault="00FA0EF2">
      <w:pPr>
        <w:pStyle w:val="Commentaire"/>
      </w:pPr>
      <w:r>
        <w:rPr>
          <w:rStyle w:val="Marquedecommentaire"/>
        </w:rPr>
        <w:annotationRef/>
      </w:r>
      <w:r>
        <w:t>Demande de confirmation avant la suppression?</w:t>
      </w:r>
      <w:bookmarkStart w:id="90" w:name="_GoBack"/>
      <w:bookmarkEnd w:id="90"/>
    </w:p>
  </w:comment>
  <w:comment w:id="91" w:author="Lainesse" w:date="2018-03-27T13:40:00Z" w:initials="JL">
    <w:p w14:paraId="5C003B16" w14:textId="77777777" w:rsidR="006A1A80" w:rsidRDefault="006A1A80">
      <w:pPr>
        <w:pStyle w:val="Commentaire"/>
      </w:pPr>
      <w:r>
        <w:rPr>
          <w:rStyle w:val="Marquedecommentaire"/>
        </w:rPr>
        <w:annotationRef/>
      </w:r>
      <w:r>
        <w:t>Est-ce que l’utilisateur est redirigé vers une autre page?</w:t>
      </w:r>
    </w:p>
  </w:comment>
  <w:comment w:id="103" w:author="Lainesse" w:date="2018-03-27T13:42:00Z" w:initials="JL">
    <w:p w14:paraId="0FE7A29F" w14:textId="77777777" w:rsidR="006A1A80" w:rsidRDefault="006A1A80">
      <w:pPr>
        <w:pStyle w:val="Commentaire"/>
      </w:pPr>
      <w:r>
        <w:rPr>
          <w:rStyle w:val="Marquedecommentaire"/>
        </w:rPr>
        <w:annotationRef/>
      </w:r>
      <w:r>
        <w:t>Indiquer les champs requis</w:t>
      </w:r>
    </w:p>
  </w:comment>
  <w:comment w:id="115" w:author="Lainesse" w:date="2018-03-27T13:43:00Z" w:initials="JL">
    <w:p w14:paraId="44566941" w14:textId="77777777" w:rsidR="006A1A80" w:rsidRDefault="006A1A80">
      <w:pPr>
        <w:pStyle w:val="Commentaire"/>
      </w:pPr>
      <w:r>
        <w:rPr>
          <w:rStyle w:val="Marquedecommentaire"/>
        </w:rPr>
        <w:annotationRef/>
      </w:r>
      <w:r>
        <w:t>Voir section précédente</w:t>
      </w:r>
    </w:p>
  </w:comment>
  <w:comment w:id="117" w:author="Lainesse" w:date="2018-03-27T13:44:00Z" w:initials="JL">
    <w:p w14:paraId="4210C4FF" w14:textId="77777777" w:rsidR="006A1A80" w:rsidRDefault="006A1A80">
      <w:pPr>
        <w:pStyle w:val="Commentaire"/>
      </w:pPr>
      <w:r>
        <w:rPr>
          <w:rStyle w:val="Marquedecommentaire"/>
        </w:rPr>
        <w:annotationRef/>
      </w:r>
      <w:r>
        <w:t xml:space="preserve">Voir </w:t>
      </w:r>
      <w:proofErr w:type="spellStart"/>
      <w:r>
        <w:t>uxpin</w:t>
      </w:r>
      <w:proofErr w:type="spellEnd"/>
    </w:p>
  </w:comment>
  <w:comment w:id="119" w:author="Lainesse" w:date="2018-03-27T13:43:00Z" w:initials="JL">
    <w:p w14:paraId="18623112" w14:textId="77777777" w:rsidR="006A1A80" w:rsidRDefault="006A1A80">
      <w:pPr>
        <w:pStyle w:val="Commentaire"/>
      </w:pPr>
      <w:r>
        <w:rPr>
          <w:rStyle w:val="Marquedecommentaire"/>
        </w:rPr>
        <w:annotationRef/>
      </w:r>
      <w:r>
        <w:t>Voir les commentaires de la section précédente (notamment sur la description des listes déroulantes)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19B63A" w15:done="0"/>
  <w15:commentEx w15:paraId="3E70B7D2" w15:done="0"/>
  <w15:commentEx w15:paraId="0548CA96" w15:done="0"/>
  <w15:commentEx w15:paraId="5490810E" w15:done="0"/>
  <w15:commentEx w15:paraId="46B3E880" w15:done="0"/>
  <w15:commentEx w15:paraId="7EEB5E59" w15:done="0"/>
  <w15:commentEx w15:paraId="268F7318" w15:done="0"/>
  <w15:commentEx w15:paraId="683F35CF" w15:done="0"/>
  <w15:commentEx w15:paraId="5C003B16" w15:done="0"/>
  <w15:commentEx w15:paraId="0FE7A29F" w15:done="0"/>
  <w15:commentEx w15:paraId="44566941" w15:done="0"/>
  <w15:commentEx w15:paraId="4210C4FF" w15:done="0"/>
  <w15:commentEx w15:paraId="186231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19B63A" w16cid:durableId="1E64C57D"/>
  <w16cid:commentId w16cid:paraId="3E70B7D2" w16cid:durableId="1E64C625"/>
  <w16cid:commentId w16cid:paraId="0548CA96" w16cid:durableId="1E64C679"/>
  <w16cid:commentId w16cid:paraId="5490810E" w16cid:durableId="1E64C6B8"/>
  <w16cid:commentId w16cid:paraId="46B3E880" w16cid:durableId="1E64C7DE"/>
  <w16cid:commentId w16cid:paraId="7EEB5E59" w16cid:durableId="1E64C7FF"/>
  <w16cid:commentId w16cid:paraId="268F7318" w16cid:durableId="1E64C82F"/>
  <w16cid:commentId w16cid:paraId="683F35CF" w16cid:durableId="1E64C991"/>
  <w16cid:commentId w16cid:paraId="5C003B16" w16cid:durableId="1E64C867"/>
  <w16cid:commentId w16cid:paraId="0FE7A29F" w16cid:durableId="1E64C8AA"/>
  <w16cid:commentId w16cid:paraId="44566941" w16cid:durableId="1E64C900"/>
  <w16cid:commentId w16cid:paraId="4210C4FF" w16cid:durableId="1E64C93B"/>
  <w16cid:commentId w16cid:paraId="18623112" w16cid:durableId="1E64C9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C953D" w14:textId="77777777" w:rsidR="004C5087" w:rsidRDefault="004C5087">
      <w:pPr>
        <w:spacing w:after="0" w:line="240" w:lineRule="auto"/>
      </w:pPr>
      <w:r>
        <w:separator/>
      </w:r>
    </w:p>
  </w:endnote>
  <w:endnote w:type="continuationSeparator" w:id="0">
    <w:p w14:paraId="066B4177" w14:textId="77777777" w:rsidR="004C5087" w:rsidRDefault="004C5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8D949" w14:textId="77777777" w:rsidR="007D21F6" w:rsidRDefault="007D21F6">
    <w:pPr>
      <w:pStyle w:val="Pieddepage"/>
    </w:pPr>
    <w:r>
      <w:ptab w:relativeTo="margin" w:alignment="right" w:leader="none"/>
    </w:r>
    <w:r>
      <w:fldChar w:fldCharType="begin"/>
    </w:r>
    <w:r>
      <w:instrText>PAGE</w:instrText>
    </w:r>
    <w:r>
      <w:fldChar w:fldCharType="separate"/>
    </w:r>
    <w:r>
      <w:rPr>
        <w:noProof/>
      </w:rPr>
      <w:t>4</w:t>
    </w:r>
    <w:r>
      <w:fldChar w:fldCharType="end"/>
    </w:r>
    <w:r>
      <w:rPr>
        <w:lang w:val="fr-FR"/>
      </w:rPr>
      <w:t xml:space="preserve"> </w:t>
    </w:r>
    <w:r>
      <w:rPr>
        <w:noProof/>
      </w:rPr>
      <mc:AlternateContent>
        <mc:Choice Requires="wps">
          <w:drawing>
            <wp:inline distT="0" distB="0" distL="0" distR="0" wp14:anchorId="19C8866A" wp14:editId="3CD94808">
              <wp:extent cx="91440" cy="91440"/>
              <wp:effectExtent l="19050" t="19050" r="22860" b="22860"/>
              <wp:docPr id="4"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8DBAFAB"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HyIQMAAJg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frbHyIQMAAJgGAAAOAAAAAAAAAAAA&#10;AAAAAC4CAABkcnMvZTJvRG9jLnhtbFBLAQItABQABgAIAAAAIQDcdF2o2AAAAAMBAAAPAAAAAAAA&#10;AAAAAAAAAHsFAABkcnMvZG93bnJldi54bWxQSwUGAAAAAAQABADzAAAAgAYAAAAA&#10;" filled="f" fillcolor="#ff7d26" strokecolor="#6f6f74 [3204]" strokeweight="3pt">
              <v:stroke linestyle="thinThin"/>
              <v:shadow color="#1f2f3f" opacity=".5" offset=",3pt"/>
              <w10:anchorlock/>
            </v:oval>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501200"/>
      <w:docPartObj>
        <w:docPartGallery w:val="Page Numbers (Bottom of Page)"/>
        <w:docPartUnique/>
      </w:docPartObj>
    </w:sdtPr>
    <w:sdtContent>
      <w:p w14:paraId="753F708E" w14:textId="77777777" w:rsidR="007D21F6" w:rsidRDefault="007D21F6" w:rsidP="0044428D">
        <w:pPr>
          <w:pStyle w:val="Pieddepage"/>
          <w:jc w:val="center"/>
        </w:pPr>
        <w:r>
          <w:rPr>
            <w:noProof/>
          </w:rPr>
          <mc:AlternateContent>
            <mc:Choice Requires="wps">
              <w:drawing>
                <wp:inline distT="0" distB="0" distL="0" distR="0" wp14:anchorId="61E8EF44" wp14:editId="402FFFC9">
                  <wp:extent cx="5467350" cy="54610"/>
                  <wp:effectExtent l="9525" t="19050" r="9525" b="12065"/>
                  <wp:docPr id="23" name="Organigramme : Dé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2FB3345" id="_x0000_t110" coordsize="21600,21600" o:spt="110" path="m10800,l,10800,10800,21600,21600,10800xe">
                  <v:stroke joinstyle="miter"/>
                  <v:path gradientshapeok="t" o:connecttype="rect" textboxrect="5400,5400,16200,16200"/>
                </v:shapetype>
                <v:shape id="Organigramme : Décision 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uNwIAAFo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RuPprjcCAABaBAAADgAAAAAAAAAAAAAAAAAu&#10;AgAAZHJzL2Uyb0RvYy54bWxQSwECLQAUAAYACAAAACEAIuX8+dkAAAADAQAADwAAAAAAAAAAAAAA&#10;AACRBAAAZHJzL2Rvd25yZXYueG1sUEsFBgAAAAAEAAQA8wAAAJcFAAAAAA==&#10;" fillcolor="black">
                  <w10:anchorlock/>
                </v:shape>
              </w:pict>
            </mc:Fallback>
          </mc:AlternateContent>
        </w:r>
      </w:p>
      <w:p w14:paraId="1DCDF219" w14:textId="77777777" w:rsidR="007D21F6" w:rsidRDefault="007D21F6" w:rsidP="0044428D">
        <w:pPr>
          <w:pStyle w:val="Pieddepage"/>
          <w:jc w:val="center"/>
        </w:pPr>
        <w:r>
          <w:fldChar w:fldCharType="begin"/>
        </w:r>
        <w:r>
          <w:instrText>PAGE    \* MERGEFORMAT</w:instrText>
        </w:r>
        <w:r>
          <w:fldChar w:fldCharType="separate"/>
        </w:r>
        <w:r w:rsidRPr="00FC2629">
          <w:rPr>
            <w:noProof/>
            <w:lang w:val="fr-FR"/>
          </w:rPr>
          <w:t>21</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DACA7" w14:textId="77777777" w:rsidR="007D21F6" w:rsidRDefault="007D21F6" w:rsidP="009E6CE9">
    <w:pPr>
      <w:pStyle w:val="Pieddepage"/>
      <w:tabs>
        <w:tab w:val="clear" w:pos="9360"/>
        <w:tab w:val="right" w:pos="8364"/>
        <w:tab w:val="right" w:pos="13892"/>
      </w:tabs>
    </w:pPr>
    <w:r>
      <w:tab/>
    </w:r>
    <w:r>
      <w:tab/>
    </w:r>
  </w:p>
  <w:p w14:paraId="7BE57D06" w14:textId="77777777" w:rsidR="007D21F6" w:rsidRDefault="007D21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88382" w14:textId="77777777" w:rsidR="007D21F6" w:rsidRDefault="007D21F6" w:rsidP="00D51E06">
    <w:pPr>
      <w:pStyle w:val="Pieddepage"/>
      <w:tabs>
        <w:tab w:val="clear" w:pos="9360"/>
        <w:tab w:val="right" w:pos="8364"/>
      </w:tabs>
    </w:pPr>
  </w:p>
  <w:p w14:paraId="2E19F894" w14:textId="77777777" w:rsidR="007D21F6" w:rsidRDefault="007D21F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586F7" w14:textId="77777777" w:rsidR="007D21F6" w:rsidRDefault="007D21F6" w:rsidP="00D51E06">
    <w:pPr>
      <w:pStyle w:val="Pieddepage"/>
      <w:tabs>
        <w:tab w:val="clear" w:pos="9360"/>
        <w:tab w:val="right" w:pos="13892"/>
      </w:tabs>
    </w:pPr>
    <w:r>
      <w:tab/>
    </w:r>
    <w:r>
      <w:tab/>
    </w:r>
    <w:r>
      <w:fldChar w:fldCharType="begin"/>
    </w:r>
    <w:r>
      <w:instrText>PAGE</w:instrText>
    </w:r>
    <w:r>
      <w:fldChar w:fldCharType="separate"/>
    </w:r>
    <w:r>
      <w:rPr>
        <w:noProof/>
      </w:rPr>
      <w:t>8</w:t>
    </w:r>
    <w:r>
      <w:fldChar w:fldCharType="end"/>
    </w:r>
    <w:r>
      <w:rPr>
        <w:lang w:val="fr-FR"/>
      </w:rPr>
      <w:t xml:space="preserve"> </w:t>
    </w:r>
    <w:r>
      <w:rPr>
        <w:noProof/>
      </w:rPr>
      <mc:AlternateContent>
        <mc:Choice Requires="wps">
          <w:drawing>
            <wp:inline distT="0" distB="0" distL="0" distR="0" wp14:anchorId="76AD253B" wp14:editId="6B7A4FD4">
              <wp:extent cx="91440" cy="91440"/>
              <wp:effectExtent l="19050" t="19050" r="22860" b="22860"/>
              <wp:docPr id="16"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76397944"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wQIgMAAJk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lgIsEC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p w14:paraId="01E771CC" w14:textId="77777777" w:rsidR="007D21F6" w:rsidRDefault="007D21F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61041" w14:textId="77777777" w:rsidR="007D21F6" w:rsidRDefault="007D21F6">
    <w:pPr>
      <w:pStyle w:val="Pieddepage"/>
    </w:pPr>
    <w:r>
      <w:ptab w:relativeTo="margin" w:alignment="right" w:leader="none"/>
    </w:r>
    <w:r>
      <w:fldChar w:fldCharType="begin"/>
    </w:r>
    <w:r>
      <w:instrText>PAGE</w:instrText>
    </w:r>
    <w:r>
      <w:fldChar w:fldCharType="separate"/>
    </w:r>
    <w:r>
      <w:rPr>
        <w:noProof/>
      </w:rPr>
      <w:t>14</w:t>
    </w:r>
    <w:r>
      <w:fldChar w:fldCharType="end"/>
    </w:r>
    <w:r>
      <w:rPr>
        <w:lang w:val="fr-FR"/>
      </w:rPr>
      <w:t xml:space="preserve"> </w:t>
    </w:r>
    <w:r>
      <w:rPr>
        <w:noProof/>
      </w:rPr>
      <mc:AlternateContent>
        <mc:Choice Requires="wps">
          <w:drawing>
            <wp:inline distT="0" distB="0" distL="0" distR="0" wp14:anchorId="25905C03" wp14:editId="2E26AE4A">
              <wp:extent cx="91440" cy="91440"/>
              <wp:effectExtent l="19050" t="19050" r="22860" b="22860"/>
              <wp:docPr id="7"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4D8CBB0B"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3IgMAAJg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1juf9yIDAACY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2429E" w14:textId="77777777" w:rsidR="007D21F6" w:rsidRDefault="007D21F6" w:rsidP="00D51E06">
    <w:pPr>
      <w:pStyle w:val="Pieddepage"/>
      <w:tabs>
        <w:tab w:val="clear" w:pos="9360"/>
        <w:tab w:val="right" w:pos="8364"/>
      </w:tabs>
    </w:pPr>
  </w:p>
  <w:p w14:paraId="36D2971E" w14:textId="77777777" w:rsidR="007D21F6" w:rsidRDefault="007D21F6">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9D6D8" w14:textId="77777777" w:rsidR="007D21F6" w:rsidRDefault="007D21F6" w:rsidP="00D51E06">
    <w:pPr>
      <w:pStyle w:val="Pieddepage"/>
      <w:tabs>
        <w:tab w:val="clear" w:pos="9360"/>
        <w:tab w:val="right" w:pos="13892"/>
      </w:tabs>
    </w:pPr>
    <w:r>
      <w:tab/>
    </w:r>
    <w:r>
      <w:tab/>
    </w:r>
    <w:r>
      <w:fldChar w:fldCharType="begin"/>
    </w:r>
    <w:r>
      <w:instrText>PAGE</w:instrText>
    </w:r>
    <w:r>
      <w:fldChar w:fldCharType="separate"/>
    </w:r>
    <w:r>
      <w:rPr>
        <w:noProof/>
      </w:rPr>
      <w:t>13</w:t>
    </w:r>
    <w:r>
      <w:fldChar w:fldCharType="end"/>
    </w:r>
    <w:r>
      <w:rPr>
        <w:lang w:val="fr-FR"/>
      </w:rPr>
      <w:t xml:space="preserve"> </w:t>
    </w:r>
    <w:r>
      <w:rPr>
        <w:noProof/>
      </w:rPr>
      <mc:AlternateContent>
        <mc:Choice Requires="wps">
          <w:drawing>
            <wp:inline distT="0" distB="0" distL="0" distR="0" wp14:anchorId="1CF92680" wp14:editId="1D46B945">
              <wp:extent cx="91440" cy="91440"/>
              <wp:effectExtent l="19050" t="19050" r="22860" b="22860"/>
              <wp:docPr id="8"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246EEAC7"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QvmIQMAAJg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79QvmIQMAAJgGAAAOAAAAAAAAAAAA&#10;AAAAAC4CAABkcnMvZTJvRG9jLnhtbFBLAQItABQABgAIAAAAIQDcdF2o2AAAAAMBAAAPAAAAAAAA&#10;AAAAAAAAAHsFAABkcnMvZG93bnJldi54bWxQSwUGAAAAAAQABADzAAAAgAYAAAAA&#10;" filled="f" fillcolor="#ff7d26" strokecolor="#6f6f74 [3204]" strokeweight="3pt">
              <v:stroke linestyle="thinThin"/>
              <v:shadow color="#1f2f3f" opacity=".5" offset=",3pt"/>
              <w10:anchorlock/>
            </v:oval>
          </w:pict>
        </mc:Fallback>
      </mc:AlternateContent>
    </w:r>
  </w:p>
  <w:p w14:paraId="0193E501" w14:textId="77777777" w:rsidR="007D21F6" w:rsidRDefault="007D21F6">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141B" w14:textId="77777777" w:rsidR="007D21F6" w:rsidRDefault="007D21F6">
    <w:pPr>
      <w:pStyle w:val="Pieddepage"/>
    </w:pPr>
    <w:r>
      <w:ptab w:relativeTo="margin" w:alignment="right" w:leader="none"/>
    </w:r>
    <w:r>
      <w:fldChar w:fldCharType="begin"/>
    </w:r>
    <w:r>
      <w:instrText>PAGE</w:instrText>
    </w:r>
    <w:r>
      <w:fldChar w:fldCharType="separate"/>
    </w:r>
    <w:r>
      <w:rPr>
        <w:noProof/>
      </w:rPr>
      <w:t>19</w:t>
    </w:r>
    <w:r>
      <w:fldChar w:fldCharType="end"/>
    </w:r>
    <w:r>
      <w:rPr>
        <w:lang w:val="fr-FR"/>
      </w:rPr>
      <w:t xml:space="preserve"> </w:t>
    </w:r>
    <w:r>
      <w:rPr>
        <w:noProof/>
      </w:rPr>
      <mc:AlternateContent>
        <mc:Choice Requires="wps">
          <w:drawing>
            <wp:inline distT="0" distB="0" distL="0" distR="0" wp14:anchorId="7E0ED49F" wp14:editId="19FFE18F">
              <wp:extent cx="91440" cy="91440"/>
              <wp:effectExtent l="19050" t="19050" r="22860" b="22860"/>
              <wp:docPr id="11"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78561238"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g1xrGS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9F972" w14:textId="77777777" w:rsidR="007D21F6" w:rsidRDefault="007D21F6" w:rsidP="00D51E06">
    <w:pPr>
      <w:pStyle w:val="Pieddepage"/>
      <w:tabs>
        <w:tab w:val="clear" w:pos="9360"/>
        <w:tab w:val="right" w:pos="8364"/>
      </w:tabs>
    </w:pPr>
  </w:p>
  <w:p w14:paraId="30E34CBA" w14:textId="77777777" w:rsidR="007D21F6" w:rsidRDefault="007D21F6">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35F3D" w14:textId="77777777" w:rsidR="007D21F6" w:rsidRDefault="007D21F6" w:rsidP="00D51E06">
    <w:pPr>
      <w:pStyle w:val="Pieddepage"/>
      <w:tabs>
        <w:tab w:val="clear" w:pos="9360"/>
        <w:tab w:val="right" w:pos="13892"/>
      </w:tabs>
    </w:pPr>
    <w:r>
      <w:tab/>
    </w:r>
    <w:r>
      <w:tab/>
    </w:r>
    <w:r>
      <w:fldChar w:fldCharType="begin"/>
    </w:r>
    <w:r>
      <w:instrText>PAGE</w:instrText>
    </w:r>
    <w:r>
      <w:fldChar w:fldCharType="separate"/>
    </w:r>
    <w:r>
      <w:rPr>
        <w:noProof/>
      </w:rPr>
      <w:t>18</w:t>
    </w:r>
    <w:r>
      <w:fldChar w:fldCharType="end"/>
    </w:r>
    <w:r>
      <w:rPr>
        <w:lang w:val="fr-FR"/>
      </w:rPr>
      <w:t xml:space="preserve"> </w:t>
    </w:r>
    <w:r>
      <w:rPr>
        <w:noProof/>
      </w:rPr>
      <mc:AlternateContent>
        <mc:Choice Requires="wps">
          <w:drawing>
            <wp:inline distT="0" distB="0" distL="0" distR="0" wp14:anchorId="087CDFED" wp14:editId="39A74AAF">
              <wp:extent cx="91440" cy="91440"/>
              <wp:effectExtent l="19050" t="19050" r="22860" b="22860"/>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2CEFCDD0"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UcIgMAAJk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ispFHC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p w14:paraId="12E99934" w14:textId="77777777" w:rsidR="007D21F6" w:rsidRDefault="007D21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887B8" w14:textId="77777777" w:rsidR="004C5087" w:rsidRDefault="004C5087">
      <w:pPr>
        <w:spacing w:after="0" w:line="240" w:lineRule="auto"/>
      </w:pPr>
      <w:r>
        <w:separator/>
      </w:r>
    </w:p>
  </w:footnote>
  <w:footnote w:type="continuationSeparator" w:id="0">
    <w:p w14:paraId="1C86A686" w14:textId="77777777" w:rsidR="004C5087" w:rsidRDefault="004C5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2E270" w14:textId="77777777" w:rsidR="007D21F6" w:rsidRDefault="007D21F6" w:rsidP="00EE0E8D">
    <w:pPr>
      <w:pStyle w:val="Sous-titre"/>
    </w:pPr>
    <w:sdt>
      <w:sdtPr>
        <w:id w:val="-1896891278"/>
        <w:dataBinding w:prefixMappings="xmlns:ns0='http://purl.org/dc/elements/1.1/' xmlns:ns1='http://schemas.openxmlformats.org/package/2006/metadata/core-properties' " w:xpath="/ns1:coreProperties[1]/ns0:subject[1]" w:storeItemID="{6C3C8BC8-F283-45AE-878A-BAB7291924A1}"/>
        <w:text/>
      </w:sdtPr>
      <w:sdtContent>
        <w:r>
          <w:t>Gérer un stage</w:t>
        </w:r>
      </w:sdtContent>
    </w:sdt>
    <w:r>
      <w:rPr>
        <w:lang w:val="fr-FR"/>
      </w:rPr>
      <w:t xml:space="preserve"> </w:t>
    </w:r>
    <w:r>
      <w:ptab w:relativeTo="margin" w:alignment="right" w:leader="none"/>
    </w:r>
    <w:sdt>
      <w:sdtPr>
        <w:id w:val="-821043447"/>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lang w:val="fr-FR"/>
          </w:rPr>
          <w:t>Hiver 2018</w:t>
        </w:r>
      </w:sdtContent>
    </w:sdt>
    <w:r>
      <w:rPr>
        <w:noProof/>
      </w:rPr>
      <mc:AlternateContent>
        <mc:Choice Requires="wps">
          <w:drawing>
            <wp:anchor distT="0" distB="0" distL="114300" distR="114300" simplePos="0" relativeHeight="251659264" behindDoc="0" locked="0" layoutInCell="1" allowOverlap="1" wp14:anchorId="488BBB48" wp14:editId="339C99E4">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3"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41EFA9F3"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" strokecolor="#6f6f74 [3204]" strokeweight="1p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BA220" w14:textId="77777777" w:rsidR="007D21F6" w:rsidRDefault="007D21F6" w:rsidP="00EE0E8D">
    <w:pPr>
      <w:pStyle w:val="Sous-titre"/>
    </w:pPr>
    <w:sdt>
      <w:sdtPr>
        <w:id w:val="-911163622"/>
        <w:dataBinding w:prefixMappings="xmlns:ns0='http://purl.org/dc/elements/1.1/' xmlns:ns1='http://schemas.openxmlformats.org/package/2006/metadata/core-properties' " w:xpath="/ns1:coreProperties[1]/ns0:subject[1]" w:storeItemID="{6C3C8BC8-F283-45AE-878A-BAB7291924A1}"/>
        <w:text/>
      </w:sdtPr>
      <w:sdtContent>
        <w:r>
          <w:t>Gérer un stage</w:t>
        </w:r>
      </w:sdtContent>
    </w:sdt>
    <w:r>
      <w:rPr>
        <w:lang w:val="fr-FR"/>
      </w:rPr>
      <w:t xml:space="preserve"> </w:t>
    </w:r>
    <w:r>
      <w:ptab w:relativeTo="margin" w:alignment="right" w:leader="none"/>
    </w:r>
    <w:sdt>
      <w:sdtPr>
        <w:id w:val="-168720649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lang w:val="fr-FR"/>
          </w:rPr>
          <w:t>Hiver 2018</w:t>
        </w:r>
      </w:sdtContent>
    </w:sdt>
    <w:r>
      <w:rPr>
        <w:noProof/>
      </w:rPr>
      <mc:AlternateContent>
        <mc:Choice Requires="wps">
          <w:drawing>
            <wp:anchor distT="0" distB="0" distL="114300" distR="114300" simplePos="0" relativeHeight="251661312" behindDoc="0" locked="0" layoutInCell="1" allowOverlap="1" wp14:anchorId="4E555A8C" wp14:editId="3B7F814E">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329D0626"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61312;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" strokecolor="#6f6f74 [3204]" strokeweight="1p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0B729" w14:textId="77777777" w:rsidR="007D21F6" w:rsidRDefault="007D21F6" w:rsidP="00EE0E8D">
    <w:pPr>
      <w:pStyle w:val="Sous-titre"/>
    </w:pPr>
    <w:sdt>
      <w:sdtPr>
        <w:id w:val="-750424956"/>
        <w:dataBinding w:prefixMappings="xmlns:ns0='http://purl.org/dc/elements/1.1/' xmlns:ns1='http://schemas.openxmlformats.org/package/2006/metadata/core-properties' " w:xpath="/ns1:coreProperties[1]/ns0:subject[1]" w:storeItemID="{6C3C8BC8-F283-45AE-878A-BAB7291924A1}"/>
        <w:text/>
      </w:sdtPr>
      <w:sdtContent>
        <w:r>
          <w:t>Gérer un stage</w:t>
        </w:r>
      </w:sdtContent>
    </w:sdt>
    <w:r>
      <w:rPr>
        <w:lang w:val="fr-FR"/>
      </w:rPr>
      <w:t xml:space="preserve"> </w:t>
    </w:r>
    <w:r>
      <w:ptab w:relativeTo="margin" w:alignment="right" w:leader="none"/>
    </w:r>
    <w:sdt>
      <w:sdtPr>
        <w:id w:val="1685168849"/>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lang w:val="fr-FR"/>
          </w:rPr>
          <w:t>Hiver 2018</w:t>
        </w:r>
      </w:sdtContent>
    </w:sdt>
    <w:r>
      <w:rPr>
        <w:noProof/>
      </w:rPr>
      <mc:AlternateContent>
        <mc:Choice Requires="wps">
          <w:drawing>
            <wp:anchor distT="0" distB="0" distL="114300" distR="114300" simplePos="0" relativeHeight="251663360" behindDoc="0" locked="0" layoutInCell="1" allowOverlap="1" wp14:anchorId="3D3E4B75" wp14:editId="19E1949C">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10"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00399A54"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63360;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" strokecolor="#6f6f74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FDA43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B81EA6"/>
    <w:multiLevelType w:val="hybridMultilevel"/>
    <w:tmpl w:val="0CEC098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023D13FA"/>
    <w:multiLevelType w:val="hybridMultilevel"/>
    <w:tmpl w:val="22AC9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6F6F74" w:themeColor="accent1"/>
        <w:sz w:val="16"/>
      </w:rPr>
    </w:lvl>
    <w:lvl w:ilvl="1">
      <w:start w:val="1"/>
      <w:numFmt w:val="bullet"/>
      <w:lvlText w:val=""/>
      <w:lvlJc w:val="left"/>
      <w:pPr>
        <w:ind w:left="490" w:hanging="245"/>
      </w:pPr>
      <w:rPr>
        <w:rFonts w:ascii="Symbol" w:hAnsi="Symbol" w:hint="default"/>
        <w:color w:val="6F6F74" w:themeColor="accent1"/>
        <w:sz w:val="18"/>
      </w:rPr>
    </w:lvl>
    <w:lvl w:ilvl="2">
      <w:start w:val="1"/>
      <w:numFmt w:val="bullet"/>
      <w:lvlText w:val=""/>
      <w:lvlJc w:val="left"/>
      <w:pPr>
        <w:ind w:left="735" w:hanging="245"/>
      </w:pPr>
      <w:rPr>
        <w:rFonts w:ascii="Symbol" w:hAnsi="Symbol" w:hint="default"/>
        <w:color w:val="6F6F74" w:themeColor="accent1"/>
        <w:sz w:val="18"/>
      </w:rPr>
    </w:lvl>
    <w:lvl w:ilvl="3">
      <w:start w:val="1"/>
      <w:numFmt w:val="bullet"/>
      <w:lvlText w:val=""/>
      <w:lvlJc w:val="left"/>
      <w:pPr>
        <w:ind w:left="980" w:hanging="245"/>
      </w:pPr>
      <w:rPr>
        <w:rFonts w:ascii="Symbol" w:hAnsi="Symbol" w:hint="default"/>
        <w:color w:val="535356" w:themeColor="accent1" w:themeShade="BF"/>
        <w:sz w:val="12"/>
      </w:rPr>
    </w:lvl>
    <w:lvl w:ilvl="4">
      <w:start w:val="1"/>
      <w:numFmt w:val="bullet"/>
      <w:lvlText w:val=""/>
      <w:lvlJc w:val="left"/>
      <w:pPr>
        <w:ind w:left="1225" w:hanging="245"/>
      </w:pPr>
      <w:rPr>
        <w:rFonts w:ascii="Symbol" w:hAnsi="Symbol" w:hint="default"/>
        <w:color w:val="535356" w:themeColor="accent1" w:themeShade="BF"/>
        <w:sz w:val="12"/>
      </w:rPr>
    </w:lvl>
    <w:lvl w:ilvl="5">
      <w:start w:val="1"/>
      <w:numFmt w:val="bullet"/>
      <w:lvlText w:val=""/>
      <w:lvlJc w:val="left"/>
      <w:pPr>
        <w:ind w:left="1470" w:hanging="245"/>
      </w:pPr>
      <w:rPr>
        <w:rFonts w:ascii="Symbol" w:hAnsi="Symbol" w:hint="default"/>
        <w:color w:val="8D6974" w:themeColor="accent6"/>
        <w:sz w:val="12"/>
      </w:rPr>
    </w:lvl>
    <w:lvl w:ilvl="6">
      <w:start w:val="1"/>
      <w:numFmt w:val="bullet"/>
      <w:lvlText w:val=""/>
      <w:lvlJc w:val="left"/>
      <w:pPr>
        <w:ind w:left="1715" w:hanging="245"/>
      </w:pPr>
      <w:rPr>
        <w:rFonts w:ascii="Symbol" w:hAnsi="Symbol" w:hint="default"/>
        <w:color w:val="8D6974" w:themeColor="accent6"/>
        <w:sz w:val="12"/>
      </w:rPr>
    </w:lvl>
    <w:lvl w:ilvl="7">
      <w:start w:val="1"/>
      <w:numFmt w:val="bullet"/>
      <w:lvlText w:val=""/>
      <w:lvlJc w:val="left"/>
      <w:pPr>
        <w:ind w:left="1960" w:hanging="245"/>
      </w:pPr>
      <w:rPr>
        <w:rFonts w:ascii="Symbol" w:hAnsi="Symbol" w:hint="default"/>
        <w:color w:val="8D6974" w:themeColor="accent6"/>
        <w:sz w:val="12"/>
      </w:rPr>
    </w:lvl>
    <w:lvl w:ilvl="8">
      <w:start w:val="1"/>
      <w:numFmt w:val="bullet"/>
      <w:lvlText w:val=""/>
      <w:lvlJc w:val="left"/>
      <w:pPr>
        <w:ind w:left="2205" w:hanging="245"/>
      </w:pPr>
      <w:rPr>
        <w:rFonts w:ascii="Symbol" w:hAnsi="Symbol" w:hint="default"/>
        <w:color w:val="8D6974" w:themeColor="accent6"/>
        <w:sz w:val="12"/>
      </w:rPr>
    </w:lvl>
  </w:abstractNum>
  <w:abstractNum w:abstractNumId="4" w15:restartNumberingAfterBreak="0">
    <w:nsid w:val="168E066C"/>
    <w:multiLevelType w:val="hybridMultilevel"/>
    <w:tmpl w:val="66A0708E"/>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6464A" w:themeColor="text2"/>
      </w:rPr>
    </w:lvl>
    <w:lvl w:ilvl="2">
      <w:start w:val="1"/>
      <w:numFmt w:val="lowerRoman"/>
      <w:lvlText w:val="%3)"/>
      <w:lvlJc w:val="left"/>
      <w:pPr>
        <w:ind w:left="864" w:hanging="288"/>
      </w:pPr>
      <w:rPr>
        <w:rFonts w:hint="default"/>
        <w:color w:val="46464A" w:themeColor="text2"/>
      </w:rPr>
    </w:lvl>
    <w:lvl w:ilvl="3">
      <w:start w:val="1"/>
      <w:numFmt w:val="decimal"/>
      <w:lvlText w:val="(%4)"/>
      <w:lvlJc w:val="left"/>
      <w:pPr>
        <w:ind w:left="1152" w:hanging="288"/>
      </w:pPr>
      <w:rPr>
        <w:rFonts w:hint="default"/>
        <w:color w:val="46464A" w:themeColor="text2"/>
      </w:rPr>
    </w:lvl>
    <w:lvl w:ilvl="4">
      <w:start w:val="1"/>
      <w:numFmt w:val="lowerLetter"/>
      <w:lvlText w:val="(%5)"/>
      <w:lvlJc w:val="left"/>
      <w:pPr>
        <w:ind w:left="1440" w:hanging="288"/>
      </w:pPr>
      <w:rPr>
        <w:rFonts w:hint="default"/>
        <w:color w:val="46464A" w:themeColor="text2"/>
      </w:rPr>
    </w:lvl>
    <w:lvl w:ilvl="5">
      <w:start w:val="1"/>
      <w:numFmt w:val="lowerRoman"/>
      <w:lvlText w:val="(%6)"/>
      <w:lvlJc w:val="left"/>
      <w:pPr>
        <w:ind w:left="1728" w:hanging="288"/>
      </w:pPr>
      <w:rPr>
        <w:rFonts w:hint="default"/>
        <w:color w:val="46464A" w:themeColor="text2"/>
      </w:rPr>
    </w:lvl>
    <w:lvl w:ilvl="6">
      <w:start w:val="1"/>
      <w:numFmt w:val="decimal"/>
      <w:lvlText w:val="%7."/>
      <w:lvlJc w:val="left"/>
      <w:pPr>
        <w:ind w:left="2016" w:hanging="288"/>
      </w:pPr>
      <w:rPr>
        <w:rFonts w:hint="default"/>
        <w:color w:val="46464A" w:themeColor="text2"/>
      </w:rPr>
    </w:lvl>
    <w:lvl w:ilvl="7">
      <w:start w:val="1"/>
      <w:numFmt w:val="lowerLetter"/>
      <w:lvlText w:val="%8."/>
      <w:lvlJc w:val="left"/>
      <w:pPr>
        <w:ind w:left="2304" w:hanging="288"/>
      </w:pPr>
      <w:rPr>
        <w:rFonts w:hint="default"/>
        <w:color w:val="46464A" w:themeColor="text2"/>
      </w:rPr>
    </w:lvl>
    <w:lvl w:ilvl="8">
      <w:start w:val="1"/>
      <w:numFmt w:val="lowerRoman"/>
      <w:lvlText w:val="%9."/>
      <w:lvlJc w:val="left"/>
      <w:pPr>
        <w:ind w:left="2592" w:hanging="288"/>
      </w:pPr>
      <w:rPr>
        <w:rFonts w:hint="default"/>
        <w:color w:val="46464A" w:themeColor="text2"/>
      </w:rPr>
    </w:lvl>
  </w:abstractNum>
  <w:abstractNum w:abstractNumId="6" w15:restartNumberingAfterBreak="0">
    <w:nsid w:val="1DCD7A0B"/>
    <w:multiLevelType w:val="hybridMultilevel"/>
    <w:tmpl w:val="8E26C4E6"/>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3F810B29"/>
    <w:multiLevelType w:val="hybridMultilevel"/>
    <w:tmpl w:val="B5F63D9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8" w15:restartNumberingAfterBreak="0">
    <w:nsid w:val="629C3E2D"/>
    <w:multiLevelType w:val="hybridMultilevel"/>
    <w:tmpl w:val="9782C164"/>
    <w:lvl w:ilvl="0" w:tplc="152223AA">
      <w:start w:val="3"/>
      <w:numFmt w:val="bullet"/>
      <w:lvlText w:val="-"/>
      <w:lvlJc w:val="left"/>
      <w:pPr>
        <w:tabs>
          <w:tab w:val="num" w:pos="1770"/>
        </w:tabs>
        <w:ind w:left="1770" w:hanging="360"/>
      </w:pPr>
      <w:rPr>
        <w:rFonts w:ascii="Times New Roman" w:eastAsia="Times New Roman" w:hAnsi="Times New Roman" w:cs="Times New Roman" w:hint="default"/>
      </w:rPr>
    </w:lvl>
    <w:lvl w:ilvl="1" w:tplc="E2243896">
      <w:start w:val="1"/>
      <w:numFmt w:val="decimal"/>
      <w:lvlText w:val="%2."/>
      <w:lvlJc w:val="left"/>
      <w:pPr>
        <w:tabs>
          <w:tab w:val="num" w:pos="2490"/>
        </w:tabs>
        <w:ind w:left="2490" w:hanging="360"/>
      </w:pPr>
    </w:lvl>
    <w:lvl w:ilvl="2" w:tplc="040C000F">
      <w:start w:val="1"/>
      <w:numFmt w:val="decimal"/>
      <w:lvlText w:val="%3."/>
      <w:lvlJc w:val="left"/>
      <w:pPr>
        <w:tabs>
          <w:tab w:val="num" w:pos="3210"/>
        </w:tabs>
        <w:ind w:left="3210" w:hanging="360"/>
      </w:pPr>
    </w:lvl>
    <w:lvl w:ilvl="3" w:tplc="040C0001">
      <w:start w:val="1"/>
      <w:numFmt w:val="bullet"/>
      <w:lvlText w:val=""/>
      <w:lvlJc w:val="left"/>
      <w:pPr>
        <w:tabs>
          <w:tab w:val="num" w:pos="3930"/>
        </w:tabs>
        <w:ind w:left="3930" w:hanging="360"/>
      </w:pPr>
      <w:rPr>
        <w:rFonts w:ascii="Symbol" w:hAnsi="Symbol" w:hint="default"/>
      </w:rPr>
    </w:lvl>
    <w:lvl w:ilvl="4" w:tplc="040C0003">
      <w:start w:val="1"/>
      <w:numFmt w:val="bullet"/>
      <w:lvlText w:val="o"/>
      <w:lvlJc w:val="left"/>
      <w:pPr>
        <w:tabs>
          <w:tab w:val="num" w:pos="4650"/>
        </w:tabs>
        <w:ind w:left="4650" w:hanging="360"/>
      </w:pPr>
      <w:rPr>
        <w:rFonts w:ascii="Courier New" w:hAnsi="Courier New" w:cs="Times New Roman" w:hint="default"/>
      </w:rPr>
    </w:lvl>
    <w:lvl w:ilvl="5" w:tplc="040C0005">
      <w:start w:val="1"/>
      <w:numFmt w:val="bullet"/>
      <w:lvlText w:val=""/>
      <w:lvlJc w:val="left"/>
      <w:pPr>
        <w:tabs>
          <w:tab w:val="num" w:pos="5370"/>
        </w:tabs>
        <w:ind w:left="5370" w:hanging="360"/>
      </w:pPr>
      <w:rPr>
        <w:rFonts w:ascii="Wingdings" w:hAnsi="Wingdings" w:hint="default"/>
      </w:rPr>
    </w:lvl>
    <w:lvl w:ilvl="6" w:tplc="040C0001">
      <w:start w:val="1"/>
      <w:numFmt w:val="bullet"/>
      <w:lvlText w:val=""/>
      <w:lvlJc w:val="left"/>
      <w:pPr>
        <w:tabs>
          <w:tab w:val="num" w:pos="6090"/>
        </w:tabs>
        <w:ind w:left="6090" w:hanging="360"/>
      </w:pPr>
      <w:rPr>
        <w:rFonts w:ascii="Symbol" w:hAnsi="Symbol" w:hint="default"/>
      </w:rPr>
    </w:lvl>
    <w:lvl w:ilvl="7" w:tplc="040C0003">
      <w:start w:val="1"/>
      <w:numFmt w:val="bullet"/>
      <w:lvlText w:val="o"/>
      <w:lvlJc w:val="left"/>
      <w:pPr>
        <w:tabs>
          <w:tab w:val="num" w:pos="6810"/>
        </w:tabs>
        <w:ind w:left="6810" w:hanging="360"/>
      </w:pPr>
      <w:rPr>
        <w:rFonts w:ascii="Courier New" w:hAnsi="Courier New" w:cs="Times New Roman" w:hint="default"/>
      </w:rPr>
    </w:lvl>
    <w:lvl w:ilvl="8" w:tplc="040C0005">
      <w:start w:val="1"/>
      <w:numFmt w:val="bullet"/>
      <w:lvlText w:val=""/>
      <w:lvlJc w:val="left"/>
      <w:pPr>
        <w:tabs>
          <w:tab w:val="num" w:pos="7530"/>
        </w:tabs>
        <w:ind w:left="7530" w:hanging="360"/>
      </w:pPr>
      <w:rPr>
        <w:rFonts w:ascii="Wingdings" w:hAnsi="Wingdings" w:hint="default"/>
      </w:rPr>
    </w:lvl>
  </w:abstractNum>
  <w:abstractNum w:abstractNumId="9" w15:restartNumberingAfterBreak="0">
    <w:nsid w:val="716A3ED0"/>
    <w:multiLevelType w:val="hybridMultilevel"/>
    <w:tmpl w:val="60F02B1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7E195F69"/>
    <w:multiLevelType w:val="multilevel"/>
    <w:tmpl w:val="2B9C4A9A"/>
    <w:lvl w:ilvl="0">
      <w:start w:val="1"/>
      <w:numFmt w:val="decimal"/>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3"/>
  </w:num>
  <w:num w:numId="4">
    <w:abstractNumId w:val="5"/>
  </w:num>
  <w:num w:numId="5">
    <w:abstractNumId w:val="3"/>
  </w:num>
  <w:num w:numId="6">
    <w:abstractNumId w:val="5"/>
  </w:num>
  <w:num w:numId="7">
    <w:abstractNumId w:val="10"/>
  </w:num>
  <w:num w:numId="8">
    <w:abstractNumId w:val="8"/>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7"/>
  </w:num>
  <w:num w:numId="15">
    <w:abstractNumId w:val="8"/>
  </w:num>
  <w:num w:numId="16">
    <w:abstractNumId w:val="2"/>
  </w:num>
  <w:num w:numId="17">
    <w:abstractNumId w:val="1"/>
  </w:num>
  <w:num w:numId="18">
    <w:abstractNumId w:val="10"/>
  </w:num>
  <w:num w:numId="19">
    <w:abstractNumId w:val="10"/>
  </w:num>
  <w:num w:numId="20">
    <w:abstractNumId w:val="4"/>
  </w:num>
  <w:num w:numId="2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inesse">
    <w15:presenceInfo w15:providerId="None" w15:userId="Laines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1E6"/>
    <w:rsid w:val="00063995"/>
    <w:rsid w:val="00077401"/>
    <w:rsid w:val="00080C73"/>
    <w:rsid w:val="00082481"/>
    <w:rsid w:val="000925FC"/>
    <w:rsid w:val="000C23F1"/>
    <w:rsid w:val="000E2A15"/>
    <w:rsid w:val="00127FE4"/>
    <w:rsid w:val="00130FD1"/>
    <w:rsid w:val="00143516"/>
    <w:rsid w:val="001557E0"/>
    <w:rsid w:val="001636CA"/>
    <w:rsid w:val="001A2FD1"/>
    <w:rsid w:val="001A3109"/>
    <w:rsid w:val="001B20CD"/>
    <w:rsid w:val="001D4775"/>
    <w:rsid w:val="002046FA"/>
    <w:rsid w:val="0023678E"/>
    <w:rsid w:val="00245977"/>
    <w:rsid w:val="00266F8D"/>
    <w:rsid w:val="00273B21"/>
    <w:rsid w:val="00290A9F"/>
    <w:rsid w:val="002C0B41"/>
    <w:rsid w:val="0031679B"/>
    <w:rsid w:val="00325F52"/>
    <w:rsid w:val="00361EC9"/>
    <w:rsid w:val="00380309"/>
    <w:rsid w:val="003A3621"/>
    <w:rsid w:val="003A4891"/>
    <w:rsid w:val="003A5BF8"/>
    <w:rsid w:val="003B04E9"/>
    <w:rsid w:val="003B1298"/>
    <w:rsid w:val="003C5445"/>
    <w:rsid w:val="003D6033"/>
    <w:rsid w:val="003F444D"/>
    <w:rsid w:val="00405B95"/>
    <w:rsid w:val="004318D8"/>
    <w:rsid w:val="0044428D"/>
    <w:rsid w:val="004476F5"/>
    <w:rsid w:val="0045286C"/>
    <w:rsid w:val="00484EEA"/>
    <w:rsid w:val="004879C1"/>
    <w:rsid w:val="00492DD5"/>
    <w:rsid w:val="004B4F7A"/>
    <w:rsid w:val="004C3E8A"/>
    <w:rsid w:val="004C5087"/>
    <w:rsid w:val="005049E4"/>
    <w:rsid w:val="00531ADC"/>
    <w:rsid w:val="005422FF"/>
    <w:rsid w:val="00580BFD"/>
    <w:rsid w:val="00584743"/>
    <w:rsid w:val="0058578C"/>
    <w:rsid w:val="005A2870"/>
    <w:rsid w:val="005B11A6"/>
    <w:rsid w:val="005B3814"/>
    <w:rsid w:val="005B540F"/>
    <w:rsid w:val="005D2034"/>
    <w:rsid w:val="005D242D"/>
    <w:rsid w:val="00605A11"/>
    <w:rsid w:val="00617B5A"/>
    <w:rsid w:val="0063161B"/>
    <w:rsid w:val="00656B93"/>
    <w:rsid w:val="006674D0"/>
    <w:rsid w:val="00680889"/>
    <w:rsid w:val="006917AE"/>
    <w:rsid w:val="006A1A80"/>
    <w:rsid w:val="006B211E"/>
    <w:rsid w:val="006B2AD9"/>
    <w:rsid w:val="006C27AE"/>
    <w:rsid w:val="006D2F11"/>
    <w:rsid w:val="006F4FD5"/>
    <w:rsid w:val="0073539D"/>
    <w:rsid w:val="00753C89"/>
    <w:rsid w:val="00753D7A"/>
    <w:rsid w:val="00763FC9"/>
    <w:rsid w:val="00766ED1"/>
    <w:rsid w:val="00783AA7"/>
    <w:rsid w:val="00784EFB"/>
    <w:rsid w:val="007B620B"/>
    <w:rsid w:val="007C7869"/>
    <w:rsid w:val="007D21F6"/>
    <w:rsid w:val="007D6406"/>
    <w:rsid w:val="007E4472"/>
    <w:rsid w:val="008268B6"/>
    <w:rsid w:val="00872FF9"/>
    <w:rsid w:val="008A18DC"/>
    <w:rsid w:val="008A63F3"/>
    <w:rsid w:val="008B70B0"/>
    <w:rsid w:val="008D04DF"/>
    <w:rsid w:val="008F5267"/>
    <w:rsid w:val="00902AC4"/>
    <w:rsid w:val="00923A66"/>
    <w:rsid w:val="00963C66"/>
    <w:rsid w:val="009B0BB5"/>
    <w:rsid w:val="009B45C8"/>
    <w:rsid w:val="009D5D8A"/>
    <w:rsid w:val="009E6CE9"/>
    <w:rsid w:val="00A0220D"/>
    <w:rsid w:val="00A11153"/>
    <w:rsid w:val="00A211E6"/>
    <w:rsid w:val="00A51D57"/>
    <w:rsid w:val="00A56E5B"/>
    <w:rsid w:val="00A86ABA"/>
    <w:rsid w:val="00AC0A93"/>
    <w:rsid w:val="00AE1FDE"/>
    <w:rsid w:val="00AE4D56"/>
    <w:rsid w:val="00AF02C6"/>
    <w:rsid w:val="00B10204"/>
    <w:rsid w:val="00B146D5"/>
    <w:rsid w:val="00B37D83"/>
    <w:rsid w:val="00B423DD"/>
    <w:rsid w:val="00B47A56"/>
    <w:rsid w:val="00B513BF"/>
    <w:rsid w:val="00B60BF5"/>
    <w:rsid w:val="00B6787A"/>
    <w:rsid w:val="00B77F8A"/>
    <w:rsid w:val="00B8080F"/>
    <w:rsid w:val="00B82200"/>
    <w:rsid w:val="00BA4F34"/>
    <w:rsid w:val="00BD7DAF"/>
    <w:rsid w:val="00BE1DA8"/>
    <w:rsid w:val="00BF2566"/>
    <w:rsid w:val="00C1500C"/>
    <w:rsid w:val="00C37657"/>
    <w:rsid w:val="00C452C7"/>
    <w:rsid w:val="00C55609"/>
    <w:rsid w:val="00C613BB"/>
    <w:rsid w:val="00C9076D"/>
    <w:rsid w:val="00C91FB2"/>
    <w:rsid w:val="00CA01AC"/>
    <w:rsid w:val="00CA0B5B"/>
    <w:rsid w:val="00CD487C"/>
    <w:rsid w:val="00CE3FCE"/>
    <w:rsid w:val="00D20140"/>
    <w:rsid w:val="00D477DA"/>
    <w:rsid w:val="00D51E06"/>
    <w:rsid w:val="00D566E3"/>
    <w:rsid w:val="00D624A6"/>
    <w:rsid w:val="00D65A7B"/>
    <w:rsid w:val="00D80BFF"/>
    <w:rsid w:val="00DC0584"/>
    <w:rsid w:val="00DD0981"/>
    <w:rsid w:val="00DE24AE"/>
    <w:rsid w:val="00DF1754"/>
    <w:rsid w:val="00E00829"/>
    <w:rsid w:val="00E12954"/>
    <w:rsid w:val="00E26DB0"/>
    <w:rsid w:val="00E40C94"/>
    <w:rsid w:val="00E42528"/>
    <w:rsid w:val="00E60E7A"/>
    <w:rsid w:val="00E63160"/>
    <w:rsid w:val="00E9671A"/>
    <w:rsid w:val="00EA2CC3"/>
    <w:rsid w:val="00EB06B8"/>
    <w:rsid w:val="00EC273A"/>
    <w:rsid w:val="00EE0E8D"/>
    <w:rsid w:val="00EE3D81"/>
    <w:rsid w:val="00F464F1"/>
    <w:rsid w:val="00F54245"/>
    <w:rsid w:val="00FA0EF2"/>
    <w:rsid w:val="00FA3F34"/>
    <w:rsid w:val="00FC2629"/>
    <w:rsid w:val="00FC4BEA"/>
    <w:rsid w:val="00FC729C"/>
    <w:rsid w:val="00FD5F76"/>
    <w:rsid w:val="00FE0DBE"/>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15082"/>
  <w15:docId w15:val="{37BC754F-BF42-4B7D-831C-766CC51A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1153"/>
    <w:pPr>
      <w:spacing w:before="240" w:after="440"/>
      <w:ind w:left="720"/>
    </w:pPr>
    <w:rPr>
      <w:color w:val="343437" w:themeColor="text2" w:themeShade="BF"/>
      <w:sz w:val="24"/>
      <w:szCs w:val="20"/>
    </w:rPr>
  </w:style>
  <w:style w:type="paragraph" w:styleId="Titre1">
    <w:name w:val="heading 1"/>
    <w:basedOn w:val="Normal"/>
    <w:next w:val="Normal"/>
    <w:link w:val="Titre1Car"/>
    <w:uiPriority w:val="9"/>
    <w:unhideWhenUsed/>
    <w:qFormat/>
    <w:rsid w:val="00D80BFF"/>
    <w:pPr>
      <w:spacing w:before="360" w:after="40"/>
      <w:ind w:left="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3A5BF8"/>
    <w:pPr>
      <w:numPr>
        <w:ilvl w:val="1"/>
        <w:numId w:val="7"/>
      </w:numPr>
      <w:spacing w:before="120" w:after="120"/>
      <w:outlineLvl w:val="1"/>
    </w:pPr>
    <w:rPr>
      <w:rFonts w:asciiTheme="majorHAnsi" w:hAnsiTheme="majorHAnsi"/>
      <w:sz w:val="28"/>
      <w:szCs w:val="28"/>
    </w:rPr>
  </w:style>
  <w:style w:type="paragraph" w:styleId="Titre3">
    <w:name w:val="heading 3"/>
    <w:basedOn w:val="Normal"/>
    <w:next w:val="Normal"/>
    <w:link w:val="Titre3Car"/>
    <w:uiPriority w:val="9"/>
    <w:unhideWhenUsed/>
    <w:qFormat/>
    <w:rsid w:val="00DD0981"/>
    <w:pPr>
      <w:spacing w:after="0"/>
      <w:outlineLvl w:val="2"/>
    </w:pPr>
    <w:rPr>
      <w:rFonts w:asciiTheme="majorHAnsi" w:hAnsiTheme="majorHAnsi"/>
      <w:spacing w:val="5"/>
      <w:sz w:val="28"/>
      <w:szCs w:val="24"/>
    </w:rPr>
  </w:style>
  <w:style w:type="paragraph" w:styleId="Titre4">
    <w:name w:val="heading 4"/>
    <w:basedOn w:val="Normal"/>
    <w:next w:val="Normal"/>
    <w:link w:val="Titre4Car"/>
    <w:uiPriority w:val="9"/>
    <w:unhideWhenUsed/>
    <w:qFormat/>
    <w:rsid w:val="008D04DF"/>
    <w:pPr>
      <w:spacing w:after="0"/>
      <w:outlineLvl w:val="3"/>
    </w:pPr>
    <w:rPr>
      <w:rFonts w:asciiTheme="majorHAnsi" w:hAnsiTheme="majorHAnsi"/>
      <w:color w:val="535356" w:themeColor="accent1" w:themeShade="BF"/>
      <w:szCs w:val="22"/>
      <w:u w:val="single"/>
    </w:rPr>
  </w:style>
  <w:style w:type="paragraph" w:styleId="Titre5">
    <w:name w:val="heading 5"/>
    <w:basedOn w:val="Normal"/>
    <w:next w:val="Normal"/>
    <w:link w:val="Titre5Car"/>
    <w:uiPriority w:val="9"/>
    <w:semiHidden/>
    <w:unhideWhenUsed/>
    <w:qFormat/>
    <w:pPr>
      <w:spacing w:after="0"/>
      <w:outlineLvl w:val="4"/>
    </w:pPr>
    <w:rPr>
      <w:i/>
      <w:color w:val="535356"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535356"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535356" w:themeColor="accent1" w:themeShade="BF"/>
    </w:rPr>
  </w:style>
  <w:style w:type="paragraph" w:styleId="Titre8">
    <w:name w:val="heading 8"/>
    <w:basedOn w:val="Normal"/>
    <w:next w:val="Normal"/>
    <w:link w:val="Titre8Car"/>
    <w:uiPriority w:val="9"/>
    <w:semiHidden/>
    <w:unhideWhenUsed/>
    <w:qFormat/>
    <w:pPr>
      <w:spacing w:after="0"/>
      <w:outlineLvl w:val="7"/>
    </w:pPr>
    <w:rPr>
      <w:b/>
      <w:color w:val="80945B"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80945B"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BFF"/>
    <w:rPr>
      <w:rFonts w:asciiTheme="majorHAnsi" w:hAnsiTheme="majorHAnsi"/>
      <w:smallCaps/>
      <w:color w:val="343437" w:themeColor="text2" w:themeShade="BF"/>
      <w:spacing w:val="5"/>
      <w:sz w:val="32"/>
      <w:szCs w:val="32"/>
    </w:rPr>
  </w:style>
  <w:style w:type="character" w:customStyle="1" w:styleId="Titre2Car">
    <w:name w:val="Titre 2 Car"/>
    <w:basedOn w:val="Policepardfaut"/>
    <w:link w:val="Titre2"/>
    <w:uiPriority w:val="9"/>
    <w:rsid w:val="003A5BF8"/>
    <w:rPr>
      <w:rFonts w:asciiTheme="majorHAnsi" w:hAnsiTheme="majorHAnsi"/>
      <w:color w:val="343437" w:themeColor="text2" w:themeShade="BF"/>
      <w:sz w:val="28"/>
      <w:szCs w:val="28"/>
    </w:rPr>
  </w:style>
  <w:style w:type="paragraph" w:styleId="Titre">
    <w:name w:val="Title"/>
    <w:basedOn w:val="Normal"/>
    <w:link w:val="TitreCar"/>
    <w:uiPriority w:val="10"/>
    <w:qFormat/>
    <w:rPr>
      <w:rFonts w:asciiTheme="majorHAnsi" w:hAnsiTheme="majorHAnsi"/>
      <w:smallCaps/>
      <w:color w:val="6F6F74"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6F6F74" w:themeColor="accent1"/>
      <w:spacing w:val="10"/>
      <w:sz w:val="48"/>
      <w:szCs w:val="48"/>
    </w:rPr>
  </w:style>
  <w:style w:type="paragraph" w:styleId="Sous-titre">
    <w:name w:val="Subtitle"/>
    <w:basedOn w:val="Normal"/>
    <w:link w:val="Sous-titreCar"/>
    <w:uiPriority w:val="11"/>
    <w:qFormat/>
    <w:rPr>
      <w:i/>
      <w:color w:val="46464A" w:themeColor="text2"/>
      <w:spacing w:val="5"/>
      <w:szCs w:val="24"/>
    </w:rPr>
  </w:style>
  <w:style w:type="character" w:customStyle="1" w:styleId="Sous-titreCar">
    <w:name w:val="Sous-titre Car"/>
    <w:basedOn w:val="Policepardfaut"/>
    <w:link w:val="Sous-titre"/>
    <w:uiPriority w:val="11"/>
    <w:rPr>
      <w:rFonts w:cstheme="minorBidi"/>
      <w:i/>
      <w:color w:val="46464A"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343437"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535356" w:themeColor="accent1" w:themeShade="BF"/>
      <w:sz w:val="16"/>
      <w:szCs w:val="16"/>
    </w:rPr>
  </w:style>
  <w:style w:type="character" w:styleId="Accentuation">
    <w:name w:val="Emphasis"/>
    <w:uiPriority w:val="20"/>
    <w:qFormat/>
    <w:rPr>
      <w:b/>
      <w:i/>
      <w:color w:val="232324"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343437" w:themeColor="text2" w:themeShade="BF"/>
      <w:sz w:val="20"/>
      <w:szCs w:val="20"/>
    </w:rPr>
  </w:style>
  <w:style w:type="paragraph" w:styleId="En-tte">
    <w:name w:val="header"/>
    <w:basedOn w:val="Normal"/>
    <w:link w:val="En-tteCar"/>
    <w:unhideWhenUsed/>
    <w:pPr>
      <w:tabs>
        <w:tab w:val="center" w:pos="4680"/>
        <w:tab w:val="right" w:pos="9360"/>
      </w:tabs>
      <w:spacing w:after="0" w:line="240" w:lineRule="auto"/>
    </w:pPr>
  </w:style>
  <w:style w:type="character" w:customStyle="1" w:styleId="En-tteCar">
    <w:name w:val="En-tête Car"/>
    <w:basedOn w:val="Policepardfaut"/>
    <w:link w:val="En-tte"/>
    <w:rPr>
      <w:rFonts w:cstheme="minorBidi"/>
      <w:color w:val="343437" w:themeColor="text2" w:themeShade="BF"/>
      <w:sz w:val="20"/>
      <w:szCs w:val="20"/>
    </w:rPr>
  </w:style>
  <w:style w:type="character" w:customStyle="1" w:styleId="Titre3Car">
    <w:name w:val="Titre 3 Car"/>
    <w:basedOn w:val="Policepardfaut"/>
    <w:link w:val="Titre3"/>
    <w:uiPriority w:val="9"/>
    <w:rsid w:val="00DD0981"/>
    <w:rPr>
      <w:rFonts w:asciiTheme="majorHAnsi" w:hAnsiTheme="majorHAnsi"/>
      <w:color w:val="343437" w:themeColor="text2" w:themeShade="BF"/>
      <w:spacing w:val="5"/>
      <w:sz w:val="28"/>
      <w:szCs w:val="24"/>
    </w:rPr>
  </w:style>
  <w:style w:type="character" w:customStyle="1" w:styleId="Titre4Car">
    <w:name w:val="Titre 4 Car"/>
    <w:basedOn w:val="Policepardfaut"/>
    <w:link w:val="Titre4"/>
    <w:uiPriority w:val="9"/>
    <w:rsid w:val="008D04DF"/>
    <w:rPr>
      <w:rFonts w:asciiTheme="majorHAnsi" w:hAnsiTheme="majorHAnsi"/>
      <w:color w:val="535356" w:themeColor="accent1" w:themeShade="BF"/>
      <w:sz w:val="24"/>
      <w:u w:val="single"/>
    </w:rPr>
  </w:style>
  <w:style w:type="character" w:customStyle="1" w:styleId="Titre5Car">
    <w:name w:val="Titre 5 Car"/>
    <w:basedOn w:val="Policepardfaut"/>
    <w:link w:val="Titre5"/>
    <w:uiPriority w:val="9"/>
    <w:semiHidden/>
    <w:rPr>
      <w:rFonts w:cstheme="minorBidi"/>
      <w:i/>
      <w:color w:val="535356" w:themeColor="accent1" w:themeShade="BF"/>
    </w:rPr>
  </w:style>
  <w:style w:type="character" w:customStyle="1" w:styleId="Titre6Car">
    <w:name w:val="Titre 6 Car"/>
    <w:basedOn w:val="Policepardfaut"/>
    <w:link w:val="Titre6"/>
    <w:uiPriority w:val="9"/>
    <w:semiHidden/>
    <w:rPr>
      <w:rFonts w:cstheme="minorBidi"/>
      <w:b/>
      <w:color w:val="535356" w:themeColor="accent1" w:themeShade="BF"/>
      <w:sz w:val="20"/>
      <w:szCs w:val="20"/>
    </w:rPr>
  </w:style>
  <w:style w:type="character" w:customStyle="1" w:styleId="Titre7Car">
    <w:name w:val="Titre 7 Car"/>
    <w:basedOn w:val="Policepardfaut"/>
    <w:link w:val="Titre7"/>
    <w:uiPriority w:val="9"/>
    <w:semiHidden/>
    <w:rPr>
      <w:rFonts w:cstheme="minorBidi"/>
      <w:b/>
      <w:i/>
      <w:color w:val="535356" w:themeColor="accent1" w:themeShade="BF"/>
      <w:sz w:val="20"/>
      <w:szCs w:val="20"/>
    </w:rPr>
  </w:style>
  <w:style w:type="character" w:customStyle="1" w:styleId="Titre8Car">
    <w:name w:val="Titre 8 Car"/>
    <w:basedOn w:val="Policepardfaut"/>
    <w:link w:val="Titre8"/>
    <w:uiPriority w:val="9"/>
    <w:semiHidden/>
    <w:rPr>
      <w:rFonts w:cstheme="minorBidi"/>
      <w:b/>
      <w:color w:val="80945B" w:themeColor="accent2" w:themeShade="BF"/>
      <w:sz w:val="20"/>
      <w:szCs w:val="20"/>
    </w:rPr>
  </w:style>
  <w:style w:type="character" w:customStyle="1" w:styleId="Titre9Car">
    <w:name w:val="Titre 9 Car"/>
    <w:basedOn w:val="Policepardfaut"/>
    <w:link w:val="Titre9"/>
    <w:uiPriority w:val="9"/>
    <w:semiHidden/>
    <w:rPr>
      <w:rFonts w:cstheme="minorBidi"/>
      <w:b/>
      <w:i/>
      <w:color w:val="80945B" w:themeColor="accent2" w:themeShade="BF"/>
      <w:sz w:val="18"/>
      <w:szCs w:val="18"/>
    </w:rPr>
  </w:style>
  <w:style w:type="character" w:styleId="Emphaseintense">
    <w:name w:val="Intense Emphasis"/>
    <w:basedOn w:val="Policepardfaut"/>
    <w:uiPriority w:val="21"/>
    <w:qFormat/>
    <w:rPr>
      <w:i/>
      <w:caps/>
      <w:color w:val="535356"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343437" w:themeColor="text2" w:themeShade="BF"/>
      <w:sz w:val="20"/>
      <w:szCs w:val="20"/>
    </w:rPr>
  </w:style>
  <w:style w:type="paragraph" w:styleId="Citationintense">
    <w:name w:val="Intense Quote"/>
    <w:basedOn w:val="Citation"/>
    <w:link w:val="CitationintenseCar"/>
    <w:uiPriority w:val="30"/>
    <w:qFormat/>
    <w:pPr>
      <w:pBdr>
        <w:bottom w:val="double" w:sz="4" w:space="4" w:color="6F6F74" w:themeColor="accent1"/>
      </w:pBdr>
      <w:spacing w:line="300" w:lineRule="auto"/>
      <w:ind w:left="936" w:right="936"/>
    </w:pPr>
    <w:rPr>
      <w:i w:val="0"/>
      <w:color w:val="535356" w:themeColor="accent1" w:themeShade="BF"/>
    </w:rPr>
  </w:style>
  <w:style w:type="character" w:customStyle="1" w:styleId="CitationintenseCar">
    <w:name w:val="Citation intense Car"/>
    <w:basedOn w:val="Policepardfaut"/>
    <w:link w:val="Citationintense"/>
    <w:uiPriority w:val="30"/>
    <w:rPr>
      <w:rFonts w:cstheme="minorBidi"/>
      <w:color w:val="535356" w:themeColor="accent1" w:themeShade="BF"/>
      <w:sz w:val="20"/>
      <w:szCs w:val="20"/>
    </w:rPr>
  </w:style>
  <w:style w:type="character" w:styleId="Rfrenceintense">
    <w:name w:val="Intense Reference"/>
    <w:basedOn w:val="Policepardfaut"/>
    <w:uiPriority w:val="32"/>
    <w:qFormat/>
    <w:rPr>
      <w:rFonts w:cs="Times New Roman"/>
      <w:b/>
      <w:caps/>
      <w:color w:val="80945B" w:themeColor="accent2" w:themeShade="BF"/>
      <w:spacing w:val="5"/>
      <w:sz w:val="18"/>
      <w:szCs w:val="18"/>
    </w:rPr>
  </w:style>
  <w:style w:type="paragraph" w:styleId="Paragraphedeliste">
    <w:name w:val="List Paragraph"/>
    <w:basedOn w:val="Normal"/>
    <w:uiPriority w:val="36"/>
    <w:unhideWhenUsed/>
    <w:qFormat/>
    <w:pPr>
      <w:contextualSpacing/>
    </w:pPr>
  </w:style>
  <w:style w:type="paragraph" w:styleId="Retraitnormal">
    <w:name w:val="Normal Indent"/>
    <w:basedOn w:val="Normal"/>
    <w:uiPriority w:val="99"/>
    <w:unhideWhenUsed/>
    <w:pPr>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535356" w:themeColor="accent1" w:themeShade="BF"/>
    </w:rPr>
  </w:style>
  <w:style w:type="character" w:styleId="Rfrenceple">
    <w:name w:val="Subtle Reference"/>
    <w:basedOn w:val="Policepardfaut"/>
    <w:uiPriority w:val="31"/>
    <w:qFormat/>
    <w:rPr>
      <w:rFonts w:cs="Times New Roman"/>
      <w:b/>
      <w:i/>
      <w:color w:val="80945B"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semiHidden/>
    <w:unhideWhenUsed/>
    <w:qFormat/>
    <w:rsid w:val="00EE0E8D"/>
    <w:pPr>
      <w:keepNext/>
      <w:keepLines/>
      <w:spacing w:before="480" w:after="0"/>
      <w:outlineLvl w:val="9"/>
    </w:pPr>
    <w:rPr>
      <w:rFonts w:eastAsiaTheme="majorEastAsia" w:cstheme="majorBidi"/>
      <w:b/>
      <w:bCs/>
      <w:smallCaps w:val="0"/>
      <w:color w:val="535356" w:themeColor="accent1" w:themeShade="BF"/>
      <w:spacing w:val="0"/>
      <w:sz w:val="28"/>
      <w:szCs w:val="28"/>
    </w:rPr>
  </w:style>
  <w:style w:type="paragraph" w:customStyle="1" w:styleId="Paragraphe">
    <w:name w:val="Paragraphe"/>
    <w:basedOn w:val="Normal"/>
    <w:rsid w:val="00D80BFF"/>
    <w:pPr>
      <w:spacing w:after="0" w:line="240" w:lineRule="auto"/>
      <w:jc w:val="both"/>
    </w:pPr>
    <w:rPr>
      <w:rFonts w:ascii="Arial" w:eastAsia="Times New Roman" w:hAnsi="Arial" w:cs="Times New Roman"/>
      <w:color w:val="auto"/>
      <w:lang w:eastAsia="fr-FR"/>
    </w:rPr>
  </w:style>
  <w:style w:type="paragraph" w:customStyle="1" w:styleId="tt1">
    <w:name w:val="tt1"/>
    <w:basedOn w:val="Titre1"/>
    <w:rsid w:val="00D80BFF"/>
    <w:pPr>
      <w:keepNext/>
      <w:keepLines/>
      <w:pageBreakBefore/>
      <w:tabs>
        <w:tab w:val="right" w:leader="dot" w:pos="13000"/>
      </w:tabs>
      <w:spacing w:before="0" w:after="60" w:line="240" w:lineRule="auto"/>
    </w:pPr>
    <w:rPr>
      <w:rFonts w:ascii="Arial" w:eastAsia="Times New Roman" w:hAnsi="Arial" w:cs="Times New Roman"/>
      <w:b/>
      <w:caps/>
      <w:smallCaps w:val="0"/>
      <w:color w:val="auto"/>
      <w:spacing w:val="0"/>
      <w:kern w:val="28"/>
      <w:sz w:val="22"/>
      <w:szCs w:val="20"/>
      <w:lang w:eastAsia="fr-FR"/>
    </w:rPr>
  </w:style>
  <w:style w:type="paragraph" w:customStyle="1" w:styleId="tt2">
    <w:name w:val="tt2"/>
    <w:basedOn w:val="Titre2"/>
    <w:rsid w:val="00D80BFF"/>
    <w:pPr>
      <w:keepNext/>
      <w:keepLines/>
      <w:spacing w:before="240" w:after="60" w:line="240" w:lineRule="auto"/>
    </w:pPr>
    <w:rPr>
      <w:rFonts w:ascii="Arial" w:eastAsia="Times New Roman" w:hAnsi="Arial" w:cs="Times New Roman"/>
      <w:b/>
      <w:smallCaps/>
      <w:color w:val="auto"/>
      <w:sz w:val="22"/>
      <w:szCs w:val="20"/>
      <w:lang w:eastAsia="fr-FR"/>
    </w:rPr>
  </w:style>
  <w:style w:type="paragraph" w:styleId="Index1">
    <w:name w:val="index 1"/>
    <w:basedOn w:val="Normal"/>
    <w:next w:val="Normal"/>
    <w:autoRedefine/>
    <w:semiHidden/>
    <w:unhideWhenUsed/>
    <w:rsid w:val="00CD487C"/>
    <w:pPr>
      <w:spacing w:before="0" w:after="0" w:line="240" w:lineRule="auto"/>
      <w:ind w:left="240" w:hanging="240"/>
    </w:pPr>
  </w:style>
  <w:style w:type="paragraph" w:styleId="Titreindex">
    <w:name w:val="index heading"/>
    <w:basedOn w:val="Normal"/>
    <w:next w:val="Index1"/>
    <w:semiHidden/>
    <w:rsid w:val="00CD487C"/>
    <w:pPr>
      <w:spacing w:before="0" w:after="0" w:line="240" w:lineRule="auto"/>
      <w:ind w:left="0"/>
    </w:pPr>
    <w:rPr>
      <w:rFonts w:ascii="Arial" w:eastAsia="Times New Roman" w:hAnsi="Arial" w:cs="Times New Roman"/>
      <w:color w:val="auto"/>
      <w:sz w:val="22"/>
      <w:lang w:eastAsia="fr-FR"/>
    </w:rPr>
  </w:style>
  <w:style w:type="paragraph" w:styleId="Notedebasdepage">
    <w:name w:val="footnote text"/>
    <w:basedOn w:val="Normal"/>
    <w:link w:val="NotedebasdepageCar"/>
    <w:semiHidden/>
    <w:rsid w:val="00CD487C"/>
    <w:pPr>
      <w:spacing w:before="0" w:after="0" w:line="240" w:lineRule="auto"/>
      <w:ind w:left="0"/>
    </w:pPr>
    <w:rPr>
      <w:rFonts w:ascii="Arial" w:eastAsia="Times New Roman" w:hAnsi="Arial" w:cs="Times New Roman"/>
      <w:color w:val="auto"/>
      <w:sz w:val="20"/>
      <w:lang w:eastAsia="fr-FR"/>
    </w:rPr>
  </w:style>
  <w:style w:type="character" w:customStyle="1" w:styleId="NotedebasdepageCar">
    <w:name w:val="Note de bas de page Car"/>
    <w:basedOn w:val="Policepardfaut"/>
    <w:link w:val="Notedebasdepage"/>
    <w:semiHidden/>
    <w:rsid w:val="00CD487C"/>
    <w:rPr>
      <w:rFonts w:ascii="Arial" w:eastAsia="Times New Roman" w:hAnsi="Arial" w:cs="Times New Roman"/>
      <w:sz w:val="20"/>
      <w:szCs w:val="20"/>
      <w:lang w:eastAsia="fr-FR"/>
    </w:rPr>
  </w:style>
  <w:style w:type="character" w:styleId="Appelnotedebasdep">
    <w:name w:val="footnote reference"/>
    <w:basedOn w:val="Policepardfaut"/>
    <w:semiHidden/>
    <w:rsid w:val="00CD487C"/>
    <w:rPr>
      <w:vertAlign w:val="superscript"/>
    </w:rPr>
  </w:style>
  <w:style w:type="paragraph" w:styleId="TM1">
    <w:name w:val="toc 1"/>
    <w:basedOn w:val="Normal"/>
    <w:next w:val="Normal"/>
    <w:autoRedefine/>
    <w:uiPriority w:val="39"/>
    <w:unhideWhenUsed/>
    <w:qFormat/>
    <w:rsid w:val="001A2FD1"/>
    <w:pPr>
      <w:spacing w:after="100"/>
      <w:ind w:left="0"/>
    </w:pPr>
  </w:style>
  <w:style w:type="paragraph" w:styleId="TM2">
    <w:name w:val="toc 2"/>
    <w:basedOn w:val="Normal"/>
    <w:next w:val="Normal"/>
    <w:autoRedefine/>
    <w:uiPriority w:val="39"/>
    <w:unhideWhenUsed/>
    <w:qFormat/>
    <w:rsid w:val="003A5BF8"/>
    <w:pPr>
      <w:spacing w:after="100"/>
      <w:ind w:left="240"/>
    </w:pPr>
  </w:style>
  <w:style w:type="paragraph" w:styleId="TM3">
    <w:name w:val="toc 3"/>
    <w:basedOn w:val="Normal"/>
    <w:next w:val="Normal"/>
    <w:autoRedefine/>
    <w:uiPriority w:val="39"/>
    <w:unhideWhenUsed/>
    <w:qFormat/>
    <w:rsid w:val="003A5BF8"/>
    <w:pPr>
      <w:spacing w:after="100"/>
      <w:ind w:left="480"/>
    </w:pPr>
  </w:style>
  <w:style w:type="character" w:styleId="Lienhypertexte">
    <w:name w:val="Hyperlink"/>
    <w:basedOn w:val="Policepardfaut"/>
    <w:uiPriority w:val="99"/>
    <w:unhideWhenUsed/>
    <w:rsid w:val="003A5BF8"/>
    <w:rPr>
      <w:color w:val="67AABF" w:themeColor="hyperlink"/>
      <w:u w:val="single"/>
    </w:rPr>
  </w:style>
  <w:style w:type="character" w:styleId="Marquedecommentaire">
    <w:name w:val="annotation reference"/>
    <w:basedOn w:val="Policepardfaut"/>
    <w:uiPriority w:val="99"/>
    <w:semiHidden/>
    <w:unhideWhenUsed/>
    <w:rsid w:val="007D21F6"/>
    <w:rPr>
      <w:sz w:val="16"/>
      <w:szCs w:val="16"/>
    </w:rPr>
  </w:style>
  <w:style w:type="paragraph" w:styleId="Commentaire">
    <w:name w:val="annotation text"/>
    <w:basedOn w:val="Normal"/>
    <w:link w:val="CommentaireCar"/>
    <w:uiPriority w:val="99"/>
    <w:semiHidden/>
    <w:unhideWhenUsed/>
    <w:rsid w:val="007D21F6"/>
    <w:pPr>
      <w:spacing w:line="240" w:lineRule="auto"/>
    </w:pPr>
    <w:rPr>
      <w:sz w:val="20"/>
    </w:rPr>
  </w:style>
  <w:style w:type="character" w:customStyle="1" w:styleId="CommentaireCar">
    <w:name w:val="Commentaire Car"/>
    <w:basedOn w:val="Policepardfaut"/>
    <w:link w:val="Commentaire"/>
    <w:uiPriority w:val="99"/>
    <w:semiHidden/>
    <w:rsid w:val="007D21F6"/>
    <w:rPr>
      <w:color w:val="343437" w:themeColor="text2" w:themeShade="BF"/>
      <w:sz w:val="20"/>
      <w:szCs w:val="20"/>
    </w:rPr>
  </w:style>
  <w:style w:type="paragraph" w:styleId="Objetducommentaire">
    <w:name w:val="annotation subject"/>
    <w:basedOn w:val="Commentaire"/>
    <w:next w:val="Commentaire"/>
    <w:link w:val="ObjetducommentaireCar"/>
    <w:uiPriority w:val="99"/>
    <w:semiHidden/>
    <w:unhideWhenUsed/>
    <w:rsid w:val="007D21F6"/>
    <w:rPr>
      <w:b/>
      <w:bCs/>
    </w:rPr>
  </w:style>
  <w:style w:type="character" w:customStyle="1" w:styleId="ObjetducommentaireCar">
    <w:name w:val="Objet du commentaire Car"/>
    <w:basedOn w:val="CommentaireCar"/>
    <w:link w:val="Objetducommentaire"/>
    <w:uiPriority w:val="99"/>
    <w:semiHidden/>
    <w:rsid w:val="007D21F6"/>
    <w:rPr>
      <w:b/>
      <w:bCs/>
      <w:color w:val="343437"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6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footer" Target="footer5.xml"/><Relationship Id="rId39" Type="http://schemas.openxmlformats.org/officeDocument/2006/relationships/footer" Target="footer11.xml"/><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customXml" Target="ink/ink1.xm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footer" Target="footer10.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1.xml"/><Relationship Id="rId29" Type="http://schemas.openxmlformats.org/officeDocument/2006/relationships/header" Target="header3.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footer" Target="footer9.xml"/><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customXml" Target="ink/ink2.xml"/><Relationship Id="rId10" Type="http://schemas.openxmlformats.org/officeDocument/2006/relationships/image" Target="media/image1.png"/><Relationship Id="rId19" Type="http://schemas.openxmlformats.org/officeDocument/2006/relationships/header" Target="header1.xml"/><Relationship Id="rId31" Type="http://schemas.openxmlformats.org/officeDocument/2006/relationships/footer" Target="footer8.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3-27T17:36:55.5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31,'0'1,"0"0,1 0,-1 0,1 0,-1 0,1 0,-1 0,1 0,0 0,-1-1,1 1,0 0,0 0,-1-1,1 1,0-1,0 1,0 0,0-1,0 0,0 1,0-1,0 1,24 7,13-2,0 0,36-1,78-5,25 2,-121 4,-34-2,0-2,2 0,-1-2,158-1,-96-10,-64 8,4-2,-1-1,10-4,-16 4,0 1,1 0,-1 2,16-1,22 5,-43 0,1 0,-1-1,0 0,0-1,0-1,4-1,15-8,-24 8,-1 0,1 0,0 1,0 0,8 0,-1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3-27T17:36:20.1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1175 89,'3'1,"-1"0,0 0,1 1,-1-2,1 1,-1 0,1-1,-1 1,1-1,0 1,-1-1,1 0,1-1,6 2,173 7,49-9,-69 0,800 1,-951 0</inkml:trace>
  <inkml:trace contextRef="#ctx0" brushRef="#br0" timeOffset="3599.8977">1030 60,'-1'0,"0"-1,1 0,-1 0,0 0,1 0,-1 1,0-1,0 0,0 1,0-1,0 1,0-1,0 1,0 0,0-1,0 1,-1 0,-5-4,-5-2,0-1,0 2,-1 0,1 0,-1 2,0-1,-1 2,1-1,-2 2,-28-2,0 1,-8 3,0 0,14 0,0 1,0 2,-12 4,42-6,1 0,0 1,0-1,0 1,1 1,-1-1,-2 3,-19 10,12-8,0 0,0 0,1 2,-12 9,19-13,0 1,0 0,1 0,0 1,0-1,1 1,0 1,0-1,0 4,-23 47,-29 72,46-102,1 1,1 0,-1 16,-8 86,7-40,7-47,1 0,4 32,0-25,-1-45,1 0,-1 1,2-1,0 4,2 2</inkml:trace>
  <inkml:trace contextRef="#ctx0" brushRef="#br0" timeOffset="5990.7216">0 913,'3'0,"1"0,-1 0,1 0,-1 0,0 1,1-1,-1 1,0 0,0 0,1 0,-1 0,0 1,0-1,0 1,0 0,-1 0,1 0,0 0,-1 0,1 1,-1-1,0 1,0 0,0-1,0 1,1 2,13 18,-11-17,-1 0,0 0,0 0,0 0,-1 1,0-1,0 1,-1 0,0 0,0 0,0 5,-1-10,-1 1,0 0,0-1,0 1,1 0,-1-1,1 1,0-1,0 1,0-1,0 0,0 1,0-1,1 0,0 2,-2-4,1 0,-1 0,0 0,0 0,0 0,0 1,0-1,1 0,-1 0,0 0,0 0,0 0,1 0,-1 0,0 1,0-1,0 0,1 0,-1 0,0 0,0 0,0 0,1 0,-1 0,0 0,0 0,0 0,1 0,-1 0,0-1,0 1,0 0,1 0,-1 0,0 0,0 0,0 0,1 0,3-10,0-12,-2-3,-2 19,0 1,0-1,0 1,1-1,0 1,0-1,0 1,1-1,0 1,0 0,0 0,1 0,0 0,0 0,0 1,1-2,5-3,0 1,1 0,0 0,0 1,10-5,8-3,22-8,-18 12,-19 9</inkml:trace>
</inkml:ink>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Hiver 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85DE0A3C-9515-47C1-B153-3946CB652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23</Pages>
  <Words>1725</Words>
  <Characters>9490</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fonctionnel</vt:lpstr>
      <vt:lpstr/>
    </vt:vector>
  </TitlesOfParts>
  <Company>Cégep de Lévis-Lauzon</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Gérer un stage</dc:subject>
  <dc:creator>prof</dc:creator>
  <cp:lastModifiedBy>Lainesse</cp:lastModifiedBy>
  <cp:revision>38</cp:revision>
  <cp:lastPrinted>2016-08-29T19:02:00Z</cp:lastPrinted>
  <dcterms:created xsi:type="dcterms:W3CDTF">2018-03-07T21:17:00Z</dcterms:created>
  <dcterms:modified xsi:type="dcterms:W3CDTF">2018-03-27T17:46:00Z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