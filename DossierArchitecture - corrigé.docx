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F0650" w14:textId="77777777" w:rsidR="00617B5A" w:rsidRDefault="00EF275E">
      <w:pPr>
        <w:rPr>
          <w:i/>
          <w:iCs/>
          <w:color w:val="46464A" w:themeColor="text2"/>
          <w:spacing w:val="5"/>
          <w:szCs w:val="24"/>
        </w:rPr>
      </w:pPr>
      <w:r>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anchorId="03BD066D" wp14:editId="05AC26BE">
                <wp:simplePos x="0" y="0"/>
                <wp:positionH relativeFrom="margin">
                  <wp:align>right</wp:align>
                </wp:positionH>
                <wp:positionV relativeFrom="margin">
                  <wp:align>bottom</wp:align>
                </wp:positionV>
                <wp:extent cx="5334000" cy="815975"/>
                <wp:effectExtent l="0" t="0" r="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EC4DF" w14:textId="77777777" w:rsidR="00D33AF5" w:rsidRDefault="005D0D27">
                            <w:pPr>
                              <w:spacing w:after="100"/>
                              <w:rPr>
                                <w:color w:val="535356" w:themeColor="accent1" w:themeShade="BF"/>
                                <w:szCs w:val="24"/>
                              </w:rPr>
                            </w:pPr>
                            <w:sdt>
                              <w:sdtPr>
                                <w:rPr>
                                  <w:color w:val="535356" w:themeColor="accent1" w:themeShade="BF"/>
                                  <w:szCs w:val="24"/>
                                </w:rPr>
                                <w:alias w:val="Auteur"/>
                                <w:id w:val="-1914079568"/>
                                <w:text/>
                              </w:sdtPr>
                              <w:sdtEndPr/>
                              <w:sdtContent>
                                <w:r w:rsidR="00D33AF5">
                                  <w:rPr>
                                    <w:color w:val="535356" w:themeColor="accent1" w:themeShade="BF"/>
                                    <w:szCs w:val="24"/>
                                  </w:rPr>
                                  <w:t>William Garneau, Anthony Dupuis, William Lafontaine, Nicolas Sauvageau</w:t>
                                </w:r>
                              </w:sdtContent>
                            </w:sdt>
                          </w:p>
                          <w:p w14:paraId="7E33867C" w14:textId="77777777" w:rsidR="00D33AF5" w:rsidRDefault="005D0D27">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D33AF5">
                                  <w:rPr>
                                    <w:color w:val="535356" w:themeColor="accent1" w:themeShade="BF"/>
                                    <w:szCs w:val="24"/>
                                  </w:rPr>
                                  <w:t>Hiver 2018</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D066D" id="Rectangle 54" o:spid="_x0000_s1026" style="position:absolute;left:0;text-align:left;margin-left:368.8pt;margin-top:0;width:420pt;height:64.25pt;z-index:25167155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" o:allowincell="f" stroked="f">
                <v:textbox>
                  <w:txbxContent>
                    <w:p w14:paraId="75DEC4DF" w14:textId="77777777" w:rsidR="00D33AF5" w:rsidRDefault="00D33AF5">
                      <w:pPr>
                        <w:spacing w:after="100"/>
                        <w:rPr>
                          <w:color w:val="535356" w:themeColor="accent1" w:themeShade="BF"/>
                          <w:szCs w:val="24"/>
                        </w:rPr>
                      </w:pPr>
                      <w:sdt>
                        <w:sdtPr>
                          <w:rPr>
                            <w:color w:val="535356" w:themeColor="accent1" w:themeShade="BF"/>
                            <w:szCs w:val="24"/>
                          </w:rPr>
                          <w:alias w:val="Auteur"/>
                          <w:id w:val="-1914079568"/>
                          <w:text/>
                        </w:sdtPr>
                        <w:sdtContent>
                          <w:r>
                            <w:rPr>
                              <w:color w:val="535356" w:themeColor="accent1" w:themeShade="BF"/>
                              <w:szCs w:val="24"/>
                            </w:rPr>
                            <w:t>William Garneau, Anthony Dupuis, William Lafontaine, Nicolas Sauvageau</w:t>
                          </w:r>
                        </w:sdtContent>
                      </w:sdt>
                    </w:p>
                    <w:p w14:paraId="7E33867C" w14:textId="77777777" w:rsidR="00D33AF5" w:rsidRDefault="00D33AF5">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Pr>
                              <w:color w:val="535356" w:themeColor="accent1" w:themeShade="BF"/>
                              <w:szCs w:val="24"/>
                            </w:rPr>
                            <w:t>Hiver 2018</w:t>
                          </w:r>
                        </w:sdtContent>
                      </w:sdt>
                    </w:p>
                  </w:txbxContent>
                </v:textbox>
                <w10:wrap anchorx="margin" anchory="margin"/>
              </v:rect>
            </w:pict>
          </mc:Fallback>
        </mc:AlternateContent>
      </w:r>
      <w:r w:rsidR="0044428D">
        <w:rPr>
          <w:noProof/>
        </w:rPr>
        <mc:AlternateContent>
          <mc:Choice Requires="wpg">
            <w:drawing>
              <wp:anchor distT="0" distB="0" distL="114300" distR="114300" simplePos="0" relativeHeight="251676672" behindDoc="0" locked="0" layoutInCell="1" allowOverlap="1" wp14:anchorId="385701C5" wp14:editId="7CEBA5A0">
                <wp:simplePos x="0" y="0"/>
                <wp:positionH relativeFrom="page">
                  <wp:posOffset>-12065</wp:posOffset>
                </wp:positionH>
                <wp:positionV relativeFrom="paragraph">
                  <wp:posOffset>-914400</wp:posOffset>
                </wp:positionV>
                <wp:extent cx="7849235" cy="3674745"/>
                <wp:effectExtent l="0" t="0" r="0" b="1905"/>
                <wp:wrapNone/>
                <wp:docPr id="19" name="Groupe 19"/>
                <wp:cNvGraphicFramePr/>
                <a:graphic xmlns:a="http://schemas.openxmlformats.org/drawingml/2006/main">
                  <a:graphicData uri="http://schemas.microsoft.com/office/word/2010/wordprocessingGroup">
                    <wpg:wgp>
                      <wpg:cNvGrpSpPr/>
                      <wpg:grpSpPr>
                        <a:xfrm>
                          <a:off x="0" y="0"/>
                          <a:ext cx="7849235" cy="3674745"/>
                          <a:chOff x="0" y="0"/>
                          <a:chExt cx="7849235" cy="3674745"/>
                        </a:xfrm>
                      </wpg:grpSpPr>
                      <wps:wsp>
                        <wps:cNvPr id="20" name="Organigramme : Document 20"/>
                        <wps:cNvSpPr/>
                        <wps:spPr>
                          <a:xfrm>
                            <a:off x="0" y="0"/>
                            <a:ext cx="7849235" cy="3175635"/>
                          </a:xfrm>
                          <a:prstGeom prst="flowChartDocument">
                            <a:avLst/>
                          </a:prstGeom>
                          <a:blipFill dpi="0" rotWithShape="1">
                            <a:blip r:embed="rId10" cstate="print">
                              <a:extLst>
                                <a:ext uri="{28A0092B-C50C-407E-A947-70E740481C1C}">
                                  <a14:useLocalDpi xmlns:a14="http://schemas.microsoft.com/office/drawing/2010/main" val="0"/>
                                </a:ext>
                              </a:extLst>
                            </a:blip>
                            <a:srcRect/>
                            <a:stretch>
                              <a:fillRect t="-22786" r="-4" b="291"/>
                            </a:stretch>
                          </a:blip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 77" descr="bck_logo"/>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23875" y="2314575"/>
                            <a:ext cx="1381125" cy="1360170"/>
                          </a:xfrm>
                          <a:prstGeom prst="rect">
                            <a:avLst/>
                          </a:prstGeom>
                          <a:noFill/>
                          <a:extLst/>
                        </pic:spPr>
                      </pic:pic>
                    </wpg:wgp>
                  </a:graphicData>
                </a:graphic>
              </wp:anchor>
            </w:drawing>
          </mc:Choice>
          <mc:Fallback>
            <w:pict>
              <v:group w14:anchorId="13B46A31" id="Groupe 19" o:spid="_x0000_s1026" style="position:absolute;margin-left:-.95pt;margin-top:-1in;width:618.05pt;height:289.35pt;z-index:251676672;mso-position-horizontal-relative:page" coordsize="78492,3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20" o:spid="_x0000_s1027" type="#_x0000_t114" style="position:absolute;width:78492;height:31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" stroked="f">
                  <v:fill r:id="rId12" o:title="" recolor="t" rotate="t" type="frame"/>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28" type="#_x0000_t75" alt="bck_logo" style="position:absolute;left:5238;top:23145;width:13812;height:13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">
                  <v:imagedata r:id="rId13" o:title="bck_logo"/>
                </v:shape>
                <w10:wrap anchorx="page"/>
              </v:group>
            </w:pict>
          </mc:Fallback>
        </mc:AlternateContent>
      </w:r>
      <w:sdt>
        <w:sdtPr>
          <w:rPr>
            <w:i/>
            <w:iCs/>
            <w:smallCaps/>
            <w:color w:val="46464A" w:themeColor="text2"/>
            <w:spacing w:val="5"/>
            <w:szCs w:val="24"/>
          </w:rPr>
          <w:id w:val="-689369987"/>
          <w:docPartObj>
            <w:docPartGallery w:val="Cover Pages"/>
            <w:docPartUnique/>
          </w:docPartObj>
        </w:sdtPr>
        <w:sdtEndPr/>
        <w:sdtContent>
          <w:r w:rsidR="00E60E7A">
            <w:rPr>
              <w:i/>
              <w:iCs/>
              <w:smallCaps/>
              <w:noProof/>
              <w:color w:val="46464A" w:themeColor="text2"/>
              <w:spacing w:val="5"/>
              <w:szCs w:val="24"/>
            </w:rPr>
            <mc:AlternateContent>
              <mc:Choice Requires="wps">
                <w:drawing>
                  <wp:anchor distT="0" distB="0" distL="114300" distR="114300" simplePos="0" relativeHeight="251672576" behindDoc="0" locked="0" layoutInCell="0" allowOverlap="1" wp14:anchorId="773DDAC4" wp14:editId="1AFE83EC">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F8A16" w14:textId="77777777" w:rsidR="00D33AF5" w:rsidRPr="00EE0E8D" w:rsidRDefault="005D0D27">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EndPr/>
                                  <w:sdtContent>
                                    <w:r w:rsidR="00D33AF5" w:rsidRPr="00EE0E8D">
                                      <w:rPr>
                                        <w:rFonts w:asciiTheme="majorHAnsi" w:eastAsiaTheme="majorEastAsia" w:hAnsiTheme="majorHAnsi" w:cstheme="majorBidi"/>
                                        <w:smallCaps/>
                                        <w:color w:val="56633C" w:themeColor="accent2" w:themeShade="80"/>
                                        <w:spacing w:val="20"/>
                                        <w:sz w:val="52"/>
                                        <w:szCs w:val="52"/>
                                      </w:rPr>
                                      <w:t xml:space="preserve">Dossier </w:t>
                                    </w:r>
                                    <w:r w:rsidR="00D33AF5">
                                      <w:rPr>
                                        <w:rFonts w:asciiTheme="majorHAnsi" w:eastAsiaTheme="majorEastAsia" w:hAnsiTheme="majorHAnsi" w:cstheme="majorBidi"/>
                                        <w:smallCaps/>
                                        <w:color w:val="56633C" w:themeColor="accent2" w:themeShade="80"/>
                                        <w:spacing w:val="20"/>
                                        <w:sz w:val="52"/>
                                        <w:szCs w:val="52"/>
                                      </w:rPr>
                                      <w:t>d’architecture</w:t>
                                    </w:r>
                                  </w:sdtContent>
                                </w:sdt>
                              </w:p>
                              <w:p w14:paraId="1DD13686" w14:textId="77777777" w:rsidR="00D33AF5" w:rsidRDefault="005D0D27">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EndPr/>
                                  <w:sdtContent>
                                    <w:r w:rsidR="00D33AF5">
                                      <w:rPr>
                                        <w:i/>
                                        <w:iCs/>
                                        <w:color w:val="56633C" w:themeColor="accent2" w:themeShade="80"/>
                                        <w:sz w:val="28"/>
                                        <w:szCs w:val="28"/>
                                      </w:rPr>
                                      <w:t>Stages étudiants</w:t>
                                    </w:r>
                                  </w:sdtContent>
                                </w:sdt>
                              </w:p>
                              <w:p w14:paraId="7E2585EC" w14:textId="77777777" w:rsidR="00D33AF5" w:rsidRDefault="00D33AF5">
                                <w:pPr>
                                  <w:rPr>
                                    <w:i/>
                                    <w:iCs/>
                                    <w:color w:val="56633C" w:themeColor="accent2" w:themeShade="80"/>
                                    <w:sz w:val="28"/>
                                    <w:szCs w:val="28"/>
                                  </w:rPr>
                                </w:pPr>
                              </w:p>
                              <w:p w14:paraId="008FA760" w14:textId="77777777" w:rsidR="00D33AF5" w:rsidRDefault="00D33AF5"/>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773DDAC4" id="Rectangle 89" o:spid="_x0000_s1027" style="position:absolute;left:0;text-align:left;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" o:allowincell="f" filled="f" stroked="f">
                    <v:textbox>
                      <w:txbxContent>
                        <w:p w14:paraId="3F2F8A16" w14:textId="77777777" w:rsidR="00D33AF5" w:rsidRPr="00EE0E8D" w:rsidRDefault="00D33AF5">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Content>
                              <w:r w:rsidRPr="00EE0E8D">
                                <w:rPr>
                                  <w:rFonts w:asciiTheme="majorHAnsi" w:eastAsiaTheme="majorEastAsia" w:hAnsiTheme="majorHAnsi" w:cstheme="majorBidi"/>
                                  <w:smallCaps/>
                                  <w:color w:val="56633C" w:themeColor="accent2" w:themeShade="80"/>
                                  <w:spacing w:val="20"/>
                                  <w:sz w:val="52"/>
                                  <w:szCs w:val="52"/>
                                </w:rPr>
                                <w:t xml:space="preserve">Dossier </w:t>
                              </w:r>
                              <w:r>
                                <w:rPr>
                                  <w:rFonts w:asciiTheme="majorHAnsi" w:eastAsiaTheme="majorEastAsia" w:hAnsiTheme="majorHAnsi" w:cstheme="majorBidi"/>
                                  <w:smallCaps/>
                                  <w:color w:val="56633C" w:themeColor="accent2" w:themeShade="80"/>
                                  <w:spacing w:val="20"/>
                                  <w:sz w:val="52"/>
                                  <w:szCs w:val="52"/>
                                </w:rPr>
                                <w:t>d’architecture</w:t>
                              </w:r>
                            </w:sdtContent>
                          </w:sdt>
                        </w:p>
                        <w:p w14:paraId="1DD13686" w14:textId="77777777" w:rsidR="00D33AF5" w:rsidRDefault="00D33AF5">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Content>
                              <w:r>
                                <w:rPr>
                                  <w:i/>
                                  <w:iCs/>
                                  <w:color w:val="56633C" w:themeColor="accent2" w:themeShade="80"/>
                                  <w:sz w:val="28"/>
                                  <w:szCs w:val="28"/>
                                </w:rPr>
                                <w:t>Stages étudiants</w:t>
                              </w:r>
                            </w:sdtContent>
                          </w:sdt>
                        </w:p>
                        <w:p w14:paraId="7E2585EC" w14:textId="77777777" w:rsidR="00D33AF5" w:rsidRDefault="00D33AF5">
                          <w:pPr>
                            <w:rPr>
                              <w:i/>
                              <w:iCs/>
                              <w:color w:val="56633C" w:themeColor="accent2" w:themeShade="80"/>
                              <w:sz w:val="28"/>
                              <w:szCs w:val="28"/>
                            </w:rPr>
                          </w:pPr>
                        </w:p>
                        <w:p w14:paraId="008FA760" w14:textId="77777777" w:rsidR="00D33AF5" w:rsidRDefault="00D33AF5"/>
                      </w:txbxContent>
                    </v:textbox>
                    <w10:wrap anchorx="margin" anchory="page"/>
                  </v:rect>
                </w:pict>
              </mc:Fallback>
            </mc:AlternateContent>
          </w:r>
          <w:r w:rsidR="00E60E7A">
            <w:rPr>
              <w:i/>
              <w:iCs/>
              <w:smallCaps/>
              <w:color w:val="46464A" w:themeColor="text2"/>
              <w:spacing w:val="5"/>
              <w:szCs w:val="24"/>
            </w:rPr>
            <w:br w:type="page"/>
          </w:r>
        </w:sdtContent>
      </w:sdt>
    </w:p>
    <w:p w14:paraId="6241DE29" w14:textId="77777777" w:rsidR="00EE0E8D" w:rsidRDefault="00EE0E8D">
      <w:pPr>
        <w:pStyle w:val="En-ttedetabledesmatires"/>
        <w:rPr>
          <w:lang w:val="fr-FR"/>
        </w:rPr>
      </w:pPr>
    </w:p>
    <w:sdt>
      <w:sdtPr>
        <w:rPr>
          <w:rFonts w:asciiTheme="minorHAnsi" w:eastAsiaTheme="minorHAnsi" w:hAnsiTheme="minorHAnsi" w:cstheme="minorBidi"/>
          <w:b w:val="0"/>
          <w:bCs w:val="0"/>
          <w:color w:val="343437" w:themeColor="text2" w:themeShade="BF"/>
          <w:sz w:val="24"/>
          <w:szCs w:val="20"/>
          <w:lang w:val="fr-FR"/>
        </w:rPr>
        <w:id w:val="-307164938"/>
        <w:docPartObj>
          <w:docPartGallery w:val="Table of Contents"/>
          <w:docPartUnique/>
        </w:docPartObj>
      </w:sdtPr>
      <w:sdtEndPr/>
      <w:sdtContent>
        <w:p w14:paraId="13F4C674" w14:textId="77777777" w:rsidR="00EE0E8D" w:rsidRDefault="00EE0E8D" w:rsidP="00EE0E8D">
          <w:pPr>
            <w:pStyle w:val="En-ttedetabledesmatires"/>
            <w:jc w:val="center"/>
            <w:rPr>
              <w:lang w:val="fr-FR"/>
            </w:rPr>
          </w:pPr>
          <w:r>
            <w:rPr>
              <w:lang w:val="fr-FR"/>
            </w:rPr>
            <w:t>Table des matières</w:t>
          </w:r>
        </w:p>
        <w:p w14:paraId="306E17C6" w14:textId="77777777" w:rsidR="00D80BFF" w:rsidRPr="00D80BFF" w:rsidRDefault="00D80BFF" w:rsidP="00D80BFF">
          <w:pPr>
            <w:rPr>
              <w:lang w:val="fr-FR"/>
            </w:rPr>
          </w:pPr>
        </w:p>
        <w:p w14:paraId="0A92D349" w14:textId="77777777" w:rsidR="00F00CC9" w:rsidRDefault="00EE0E8D">
          <w:pPr>
            <w:pStyle w:val="TM1"/>
            <w:tabs>
              <w:tab w:val="left" w:pos="480"/>
              <w:tab w:val="right" w:leader="dot" w:pos="8395"/>
            </w:tabs>
            <w:rPr>
              <w:rFonts w:eastAsiaTheme="minorEastAsia"/>
              <w:noProof/>
              <w:color w:val="auto"/>
              <w:sz w:val="22"/>
              <w:szCs w:val="22"/>
            </w:rPr>
          </w:pPr>
          <w:r>
            <w:fldChar w:fldCharType="begin"/>
          </w:r>
          <w:r>
            <w:instrText xml:space="preserve"> TOC \o "1-3" \h \z \u </w:instrText>
          </w:r>
          <w:r>
            <w:fldChar w:fldCharType="separate"/>
          </w:r>
          <w:hyperlink w:anchor="_Toc506885453" w:history="1">
            <w:r w:rsidR="00F00CC9" w:rsidRPr="00273744">
              <w:rPr>
                <w:rStyle w:val="Lienhypertexte"/>
                <w:noProof/>
              </w:rPr>
              <w:t>1.</w:t>
            </w:r>
            <w:r w:rsidR="00F00CC9">
              <w:rPr>
                <w:rFonts w:eastAsiaTheme="minorEastAsia"/>
                <w:noProof/>
                <w:color w:val="auto"/>
                <w:sz w:val="22"/>
                <w:szCs w:val="22"/>
              </w:rPr>
              <w:tab/>
            </w:r>
            <w:r w:rsidR="00F00CC9" w:rsidRPr="00273744">
              <w:rPr>
                <w:rStyle w:val="Lienhypertexte"/>
                <w:noProof/>
              </w:rPr>
              <w:t>DESCRIPTION GÉNÉRALE</w:t>
            </w:r>
            <w:r w:rsidR="00F00CC9">
              <w:rPr>
                <w:noProof/>
                <w:webHidden/>
              </w:rPr>
              <w:tab/>
            </w:r>
            <w:r w:rsidR="00F00CC9">
              <w:rPr>
                <w:noProof/>
                <w:webHidden/>
              </w:rPr>
              <w:fldChar w:fldCharType="begin"/>
            </w:r>
            <w:r w:rsidR="00F00CC9">
              <w:rPr>
                <w:noProof/>
                <w:webHidden/>
              </w:rPr>
              <w:instrText xml:space="preserve"> PAGEREF _Toc506885453 \h </w:instrText>
            </w:r>
            <w:r w:rsidR="00F00CC9">
              <w:rPr>
                <w:noProof/>
                <w:webHidden/>
              </w:rPr>
            </w:r>
            <w:r w:rsidR="00F00CC9">
              <w:rPr>
                <w:noProof/>
                <w:webHidden/>
              </w:rPr>
              <w:fldChar w:fldCharType="separate"/>
            </w:r>
            <w:r w:rsidR="00F00CC9">
              <w:rPr>
                <w:noProof/>
                <w:webHidden/>
              </w:rPr>
              <w:t>4</w:t>
            </w:r>
            <w:r w:rsidR="00F00CC9">
              <w:rPr>
                <w:noProof/>
                <w:webHidden/>
              </w:rPr>
              <w:fldChar w:fldCharType="end"/>
            </w:r>
          </w:hyperlink>
        </w:p>
        <w:p w14:paraId="3DC04E84" w14:textId="77777777" w:rsidR="00F00CC9" w:rsidRDefault="00F00CC9">
          <w:pPr>
            <w:pStyle w:val="TM2"/>
            <w:tabs>
              <w:tab w:val="left" w:pos="880"/>
              <w:tab w:val="right" w:leader="dot" w:pos="8395"/>
            </w:tabs>
            <w:rPr>
              <w:rFonts w:eastAsiaTheme="minorEastAsia"/>
              <w:noProof/>
              <w:color w:val="auto"/>
              <w:sz w:val="22"/>
              <w:szCs w:val="22"/>
            </w:rPr>
          </w:pPr>
          <w:hyperlink w:anchor="_Toc506885454" w:history="1">
            <w:r w:rsidRPr="00273744">
              <w:rPr>
                <w:rStyle w:val="Lienhypertexte"/>
                <w:noProof/>
              </w:rPr>
              <w:t>1.1.</w:t>
            </w:r>
            <w:r>
              <w:rPr>
                <w:rFonts w:eastAsiaTheme="minorEastAsia"/>
                <w:noProof/>
                <w:color w:val="auto"/>
                <w:sz w:val="22"/>
                <w:szCs w:val="22"/>
              </w:rPr>
              <w:tab/>
            </w:r>
            <w:r w:rsidRPr="00273744">
              <w:rPr>
                <w:rStyle w:val="Lienhypertexte"/>
                <w:noProof/>
              </w:rPr>
              <w:t>But</w:t>
            </w:r>
            <w:r>
              <w:rPr>
                <w:noProof/>
                <w:webHidden/>
              </w:rPr>
              <w:tab/>
            </w:r>
            <w:r>
              <w:rPr>
                <w:noProof/>
                <w:webHidden/>
              </w:rPr>
              <w:fldChar w:fldCharType="begin"/>
            </w:r>
            <w:r>
              <w:rPr>
                <w:noProof/>
                <w:webHidden/>
              </w:rPr>
              <w:instrText xml:space="preserve"> PAGEREF _Toc506885454 \h </w:instrText>
            </w:r>
            <w:r>
              <w:rPr>
                <w:noProof/>
                <w:webHidden/>
              </w:rPr>
            </w:r>
            <w:r>
              <w:rPr>
                <w:noProof/>
                <w:webHidden/>
              </w:rPr>
              <w:fldChar w:fldCharType="separate"/>
            </w:r>
            <w:r>
              <w:rPr>
                <w:noProof/>
                <w:webHidden/>
              </w:rPr>
              <w:t>4</w:t>
            </w:r>
            <w:r>
              <w:rPr>
                <w:noProof/>
                <w:webHidden/>
              </w:rPr>
              <w:fldChar w:fldCharType="end"/>
            </w:r>
          </w:hyperlink>
        </w:p>
        <w:p w14:paraId="1591043C" w14:textId="77777777" w:rsidR="00F00CC9" w:rsidRDefault="00F00CC9">
          <w:pPr>
            <w:pStyle w:val="TM2"/>
            <w:tabs>
              <w:tab w:val="left" w:pos="880"/>
              <w:tab w:val="right" w:leader="dot" w:pos="8395"/>
            </w:tabs>
            <w:rPr>
              <w:rFonts w:eastAsiaTheme="minorEastAsia"/>
              <w:noProof/>
              <w:color w:val="auto"/>
              <w:sz w:val="22"/>
              <w:szCs w:val="22"/>
            </w:rPr>
          </w:pPr>
          <w:hyperlink w:anchor="_Toc506885455" w:history="1">
            <w:r w:rsidRPr="00273744">
              <w:rPr>
                <w:rStyle w:val="Lienhypertexte"/>
                <w:noProof/>
              </w:rPr>
              <w:t>1.2.</w:t>
            </w:r>
            <w:r>
              <w:rPr>
                <w:rFonts w:eastAsiaTheme="minorEastAsia"/>
                <w:noProof/>
                <w:color w:val="auto"/>
                <w:sz w:val="22"/>
                <w:szCs w:val="22"/>
              </w:rPr>
              <w:tab/>
            </w:r>
            <w:r w:rsidRPr="00273744">
              <w:rPr>
                <w:rStyle w:val="Lienhypertexte"/>
                <w:noProof/>
              </w:rPr>
              <w:t>Processus administratifs</w:t>
            </w:r>
            <w:r>
              <w:rPr>
                <w:noProof/>
                <w:webHidden/>
              </w:rPr>
              <w:tab/>
            </w:r>
            <w:r>
              <w:rPr>
                <w:noProof/>
                <w:webHidden/>
              </w:rPr>
              <w:fldChar w:fldCharType="begin"/>
            </w:r>
            <w:r>
              <w:rPr>
                <w:noProof/>
                <w:webHidden/>
              </w:rPr>
              <w:instrText xml:space="preserve"> PAGEREF _Toc506885455 \h </w:instrText>
            </w:r>
            <w:r>
              <w:rPr>
                <w:noProof/>
                <w:webHidden/>
              </w:rPr>
            </w:r>
            <w:r>
              <w:rPr>
                <w:noProof/>
                <w:webHidden/>
              </w:rPr>
              <w:fldChar w:fldCharType="separate"/>
            </w:r>
            <w:r>
              <w:rPr>
                <w:noProof/>
                <w:webHidden/>
              </w:rPr>
              <w:t>4</w:t>
            </w:r>
            <w:r>
              <w:rPr>
                <w:noProof/>
                <w:webHidden/>
              </w:rPr>
              <w:fldChar w:fldCharType="end"/>
            </w:r>
          </w:hyperlink>
        </w:p>
        <w:p w14:paraId="775C22F2" w14:textId="77777777" w:rsidR="00F00CC9" w:rsidRDefault="00F00CC9">
          <w:pPr>
            <w:pStyle w:val="TM2"/>
            <w:tabs>
              <w:tab w:val="left" w:pos="880"/>
              <w:tab w:val="right" w:leader="dot" w:pos="8395"/>
            </w:tabs>
            <w:rPr>
              <w:rFonts w:eastAsiaTheme="minorEastAsia"/>
              <w:noProof/>
              <w:color w:val="auto"/>
              <w:sz w:val="22"/>
              <w:szCs w:val="22"/>
            </w:rPr>
          </w:pPr>
          <w:hyperlink w:anchor="_Toc506885456" w:history="1">
            <w:r w:rsidRPr="00273744">
              <w:rPr>
                <w:rStyle w:val="Lienhypertexte"/>
                <w:noProof/>
              </w:rPr>
              <w:t>1.3.</w:t>
            </w:r>
            <w:r>
              <w:rPr>
                <w:rFonts w:eastAsiaTheme="minorEastAsia"/>
                <w:noProof/>
                <w:color w:val="auto"/>
                <w:sz w:val="22"/>
                <w:szCs w:val="22"/>
              </w:rPr>
              <w:tab/>
            </w:r>
            <w:r w:rsidRPr="00273744">
              <w:rPr>
                <w:rStyle w:val="Lienhypertexte"/>
                <w:noProof/>
              </w:rPr>
              <w:t>Description générale</w:t>
            </w:r>
            <w:r>
              <w:rPr>
                <w:noProof/>
                <w:webHidden/>
              </w:rPr>
              <w:tab/>
            </w:r>
            <w:r>
              <w:rPr>
                <w:noProof/>
                <w:webHidden/>
              </w:rPr>
              <w:fldChar w:fldCharType="begin"/>
            </w:r>
            <w:r>
              <w:rPr>
                <w:noProof/>
                <w:webHidden/>
              </w:rPr>
              <w:instrText xml:space="preserve"> PAGEREF _Toc506885456 \h </w:instrText>
            </w:r>
            <w:r>
              <w:rPr>
                <w:noProof/>
                <w:webHidden/>
              </w:rPr>
            </w:r>
            <w:r>
              <w:rPr>
                <w:noProof/>
                <w:webHidden/>
              </w:rPr>
              <w:fldChar w:fldCharType="separate"/>
            </w:r>
            <w:r>
              <w:rPr>
                <w:noProof/>
                <w:webHidden/>
              </w:rPr>
              <w:t>4</w:t>
            </w:r>
            <w:r>
              <w:rPr>
                <w:noProof/>
                <w:webHidden/>
              </w:rPr>
              <w:fldChar w:fldCharType="end"/>
            </w:r>
          </w:hyperlink>
        </w:p>
        <w:p w14:paraId="24B5A41D" w14:textId="77777777" w:rsidR="00F00CC9" w:rsidRDefault="00F00CC9">
          <w:pPr>
            <w:pStyle w:val="TM2"/>
            <w:tabs>
              <w:tab w:val="left" w:pos="880"/>
              <w:tab w:val="right" w:leader="dot" w:pos="8395"/>
            </w:tabs>
            <w:rPr>
              <w:rFonts w:eastAsiaTheme="minorEastAsia"/>
              <w:noProof/>
              <w:color w:val="auto"/>
              <w:sz w:val="22"/>
              <w:szCs w:val="22"/>
            </w:rPr>
          </w:pPr>
          <w:hyperlink w:anchor="_Toc506885457" w:history="1">
            <w:r w:rsidRPr="00273744">
              <w:rPr>
                <w:rStyle w:val="Lienhypertexte"/>
                <w:noProof/>
              </w:rPr>
              <w:t>1.4.</w:t>
            </w:r>
            <w:r>
              <w:rPr>
                <w:rFonts w:eastAsiaTheme="minorEastAsia"/>
                <w:noProof/>
                <w:color w:val="auto"/>
                <w:sz w:val="22"/>
                <w:szCs w:val="22"/>
              </w:rPr>
              <w:tab/>
            </w:r>
            <w:r w:rsidRPr="00273744">
              <w:rPr>
                <w:rStyle w:val="Lienhypertexte"/>
                <w:noProof/>
              </w:rPr>
              <w:t>Acteurs</w:t>
            </w:r>
            <w:r>
              <w:rPr>
                <w:noProof/>
                <w:webHidden/>
              </w:rPr>
              <w:tab/>
            </w:r>
            <w:r>
              <w:rPr>
                <w:noProof/>
                <w:webHidden/>
              </w:rPr>
              <w:fldChar w:fldCharType="begin"/>
            </w:r>
            <w:r>
              <w:rPr>
                <w:noProof/>
                <w:webHidden/>
              </w:rPr>
              <w:instrText xml:space="preserve"> PAGEREF _Toc506885457 \h </w:instrText>
            </w:r>
            <w:r>
              <w:rPr>
                <w:noProof/>
                <w:webHidden/>
              </w:rPr>
            </w:r>
            <w:r>
              <w:rPr>
                <w:noProof/>
                <w:webHidden/>
              </w:rPr>
              <w:fldChar w:fldCharType="separate"/>
            </w:r>
            <w:r>
              <w:rPr>
                <w:noProof/>
                <w:webHidden/>
              </w:rPr>
              <w:t>5</w:t>
            </w:r>
            <w:r>
              <w:rPr>
                <w:noProof/>
                <w:webHidden/>
              </w:rPr>
              <w:fldChar w:fldCharType="end"/>
            </w:r>
          </w:hyperlink>
        </w:p>
        <w:p w14:paraId="6765AC4C" w14:textId="77777777" w:rsidR="00F00CC9" w:rsidRDefault="00F00CC9">
          <w:pPr>
            <w:pStyle w:val="TM2"/>
            <w:tabs>
              <w:tab w:val="left" w:pos="880"/>
              <w:tab w:val="right" w:leader="dot" w:pos="8395"/>
            </w:tabs>
            <w:rPr>
              <w:rFonts w:eastAsiaTheme="minorEastAsia"/>
              <w:noProof/>
              <w:color w:val="auto"/>
              <w:sz w:val="22"/>
              <w:szCs w:val="22"/>
            </w:rPr>
          </w:pPr>
          <w:hyperlink w:anchor="_Toc506885458" w:history="1">
            <w:r w:rsidRPr="00273744">
              <w:rPr>
                <w:rStyle w:val="Lienhypertexte"/>
                <w:noProof/>
              </w:rPr>
              <w:t>1.5.</w:t>
            </w:r>
            <w:r>
              <w:rPr>
                <w:rFonts w:eastAsiaTheme="minorEastAsia"/>
                <w:noProof/>
                <w:color w:val="auto"/>
                <w:sz w:val="22"/>
                <w:szCs w:val="22"/>
              </w:rPr>
              <w:tab/>
            </w:r>
            <w:r w:rsidRPr="00273744">
              <w:rPr>
                <w:rStyle w:val="Lienhypertexte"/>
                <w:noProof/>
              </w:rPr>
              <w:t>Sécurité</w:t>
            </w:r>
            <w:r>
              <w:rPr>
                <w:noProof/>
                <w:webHidden/>
              </w:rPr>
              <w:tab/>
            </w:r>
            <w:r>
              <w:rPr>
                <w:noProof/>
                <w:webHidden/>
              </w:rPr>
              <w:fldChar w:fldCharType="begin"/>
            </w:r>
            <w:r>
              <w:rPr>
                <w:noProof/>
                <w:webHidden/>
              </w:rPr>
              <w:instrText xml:space="preserve"> PAGEREF _Toc506885458 \h </w:instrText>
            </w:r>
            <w:r>
              <w:rPr>
                <w:noProof/>
                <w:webHidden/>
              </w:rPr>
            </w:r>
            <w:r>
              <w:rPr>
                <w:noProof/>
                <w:webHidden/>
              </w:rPr>
              <w:fldChar w:fldCharType="separate"/>
            </w:r>
            <w:r>
              <w:rPr>
                <w:noProof/>
                <w:webHidden/>
              </w:rPr>
              <w:t>6</w:t>
            </w:r>
            <w:r>
              <w:rPr>
                <w:noProof/>
                <w:webHidden/>
              </w:rPr>
              <w:fldChar w:fldCharType="end"/>
            </w:r>
          </w:hyperlink>
        </w:p>
        <w:p w14:paraId="428FCF8D" w14:textId="77777777" w:rsidR="00F00CC9" w:rsidRDefault="00F00CC9">
          <w:pPr>
            <w:pStyle w:val="TM2"/>
            <w:tabs>
              <w:tab w:val="left" w:pos="880"/>
              <w:tab w:val="right" w:leader="dot" w:pos="8395"/>
            </w:tabs>
            <w:rPr>
              <w:rFonts w:eastAsiaTheme="minorEastAsia"/>
              <w:noProof/>
              <w:color w:val="auto"/>
              <w:sz w:val="22"/>
              <w:szCs w:val="22"/>
            </w:rPr>
          </w:pPr>
          <w:hyperlink w:anchor="_Toc506885459" w:history="1">
            <w:r w:rsidRPr="00273744">
              <w:rPr>
                <w:rStyle w:val="Lienhypertexte"/>
                <w:noProof/>
              </w:rPr>
              <w:t>1.6.</w:t>
            </w:r>
            <w:r>
              <w:rPr>
                <w:rFonts w:eastAsiaTheme="minorEastAsia"/>
                <w:noProof/>
                <w:color w:val="auto"/>
                <w:sz w:val="22"/>
                <w:szCs w:val="22"/>
              </w:rPr>
              <w:tab/>
            </w:r>
            <w:r w:rsidRPr="00273744">
              <w:rPr>
                <w:rStyle w:val="Lienhypertexte"/>
                <w:noProof/>
              </w:rPr>
              <w:t>Historique du dossier</w:t>
            </w:r>
            <w:r>
              <w:rPr>
                <w:noProof/>
                <w:webHidden/>
              </w:rPr>
              <w:tab/>
            </w:r>
            <w:r>
              <w:rPr>
                <w:noProof/>
                <w:webHidden/>
              </w:rPr>
              <w:fldChar w:fldCharType="begin"/>
            </w:r>
            <w:r>
              <w:rPr>
                <w:noProof/>
                <w:webHidden/>
              </w:rPr>
              <w:instrText xml:space="preserve"> PAGEREF _Toc506885459 \h </w:instrText>
            </w:r>
            <w:r>
              <w:rPr>
                <w:noProof/>
                <w:webHidden/>
              </w:rPr>
            </w:r>
            <w:r>
              <w:rPr>
                <w:noProof/>
                <w:webHidden/>
              </w:rPr>
              <w:fldChar w:fldCharType="separate"/>
            </w:r>
            <w:r>
              <w:rPr>
                <w:noProof/>
                <w:webHidden/>
              </w:rPr>
              <w:t>6</w:t>
            </w:r>
            <w:r>
              <w:rPr>
                <w:noProof/>
                <w:webHidden/>
              </w:rPr>
              <w:fldChar w:fldCharType="end"/>
            </w:r>
          </w:hyperlink>
        </w:p>
        <w:p w14:paraId="221A3C4D" w14:textId="77777777" w:rsidR="00F00CC9" w:rsidRDefault="00F00CC9">
          <w:pPr>
            <w:pStyle w:val="TM1"/>
            <w:tabs>
              <w:tab w:val="left" w:pos="480"/>
              <w:tab w:val="right" w:leader="dot" w:pos="8395"/>
            </w:tabs>
            <w:rPr>
              <w:rFonts w:eastAsiaTheme="minorEastAsia"/>
              <w:noProof/>
              <w:color w:val="auto"/>
              <w:sz w:val="22"/>
              <w:szCs w:val="22"/>
            </w:rPr>
          </w:pPr>
          <w:hyperlink w:anchor="_Toc506885460" w:history="1">
            <w:r w:rsidRPr="00273744">
              <w:rPr>
                <w:rStyle w:val="Lienhypertexte"/>
                <w:noProof/>
              </w:rPr>
              <w:t>2.</w:t>
            </w:r>
            <w:r>
              <w:rPr>
                <w:rFonts w:eastAsiaTheme="minorEastAsia"/>
                <w:noProof/>
                <w:color w:val="auto"/>
                <w:sz w:val="22"/>
                <w:szCs w:val="22"/>
              </w:rPr>
              <w:tab/>
            </w:r>
            <w:r w:rsidRPr="00273744">
              <w:rPr>
                <w:rStyle w:val="Lienhypertexte"/>
                <w:noProof/>
              </w:rPr>
              <w:t>DIAGRAMME DE CAS D’UTILISATION DE HAUT NIVEAU</w:t>
            </w:r>
            <w:r>
              <w:rPr>
                <w:noProof/>
                <w:webHidden/>
              </w:rPr>
              <w:tab/>
            </w:r>
            <w:r>
              <w:rPr>
                <w:noProof/>
                <w:webHidden/>
              </w:rPr>
              <w:fldChar w:fldCharType="begin"/>
            </w:r>
            <w:r>
              <w:rPr>
                <w:noProof/>
                <w:webHidden/>
              </w:rPr>
              <w:instrText xml:space="preserve"> PAGEREF _Toc506885460 \h </w:instrText>
            </w:r>
            <w:r>
              <w:rPr>
                <w:noProof/>
                <w:webHidden/>
              </w:rPr>
            </w:r>
            <w:r>
              <w:rPr>
                <w:noProof/>
                <w:webHidden/>
              </w:rPr>
              <w:fldChar w:fldCharType="separate"/>
            </w:r>
            <w:r>
              <w:rPr>
                <w:noProof/>
                <w:webHidden/>
              </w:rPr>
              <w:t>7</w:t>
            </w:r>
            <w:r>
              <w:rPr>
                <w:noProof/>
                <w:webHidden/>
              </w:rPr>
              <w:fldChar w:fldCharType="end"/>
            </w:r>
          </w:hyperlink>
        </w:p>
        <w:p w14:paraId="638814E9" w14:textId="77777777" w:rsidR="00F00CC9" w:rsidRDefault="00F00CC9">
          <w:pPr>
            <w:pStyle w:val="TM1"/>
            <w:tabs>
              <w:tab w:val="left" w:pos="480"/>
              <w:tab w:val="right" w:leader="dot" w:pos="8395"/>
            </w:tabs>
            <w:rPr>
              <w:rFonts w:eastAsiaTheme="minorEastAsia"/>
              <w:noProof/>
              <w:color w:val="auto"/>
              <w:sz w:val="22"/>
              <w:szCs w:val="22"/>
            </w:rPr>
          </w:pPr>
          <w:hyperlink w:anchor="_Toc506885461" w:history="1">
            <w:r w:rsidRPr="00273744">
              <w:rPr>
                <w:rStyle w:val="Lienhypertexte"/>
                <w:noProof/>
              </w:rPr>
              <w:t>3.</w:t>
            </w:r>
            <w:r>
              <w:rPr>
                <w:rFonts w:eastAsiaTheme="minorEastAsia"/>
                <w:noProof/>
                <w:color w:val="auto"/>
                <w:sz w:val="22"/>
                <w:szCs w:val="22"/>
              </w:rPr>
              <w:tab/>
            </w:r>
            <w:r w:rsidRPr="00273744">
              <w:rPr>
                <w:rStyle w:val="Lienhypertexte"/>
                <w:noProof/>
              </w:rPr>
              <w:t>DESCRIPTION DÉTAILLÉE</w:t>
            </w:r>
            <w:r>
              <w:rPr>
                <w:noProof/>
                <w:webHidden/>
              </w:rPr>
              <w:tab/>
            </w:r>
            <w:r>
              <w:rPr>
                <w:noProof/>
                <w:webHidden/>
              </w:rPr>
              <w:fldChar w:fldCharType="begin"/>
            </w:r>
            <w:r>
              <w:rPr>
                <w:noProof/>
                <w:webHidden/>
              </w:rPr>
              <w:instrText xml:space="preserve"> PAGEREF _Toc506885461 \h </w:instrText>
            </w:r>
            <w:r>
              <w:rPr>
                <w:noProof/>
                <w:webHidden/>
              </w:rPr>
            </w:r>
            <w:r>
              <w:rPr>
                <w:noProof/>
                <w:webHidden/>
              </w:rPr>
              <w:fldChar w:fldCharType="separate"/>
            </w:r>
            <w:r>
              <w:rPr>
                <w:noProof/>
                <w:webHidden/>
              </w:rPr>
              <w:t>8</w:t>
            </w:r>
            <w:r>
              <w:rPr>
                <w:noProof/>
                <w:webHidden/>
              </w:rPr>
              <w:fldChar w:fldCharType="end"/>
            </w:r>
          </w:hyperlink>
        </w:p>
        <w:p w14:paraId="76971EA9" w14:textId="77777777" w:rsidR="00F00CC9" w:rsidRDefault="00F00CC9">
          <w:pPr>
            <w:pStyle w:val="TM2"/>
            <w:tabs>
              <w:tab w:val="left" w:pos="880"/>
              <w:tab w:val="right" w:leader="dot" w:pos="8395"/>
            </w:tabs>
            <w:rPr>
              <w:rFonts w:eastAsiaTheme="minorEastAsia"/>
              <w:noProof/>
              <w:color w:val="auto"/>
              <w:sz w:val="22"/>
              <w:szCs w:val="22"/>
            </w:rPr>
          </w:pPr>
          <w:hyperlink w:anchor="_Toc506885462" w:history="1">
            <w:r w:rsidRPr="00273744">
              <w:rPr>
                <w:rStyle w:val="Lienhypertexte"/>
                <w:noProof/>
              </w:rPr>
              <w:t>3.1.</w:t>
            </w:r>
            <w:r>
              <w:rPr>
                <w:rFonts w:eastAsiaTheme="minorEastAsia"/>
                <w:noProof/>
                <w:color w:val="auto"/>
                <w:sz w:val="22"/>
                <w:szCs w:val="22"/>
              </w:rPr>
              <w:tab/>
            </w:r>
            <w:r w:rsidRPr="00273744">
              <w:rPr>
                <w:rStyle w:val="Lienhypertexte"/>
                <w:noProof/>
              </w:rPr>
              <w:t>Diagramme de cas d’utilisation « MAJ Dossier étudiant »</w:t>
            </w:r>
            <w:r>
              <w:rPr>
                <w:noProof/>
                <w:webHidden/>
              </w:rPr>
              <w:tab/>
            </w:r>
            <w:r>
              <w:rPr>
                <w:noProof/>
                <w:webHidden/>
              </w:rPr>
              <w:fldChar w:fldCharType="begin"/>
            </w:r>
            <w:r>
              <w:rPr>
                <w:noProof/>
                <w:webHidden/>
              </w:rPr>
              <w:instrText xml:space="preserve"> PAGEREF _Toc506885462 \h </w:instrText>
            </w:r>
            <w:r>
              <w:rPr>
                <w:noProof/>
                <w:webHidden/>
              </w:rPr>
            </w:r>
            <w:r>
              <w:rPr>
                <w:noProof/>
                <w:webHidden/>
              </w:rPr>
              <w:fldChar w:fldCharType="separate"/>
            </w:r>
            <w:r>
              <w:rPr>
                <w:noProof/>
                <w:webHidden/>
              </w:rPr>
              <w:t>8</w:t>
            </w:r>
            <w:r>
              <w:rPr>
                <w:noProof/>
                <w:webHidden/>
              </w:rPr>
              <w:fldChar w:fldCharType="end"/>
            </w:r>
          </w:hyperlink>
        </w:p>
        <w:p w14:paraId="1E802871" w14:textId="77777777" w:rsidR="00F00CC9" w:rsidRDefault="00F00CC9">
          <w:pPr>
            <w:pStyle w:val="TM2"/>
            <w:tabs>
              <w:tab w:val="left" w:pos="880"/>
              <w:tab w:val="right" w:leader="dot" w:pos="8395"/>
            </w:tabs>
            <w:rPr>
              <w:rFonts w:eastAsiaTheme="minorEastAsia"/>
              <w:noProof/>
              <w:color w:val="auto"/>
              <w:sz w:val="22"/>
              <w:szCs w:val="22"/>
            </w:rPr>
          </w:pPr>
          <w:hyperlink w:anchor="_Toc506885463" w:history="1">
            <w:r w:rsidRPr="00273744">
              <w:rPr>
                <w:rStyle w:val="Lienhypertexte"/>
                <w:noProof/>
              </w:rPr>
              <w:t>3.2.</w:t>
            </w:r>
            <w:r>
              <w:rPr>
                <w:rFonts w:eastAsiaTheme="minorEastAsia"/>
                <w:noProof/>
                <w:color w:val="auto"/>
                <w:sz w:val="22"/>
                <w:szCs w:val="22"/>
              </w:rPr>
              <w:tab/>
            </w:r>
            <w:r w:rsidRPr="00273744">
              <w:rPr>
                <w:rStyle w:val="Lienhypertexte"/>
                <w:noProof/>
              </w:rPr>
              <w:t>Étude de cas d’utilisation « MAJ dossier étudiant »</w:t>
            </w:r>
            <w:r>
              <w:rPr>
                <w:noProof/>
                <w:webHidden/>
              </w:rPr>
              <w:tab/>
            </w:r>
            <w:r>
              <w:rPr>
                <w:noProof/>
                <w:webHidden/>
              </w:rPr>
              <w:fldChar w:fldCharType="begin"/>
            </w:r>
            <w:r>
              <w:rPr>
                <w:noProof/>
                <w:webHidden/>
              </w:rPr>
              <w:instrText xml:space="preserve"> PAGEREF _Toc506885463 \h </w:instrText>
            </w:r>
            <w:r>
              <w:rPr>
                <w:noProof/>
                <w:webHidden/>
              </w:rPr>
            </w:r>
            <w:r>
              <w:rPr>
                <w:noProof/>
                <w:webHidden/>
              </w:rPr>
              <w:fldChar w:fldCharType="separate"/>
            </w:r>
            <w:r>
              <w:rPr>
                <w:noProof/>
                <w:webHidden/>
              </w:rPr>
              <w:t>9</w:t>
            </w:r>
            <w:r>
              <w:rPr>
                <w:noProof/>
                <w:webHidden/>
              </w:rPr>
              <w:fldChar w:fldCharType="end"/>
            </w:r>
          </w:hyperlink>
        </w:p>
        <w:p w14:paraId="359C3205" w14:textId="77777777" w:rsidR="00F00CC9" w:rsidRDefault="00F00CC9">
          <w:pPr>
            <w:pStyle w:val="TM2"/>
            <w:tabs>
              <w:tab w:val="left" w:pos="880"/>
              <w:tab w:val="right" w:leader="dot" w:pos="8395"/>
            </w:tabs>
            <w:rPr>
              <w:rFonts w:eastAsiaTheme="minorEastAsia"/>
              <w:noProof/>
              <w:color w:val="auto"/>
              <w:sz w:val="22"/>
              <w:szCs w:val="22"/>
            </w:rPr>
          </w:pPr>
          <w:hyperlink w:anchor="_Toc506885464" w:history="1">
            <w:r w:rsidRPr="00273744">
              <w:rPr>
                <w:rStyle w:val="Lienhypertexte"/>
                <w:noProof/>
              </w:rPr>
              <w:t>3.3.</w:t>
            </w:r>
            <w:r>
              <w:rPr>
                <w:rFonts w:eastAsiaTheme="minorEastAsia"/>
                <w:noProof/>
                <w:color w:val="auto"/>
                <w:sz w:val="22"/>
                <w:szCs w:val="22"/>
              </w:rPr>
              <w:tab/>
            </w:r>
            <w:r w:rsidRPr="00273744">
              <w:rPr>
                <w:rStyle w:val="Lienhypertexte"/>
                <w:noProof/>
              </w:rPr>
              <w:t>Diagramme de cas d’utilisation « MAJ Dossier entreprise »</w:t>
            </w:r>
            <w:r>
              <w:rPr>
                <w:noProof/>
                <w:webHidden/>
              </w:rPr>
              <w:tab/>
            </w:r>
            <w:r>
              <w:rPr>
                <w:noProof/>
                <w:webHidden/>
              </w:rPr>
              <w:fldChar w:fldCharType="begin"/>
            </w:r>
            <w:r>
              <w:rPr>
                <w:noProof/>
                <w:webHidden/>
              </w:rPr>
              <w:instrText xml:space="preserve"> PAGEREF _Toc506885464 \h </w:instrText>
            </w:r>
            <w:r>
              <w:rPr>
                <w:noProof/>
                <w:webHidden/>
              </w:rPr>
            </w:r>
            <w:r>
              <w:rPr>
                <w:noProof/>
                <w:webHidden/>
              </w:rPr>
              <w:fldChar w:fldCharType="separate"/>
            </w:r>
            <w:r>
              <w:rPr>
                <w:noProof/>
                <w:webHidden/>
              </w:rPr>
              <w:t>10</w:t>
            </w:r>
            <w:r>
              <w:rPr>
                <w:noProof/>
                <w:webHidden/>
              </w:rPr>
              <w:fldChar w:fldCharType="end"/>
            </w:r>
          </w:hyperlink>
        </w:p>
        <w:p w14:paraId="4437C1C8" w14:textId="77777777" w:rsidR="00F00CC9" w:rsidRDefault="00F00CC9">
          <w:pPr>
            <w:pStyle w:val="TM2"/>
            <w:tabs>
              <w:tab w:val="left" w:pos="880"/>
              <w:tab w:val="right" w:leader="dot" w:pos="8395"/>
            </w:tabs>
            <w:rPr>
              <w:rFonts w:eastAsiaTheme="minorEastAsia"/>
              <w:noProof/>
              <w:color w:val="auto"/>
              <w:sz w:val="22"/>
              <w:szCs w:val="22"/>
            </w:rPr>
          </w:pPr>
          <w:hyperlink w:anchor="_Toc506885465" w:history="1">
            <w:r w:rsidRPr="00273744">
              <w:rPr>
                <w:rStyle w:val="Lienhypertexte"/>
                <w:noProof/>
              </w:rPr>
              <w:t>3.4.</w:t>
            </w:r>
            <w:r>
              <w:rPr>
                <w:rFonts w:eastAsiaTheme="minorEastAsia"/>
                <w:noProof/>
                <w:color w:val="auto"/>
                <w:sz w:val="22"/>
                <w:szCs w:val="22"/>
              </w:rPr>
              <w:tab/>
            </w:r>
            <w:r w:rsidRPr="00273744">
              <w:rPr>
                <w:rStyle w:val="Lienhypertexte"/>
                <w:noProof/>
              </w:rPr>
              <w:t>Étude de cas d’utilisation « MAJ Dossier entreprise »</w:t>
            </w:r>
            <w:r>
              <w:rPr>
                <w:noProof/>
                <w:webHidden/>
              </w:rPr>
              <w:tab/>
            </w:r>
            <w:r>
              <w:rPr>
                <w:noProof/>
                <w:webHidden/>
              </w:rPr>
              <w:fldChar w:fldCharType="begin"/>
            </w:r>
            <w:r>
              <w:rPr>
                <w:noProof/>
                <w:webHidden/>
              </w:rPr>
              <w:instrText xml:space="preserve"> PAGEREF _Toc506885465 \h </w:instrText>
            </w:r>
            <w:r>
              <w:rPr>
                <w:noProof/>
                <w:webHidden/>
              </w:rPr>
            </w:r>
            <w:r>
              <w:rPr>
                <w:noProof/>
                <w:webHidden/>
              </w:rPr>
              <w:fldChar w:fldCharType="separate"/>
            </w:r>
            <w:r>
              <w:rPr>
                <w:noProof/>
                <w:webHidden/>
              </w:rPr>
              <w:t>10</w:t>
            </w:r>
            <w:r>
              <w:rPr>
                <w:noProof/>
                <w:webHidden/>
              </w:rPr>
              <w:fldChar w:fldCharType="end"/>
            </w:r>
          </w:hyperlink>
        </w:p>
        <w:p w14:paraId="2A11F8F0" w14:textId="77777777" w:rsidR="00F00CC9" w:rsidRDefault="00F00CC9">
          <w:pPr>
            <w:pStyle w:val="TM1"/>
            <w:tabs>
              <w:tab w:val="left" w:pos="480"/>
              <w:tab w:val="right" w:leader="dot" w:pos="8395"/>
            </w:tabs>
            <w:rPr>
              <w:rFonts w:eastAsiaTheme="minorEastAsia"/>
              <w:noProof/>
              <w:color w:val="auto"/>
              <w:sz w:val="22"/>
              <w:szCs w:val="22"/>
            </w:rPr>
          </w:pPr>
          <w:hyperlink w:anchor="_Toc506885466" w:history="1">
            <w:r w:rsidRPr="00273744">
              <w:rPr>
                <w:rStyle w:val="Lienhypertexte"/>
                <w:noProof/>
              </w:rPr>
              <w:t>4.</w:t>
            </w:r>
            <w:r>
              <w:rPr>
                <w:rFonts w:eastAsiaTheme="minorEastAsia"/>
                <w:noProof/>
                <w:color w:val="auto"/>
                <w:sz w:val="22"/>
                <w:szCs w:val="22"/>
              </w:rPr>
              <w:tab/>
            </w:r>
            <w:r w:rsidRPr="00273744">
              <w:rPr>
                <w:rStyle w:val="Lienhypertexte"/>
                <w:noProof/>
              </w:rPr>
              <w:t>DESCRIPTION DÉTAILLÉE</w:t>
            </w:r>
            <w:r>
              <w:rPr>
                <w:noProof/>
                <w:webHidden/>
              </w:rPr>
              <w:tab/>
            </w:r>
            <w:r>
              <w:rPr>
                <w:noProof/>
                <w:webHidden/>
              </w:rPr>
              <w:fldChar w:fldCharType="begin"/>
            </w:r>
            <w:r>
              <w:rPr>
                <w:noProof/>
                <w:webHidden/>
              </w:rPr>
              <w:instrText xml:space="preserve"> PAGEREF _Toc506885466 \h </w:instrText>
            </w:r>
            <w:r>
              <w:rPr>
                <w:noProof/>
                <w:webHidden/>
              </w:rPr>
            </w:r>
            <w:r>
              <w:rPr>
                <w:noProof/>
                <w:webHidden/>
              </w:rPr>
              <w:fldChar w:fldCharType="separate"/>
            </w:r>
            <w:r>
              <w:rPr>
                <w:noProof/>
                <w:webHidden/>
              </w:rPr>
              <w:t>12</w:t>
            </w:r>
            <w:r>
              <w:rPr>
                <w:noProof/>
                <w:webHidden/>
              </w:rPr>
              <w:fldChar w:fldCharType="end"/>
            </w:r>
          </w:hyperlink>
        </w:p>
        <w:p w14:paraId="0E87DC84" w14:textId="77777777" w:rsidR="00F00CC9" w:rsidRDefault="00F00CC9">
          <w:pPr>
            <w:pStyle w:val="TM2"/>
            <w:tabs>
              <w:tab w:val="left" w:pos="880"/>
              <w:tab w:val="right" w:leader="dot" w:pos="8395"/>
            </w:tabs>
            <w:rPr>
              <w:rFonts w:eastAsiaTheme="minorEastAsia"/>
              <w:noProof/>
              <w:color w:val="auto"/>
              <w:sz w:val="22"/>
              <w:szCs w:val="22"/>
            </w:rPr>
          </w:pPr>
          <w:hyperlink w:anchor="_Toc506885467" w:history="1">
            <w:r w:rsidRPr="00273744">
              <w:rPr>
                <w:rStyle w:val="Lienhypertexte"/>
                <w:noProof/>
              </w:rPr>
              <w:t>4.1.</w:t>
            </w:r>
            <w:r>
              <w:rPr>
                <w:rFonts w:eastAsiaTheme="minorEastAsia"/>
                <w:noProof/>
                <w:color w:val="auto"/>
                <w:sz w:val="22"/>
                <w:szCs w:val="22"/>
              </w:rPr>
              <w:tab/>
            </w:r>
            <w:r w:rsidRPr="00273744">
              <w:rPr>
                <w:rStyle w:val="Lienhypertexte"/>
                <w:noProof/>
              </w:rPr>
              <w:t>Diagramme de cas d’utilisation « Gestion du salon carrière »</w:t>
            </w:r>
            <w:r>
              <w:rPr>
                <w:noProof/>
                <w:webHidden/>
              </w:rPr>
              <w:tab/>
            </w:r>
            <w:r>
              <w:rPr>
                <w:noProof/>
                <w:webHidden/>
              </w:rPr>
              <w:fldChar w:fldCharType="begin"/>
            </w:r>
            <w:r>
              <w:rPr>
                <w:noProof/>
                <w:webHidden/>
              </w:rPr>
              <w:instrText xml:space="preserve"> PAGEREF _Toc506885467 \h </w:instrText>
            </w:r>
            <w:r>
              <w:rPr>
                <w:noProof/>
                <w:webHidden/>
              </w:rPr>
            </w:r>
            <w:r>
              <w:rPr>
                <w:noProof/>
                <w:webHidden/>
              </w:rPr>
              <w:fldChar w:fldCharType="separate"/>
            </w:r>
            <w:r>
              <w:rPr>
                <w:noProof/>
                <w:webHidden/>
              </w:rPr>
              <w:t>12</w:t>
            </w:r>
            <w:r>
              <w:rPr>
                <w:noProof/>
                <w:webHidden/>
              </w:rPr>
              <w:fldChar w:fldCharType="end"/>
            </w:r>
          </w:hyperlink>
        </w:p>
        <w:p w14:paraId="0D2378D1" w14:textId="77777777" w:rsidR="00F00CC9" w:rsidRDefault="00F00CC9">
          <w:pPr>
            <w:pStyle w:val="TM2"/>
            <w:tabs>
              <w:tab w:val="left" w:pos="880"/>
              <w:tab w:val="right" w:leader="dot" w:pos="8395"/>
            </w:tabs>
            <w:rPr>
              <w:rFonts w:eastAsiaTheme="minorEastAsia"/>
              <w:noProof/>
              <w:color w:val="auto"/>
              <w:sz w:val="22"/>
              <w:szCs w:val="22"/>
            </w:rPr>
          </w:pPr>
          <w:hyperlink w:anchor="_Toc506885468" w:history="1">
            <w:r w:rsidRPr="00273744">
              <w:rPr>
                <w:rStyle w:val="Lienhypertexte"/>
                <w:noProof/>
              </w:rPr>
              <w:t>4.2.</w:t>
            </w:r>
            <w:r>
              <w:rPr>
                <w:rFonts w:eastAsiaTheme="minorEastAsia"/>
                <w:noProof/>
                <w:color w:val="auto"/>
                <w:sz w:val="22"/>
                <w:szCs w:val="22"/>
              </w:rPr>
              <w:tab/>
            </w:r>
            <w:r w:rsidRPr="00273744">
              <w:rPr>
                <w:rStyle w:val="Lienhypertexte"/>
                <w:noProof/>
              </w:rPr>
              <w:t>Étude de cas d’utilisation « Gestion du salon carrière »</w:t>
            </w:r>
            <w:r>
              <w:rPr>
                <w:noProof/>
                <w:webHidden/>
              </w:rPr>
              <w:tab/>
            </w:r>
            <w:r>
              <w:rPr>
                <w:noProof/>
                <w:webHidden/>
              </w:rPr>
              <w:fldChar w:fldCharType="begin"/>
            </w:r>
            <w:r>
              <w:rPr>
                <w:noProof/>
                <w:webHidden/>
              </w:rPr>
              <w:instrText xml:space="preserve"> PAGEREF _Toc506885468 \h </w:instrText>
            </w:r>
            <w:r>
              <w:rPr>
                <w:noProof/>
                <w:webHidden/>
              </w:rPr>
            </w:r>
            <w:r>
              <w:rPr>
                <w:noProof/>
                <w:webHidden/>
              </w:rPr>
              <w:fldChar w:fldCharType="separate"/>
            </w:r>
            <w:r>
              <w:rPr>
                <w:noProof/>
                <w:webHidden/>
              </w:rPr>
              <w:t>13</w:t>
            </w:r>
            <w:r>
              <w:rPr>
                <w:noProof/>
                <w:webHidden/>
              </w:rPr>
              <w:fldChar w:fldCharType="end"/>
            </w:r>
          </w:hyperlink>
        </w:p>
        <w:p w14:paraId="24DE9AA2" w14:textId="77777777" w:rsidR="00F00CC9" w:rsidRDefault="00F00CC9">
          <w:pPr>
            <w:pStyle w:val="TM1"/>
            <w:tabs>
              <w:tab w:val="left" w:pos="480"/>
              <w:tab w:val="right" w:leader="dot" w:pos="8395"/>
            </w:tabs>
            <w:rPr>
              <w:rFonts w:eastAsiaTheme="minorEastAsia"/>
              <w:noProof/>
              <w:color w:val="auto"/>
              <w:sz w:val="22"/>
              <w:szCs w:val="22"/>
            </w:rPr>
          </w:pPr>
          <w:hyperlink w:anchor="_Toc506885469" w:history="1">
            <w:r w:rsidRPr="00273744">
              <w:rPr>
                <w:rStyle w:val="Lienhypertexte"/>
                <w:noProof/>
              </w:rPr>
              <w:t>5.</w:t>
            </w:r>
            <w:r>
              <w:rPr>
                <w:rFonts w:eastAsiaTheme="minorEastAsia"/>
                <w:noProof/>
                <w:color w:val="auto"/>
                <w:sz w:val="22"/>
                <w:szCs w:val="22"/>
              </w:rPr>
              <w:tab/>
            </w:r>
            <w:r w:rsidRPr="00273744">
              <w:rPr>
                <w:rStyle w:val="Lienhypertexte"/>
                <w:noProof/>
              </w:rPr>
              <w:t>DESCRIPTION DÉTAILLÉE</w:t>
            </w:r>
            <w:r>
              <w:rPr>
                <w:noProof/>
                <w:webHidden/>
              </w:rPr>
              <w:tab/>
            </w:r>
            <w:r>
              <w:rPr>
                <w:noProof/>
                <w:webHidden/>
              </w:rPr>
              <w:fldChar w:fldCharType="begin"/>
            </w:r>
            <w:r>
              <w:rPr>
                <w:noProof/>
                <w:webHidden/>
              </w:rPr>
              <w:instrText xml:space="preserve"> PAGEREF _Toc506885469 \h </w:instrText>
            </w:r>
            <w:r>
              <w:rPr>
                <w:noProof/>
                <w:webHidden/>
              </w:rPr>
            </w:r>
            <w:r>
              <w:rPr>
                <w:noProof/>
                <w:webHidden/>
              </w:rPr>
              <w:fldChar w:fldCharType="separate"/>
            </w:r>
            <w:r>
              <w:rPr>
                <w:noProof/>
                <w:webHidden/>
              </w:rPr>
              <w:t>14</w:t>
            </w:r>
            <w:r>
              <w:rPr>
                <w:noProof/>
                <w:webHidden/>
              </w:rPr>
              <w:fldChar w:fldCharType="end"/>
            </w:r>
          </w:hyperlink>
        </w:p>
        <w:p w14:paraId="0ADEEEE1" w14:textId="77777777" w:rsidR="00F00CC9" w:rsidRDefault="00F00CC9">
          <w:pPr>
            <w:pStyle w:val="TM2"/>
            <w:tabs>
              <w:tab w:val="left" w:pos="880"/>
              <w:tab w:val="right" w:leader="dot" w:pos="8395"/>
            </w:tabs>
            <w:rPr>
              <w:rFonts w:eastAsiaTheme="minorEastAsia"/>
              <w:noProof/>
              <w:color w:val="auto"/>
              <w:sz w:val="22"/>
              <w:szCs w:val="22"/>
            </w:rPr>
          </w:pPr>
          <w:hyperlink w:anchor="_Toc506885470" w:history="1">
            <w:r w:rsidRPr="00273744">
              <w:rPr>
                <w:rStyle w:val="Lienhypertexte"/>
                <w:noProof/>
              </w:rPr>
              <w:t>5.1.</w:t>
            </w:r>
            <w:r>
              <w:rPr>
                <w:rFonts w:eastAsiaTheme="minorEastAsia"/>
                <w:noProof/>
                <w:color w:val="auto"/>
                <w:sz w:val="22"/>
                <w:szCs w:val="22"/>
              </w:rPr>
              <w:tab/>
            </w:r>
            <w:r w:rsidRPr="00273744">
              <w:rPr>
                <w:rStyle w:val="Lienhypertexte"/>
                <w:noProof/>
              </w:rPr>
              <w:t>Diagramme de cas d’utilisation « MAJ Dossier enseignant »</w:t>
            </w:r>
            <w:r>
              <w:rPr>
                <w:noProof/>
                <w:webHidden/>
              </w:rPr>
              <w:tab/>
            </w:r>
            <w:r>
              <w:rPr>
                <w:noProof/>
                <w:webHidden/>
              </w:rPr>
              <w:fldChar w:fldCharType="begin"/>
            </w:r>
            <w:r>
              <w:rPr>
                <w:noProof/>
                <w:webHidden/>
              </w:rPr>
              <w:instrText xml:space="preserve"> PAGEREF _Toc506885470 \h </w:instrText>
            </w:r>
            <w:r>
              <w:rPr>
                <w:noProof/>
                <w:webHidden/>
              </w:rPr>
            </w:r>
            <w:r>
              <w:rPr>
                <w:noProof/>
                <w:webHidden/>
              </w:rPr>
              <w:fldChar w:fldCharType="separate"/>
            </w:r>
            <w:r>
              <w:rPr>
                <w:noProof/>
                <w:webHidden/>
              </w:rPr>
              <w:t>14</w:t>
            </w:r>
            <w:r>
              <w:rPr>
                <w:noProof/>
                <w:webHidden/>
              </w:rPr>
              <w:fldChar w:fldCharType="end"/>
            </w:r>
          </w:hyperlink>
        </w:p>
        <w:p w14:paraId="257EDFCB" w14:textId="77777777" w:rsidR="00F00CC9" w:rsidRDefault="00F00CC9">
          <w:pPr>
            <w:pStyle w:val="TM2"/>
            <w:tabs>
              <w:tab w:val="left" w:pos="880"/>
              <w:tab w:val="right" w:leader="dot" w:pos="8395"/>
            </w:tabs>
            <w:rPr>
              <w:rFonts w:eastAsiaTheme="minorEastAsia"/>
              <w:noProof/>
              <w:color w:val="auto"/>
              <w:sz w:val="22"/>
              <w:szCs w:val="22"/>
            </w:rPr>
          </w:pPr>
          <w:hyperlink w:anchor="_Toc506885471" w:history="1">
            <w:r w:rsidRPr="00273744">
              <w:rPr>
                <w:rStyle w:val="Lienhypertexte"/>
                <w:noProof/>
              </w:rPr>
              <w:t>5.2.</w:t>
            </w:r>
            <w:r>
              <w:rPr>
                <w:rFonts w:eastAsiaTheme="minorEastAsia"/>
                <w:noProof/>
                <w:color w:val="auto"/>
                <w:sz w:val="22"/>
                <w:szCs w:val="22"/>
              </w:rPr>
              <w:tab/>
            </w:r>
            <w:r w:rsidRPr="00273744">
              <w:rPr>
                <w:rStyle w:val="Lienhypertexte"/>
                <w:noProof/>
              </w:rPr>
              <w:t>Étude de cas d’utilisation « MAJ Dossier enseignant »</w:t>
            </w:r>
            <w:r>
              <w:rPr>
                <w:noProof/>
                <w:webHidden/>
              </w:rPr>
              <w:tab/>
            </w:r>
            <w:r>
              <w:rPr>
                <w:noProof/>
                <w:webHidden/>
              </w:rPr>
              <w:fldChar w:fldCharType="begin"/>
            </w:r>
            <w:r>
              <w:rPr>
                <w:noProof/>
                <w:webHidden/>
              </w:rPr>
              <w:instrText xml:space="preserve"> PAGEREF _Toc506885471 \h </w:instrText>
            </w:r>
            <w:r>
              <w:rPr>
                <w:noProof/>
                <w:webHidden/>
              </w:rPr>
            </w:r>
            <w:r>
              <w:rPr>
                <w:noProof/>
                <w:webHidden/>
              </w:rPr>
              <w:fldChar w:fldCharType="separate"/>
            </w:r>
            <w:r>
              <w:rPr>
                <w:noProof/>
                <w:webHidden/>
              </w:rPr>
              <w:t>15</w:t>
            </w:r>
            <w:r>
              <w:rPr>
                <w:noProof/>
                <w:webHidden/>
              </w:rPr>
              <w:fldChar w:fldCharType="end"/>
            </w:r>
          </w:hyperlink>
        </w:p>
        <w:p w14:paraId="0F5C2F1D" w14:textId="77777777" w:rsidR="00F00CC9" w:rsidRDefault="00F00CC9">
          <w:pPr>
            <w:pStyle w:val="TM1"/>
            <w:tabs>
              <w:tab w:val="left" w:pos="480"/>
              <w:tab w:val="right" w:leader="dot" w:pos="8395"/>
            </w:tabs>
            <w:rPr>
              <w:rFonts w:eastAsiaTheme="minorEastAsia"/>
              <w:noProof/>
              <w:color w:val="auto"/>
              <w:sz w:val="22"/>
              <w:szCs w:val="22"/>
            </w:rPr>
          </w:pPr>
          <w:hyperlink w:anchor="_Toc506885472" w:history="1">
            <w:r w:rsidRPr="00273744">
              <w:rPr>
                <w:rStyle w:val="Lienhypertexte"/>
                <w:noProof/>
              </w:rPr>
              <w:t>6.</w:t>
            </w:r>
            <w:r>
              <w:rPr>
                <w:rFonts w:eastAsiaTheme="minorEastAsia"/>
                <w:noProof/>
                <w:color w:val="auto"/>
                <w:sz w:val="22"/>
                <w:szCs w:val="22"/>
              </w:rPr>
              <w:tab/>
            </w:r>
            <w:r w:rsidRPr="00273744">
              <w:rPr>
                <w:rStyle w:val="Lienhypertexte"/>
                <w:noProof/>
              </w:rPr>
              <w:t>DESCRIPTION DÉTAILLÉE</w:t>
            </w:r>
            <w:r>
              <w:rPr>
                <w:noProof/>
                <w:webHidden/>
              </w:rPr>
              <w:tab/>
            </w:r>
            <w:r>
              <w:rPr>
                <w:noProof/>
                <w:webHidden/>
              </w:rPr>
              <w:fldChar w:fldCharType="begin"/>
            </w:r>
            <w:r>
              <w:rPr>
                <w:noProof/>
                <w:webHidden/>
              </w:rPr>
              <w:instrText xml:space="preserve"> PAGEREF _Toc506885472 \h </w:instrText>
            </w:r>
            <w:r>
              <w:rPr>
                <w:noProof/>
                <w:webHidden/>
              </w:rPr>
            </w:r>
            <w:r>
              <w:rPr>
                <w:noProof/>
                <w:webHidden/>
              </w:rPr>
              <w:fldChar w:fldCharType="separate"/>
            </w:r>
            <w:r>
              <w:rPr>
                <w:noProof/>
                <w:webHidden/>
              </w:rPr>
              <w:t>16</w:t>
            </w:r>
            <w:r>
              <w:rPr>
                <w:noProof/>
                <w:webHidden/>
              </w:rPr>
              <w:fldChar w:fldCharType="end"/>
            </w:r>
          </w:hyperlink>
        </w:p>
        <w:p w14:paraId="5E882022" w14:textId="77777777" w:rsidR="00F00CC9" w:rsidRDefault="00F00CC9">
          <w:pPr>
            <w:pStyle w:val="TM2"/>
            <w:tabs>
              <w:tab w:val="left" w:pos="880"/>
              <w:tab w:val="right" w:leader="dot" w:pos="8395"/>
            </w:tabs>
            <w:rPr>
              <w:rFonts w:eastAsiaTheme="minorEastAsia"/>
              <w:noProof/>
              <w:color w:val="auto"/>
              <w:sz w:val="22"/>
              <w:szCs w:val="22"/>
            </w:rPr>
          </w:pPr>
          <w:hyperlink w:anchor="_Toc506885473" w:history="1">
            <w:r w:rsidRPr="00273744">
              <w:rPr>
                <w:rStyle w:val="Lienhypertexte"/>
                <w:noProof/>
              </w:rPr>
              <w:t>6.1.</w:t>
            </w:r>
            <w:r>
              <w:rPr>
                <w:rFonts w:eastAsiaTheme="minorEastAsia"/>
                <w:noProof/>
                <w:color w:val="auto"/>
                <w:sz w:val="22"/>
                <w:szCs w:val="22"/>
              </w:rPr>
              <w:tab/>
            </w:r>
            <w:r w:rsidRPr="00273744">
              <w:rPr>
                <w:rStyle w:val="Lienhypertexte"/>
                <w:noProof/>
              </w:rPr>
              <w:t>Diagramme de cas d’utilisation « MAJ droit des utilisateurs »</w:t>
            </w:r>
            <w:r>
              <w:rPr>
                <w:noProof/>
                <w:webHidden/>
              </w:rPr>
              <w:tab/>
            </w:r>
            <w:r>
              <w:rPr>
                <w:noProof/>
                <w:webHidden/>
              </w:rPr>
              <w:fldChar w:fldCharType="begin"/>
            </w:r>
            <w:r>
              <w:rPr>
                <w:noProof/>
                <w:webHidden/>
              </w:rPr>
              <w:instrText xml:space="preserve"> PAGEREF _Toc506885473 \h </w:instrText>
            </w:r>
            <w:r>
              <w:rPr>
                <w:noProof/>
                <w:webHidden/>
              </w:rPr>
            </w:r>
            <w:r>
              <w:rPr>
                <w:noProof/>
                <w:webHidden/>
              </w:rPr>
              <w:fldChar w:fldCharType="separate"/>
            </w:r>
            <w:r>
              <w:rPr>
                <w:noProof/>
                <w:webHidden/>
              </w:rPr>
              <w:t>16</w:t>
            </w:r>
            <w:r>
              <w:rPr>
                <w:noProof/>
                <w:webHidden/>
              </w:rPr>
              <w:fldChar w:fldCharType="end"/>
            </w:r>
          </w:hyperlink>
        </w:p>
        <w:p w14:paraId="2745A5D3" w14:textId="77777777" w:rsidR="00F00CC9" w:rsidRDefault="00F00CC9">
          <w:pPr>
            <w:pStyle w:val="TM2"/>
            <w:tabs>
              <w:tab w:val="left" w:pos="880"/>
              <w:tab w:val="right" w:leader="dot" w:pos="8395"/>
            </w:tabs>
            <w:rPr>
              <w:rFonts w:eastAsiaTheme="minorEastAsia"/>
              <w:noProof/>
              <w:color w:val="auto"/>
              <w:sz w:val="22"/>
              <w:szCs w:val="22"/>
            </w:rPr>
          </w:pPr>
          <w:hyperlink w:anchor="_Toc506885474" w:history="1">
            <w:r w:rsidRPr="00273744">
              <w:rPr>
                <w:rStyle w:val="Lienhypertexte"/>
                <w:noProof/>
              </w:rPr>
              <w:t>6.2.</w:t>
            </w:r>
            <w:r>
              <w:rPr>
                <w:rFonts w:eastAsiaTheme="minorEastAsia"/>
                <w:noProof/>
                <w:color w:val="auto"/>
                <w:sz w:val="22"/>
                <w:szCs w:val="22"/>
              </w:rPr>
              <w:tab/>
            </w:r>
            <w:r w:rsidRPr="00273744">
              <w:rPr>
                <w:rStyle w:val="Lienhypertexte"/>
                <w:noProof/>
              </w:rPr>
              <w:t>Étude de cas d’utilisation « MAJ Droits des utilisateurs »</w:t>
            </w:r>
            <w:r>
              <w:rPr>
                <w:noProof/>
                <w:webHidden/>
              </w:rPr>
              <w:tab/>
            </w:r>
            <w:r>
              <w:rPr>
                <w:noProof/>
                <w:webHidden/>
              </w:rPr>
              <w:fldChar w:fldCharType="begin"/>
            </w:r>
            <w:r>
              <w:rPr>
                <w:noProof/>
                <w:webHidden/>
              </w:rPr>
              <w:instrText xml:space="preserve"> PAGEREF _Toc506885474 \h </w:instrText>
            </w:r>
            <w:r>
              <w:rPr>
                <w:noProof/>
                <w:webHidden/>
              </w:rPr>
            </w:r>
            <w:r>
              <w:rPr>
                <w:noProof/>
                <w:webHidden/>
              </w:rPr>
              <w:fldChar w:fldCharType="separate"/>
            </w:r>
            <w:r>
              <w:rPr>
                <w:noProof/>
                <w:webHidden/>
              </w:rPr>
              <w:t>16</w:t>
            </w:r>
            <w:r>
              <w:rPr>
                <w:noProof/>
                <w:webHidden/>
              </w:rPr>
              <w:fldChar w:fldCharType="end"/>
            </w:r>
          </w:hyperlink>
        </w:p>
        <w:p w14:paraId="35F75197" w14:textId="77777777" w:rsidR="00F00CC9" w:rsidRDefault="00F00CC9">
          <w:pPr>
            <w:pStyle w:val="TM1"/>
            <w:tabs>
              <w:tab w:val="left" w:pos="480"/>
              <w:tab w:val="right" w:leader="dot" w:pos="8395"/>
            </w:tabs>
            <w:rPr>
              <w:rFonts w:eastAsiaTheme="minorEastAsia"/>
              <w:noProof/>
              <w:color w:val="auto"/>
              <w:sz w:val="22"/>
              <w:szCs w:val="22"/>
            </w:rPr>
          </w:pPr>
          <w:hyperlink w:anchor="_Toc506885475" w:history="1">
            <w:r w:rsidRPr="00273744">
              <w:rPr>
                <w:rStyle w:val="Lienhypertexte"/>
                <w:rFonts w:asciiTheme="majorHAnsi" w:hAnsiTheme="majorHAnsi"/>
                <w:smallCaps/>
                <w:noProof/>
                <w:spacing w:val="5"/>
              </w:rPr>
              <w:t>7.</w:t>
            </w:r>
            <w:r>
              <w:rPr>
                <w:rFonts w:eastAsiaTheme="minorEastAsia"/>
                <w:noProof/>
                <w:color w:val="auto"/>
                <w:sz w:val="22"/>
                <w:szCs w:val="22"/>
              </w:rPr>
              <w:tab/>
            </w:r>
            <w:r w:rsidRPr="00273744">
              <w:rPr>
                <w:rStyle w:val="Lienhypertexte"/>
                <w:rFonts w:asciiTheme="majorHAnsi" w:hAnsiTheme="majorHAnsi"/>
                <w:smallCaps/>
                <w:noProof/>
                <w:spacing w:val="5"/>
              </w:rPr>
              <w:t>DESCRIPTION DÉTAILLÉE</w:t>
            </w:r>
            <w:r>
              <w:rPr>
                <w:noProof/>
                <w:webHidden/>
              </w:rPr>
              <w:tab/>
            </w:r>
            <w:r>
              <w:rPr>
                <w:noProof/>
                <w:webHidden/>
              </w:rPr>
              <w:fldChar w:fldCharType="begin"/>
            </w:r>
            <w:r>
              <w:rPr>
                <w:noProof/>
                <w:webHidden/>
              </w:rPr>
              <w:instrText xml:space="preserve"> PAGEREF _Toc506885475 \h </w:instrText>
            </w:r>
            <w:r>
              <w:rPr>
                <w:noProof/>
                <w:webHidden/>
              </w:rPr>
            </w:r>
            <w:r>
              <w:rPr>
                <w:noProof/>
                <w:webHidden/>
              </w:rPr>
              <w:fldChar w:fldCharType="separate"/>
            </w:r>
            <w:r>
              <w:rPr>
                <w:noProof/>
                <w:webHidden/>
              </w:rPr>
              <w:t>18</w:t>
            </w:r>
            <w:r>
              <w:rPr>
                <w:noProof/>
                <w:webHidden/>
              </w:rPr>
              <w:fldChar w:fldCharType="end"/>
            </w:r>
          </w:hyperlink>
        </w:p>
        <w:p w14:paraId="6C01E1B3" w14:textId="77777777" w:rsidR="00F00CC9" w:rsidRDefault="00F00CC9">
          <w:pPr>
            <w:pStyle w:val="TM2"/>
            <w:tabs>
              <w:tab w:val="left" w:pos="880"/>
              <w:tab w:val="right" w:leader="dot" w:pos="8395"/>
            </w:tabs>
            <w:rPr>
              <w:rFonts w:eastAsiaTheme="minorEastAsia"/>
              <w:noProof/>
              <w:color w:val="auto"/>
              <w:sz w:val="22"/>
              <w:szCs w:val="22"/>
            </w:rPr>
          </w:pPr>
          <w:hyperlink w:anchor="_Toc506885476" w:history="1">
            <w:r w:rsidRPr="00273744">
              <w:rPr>
                <w:rStyle w:val="Lienhypertexte"/>
                <w:rFonts w:asciiTheme="majorHAnsi" w:hAnsiTheme="majorHAnsi"/>
                <w:noProof/>
              </w:rPr>
              <w:t>7.1.</w:t>
            </w:r>
            <w:r>
              <w:rPr>
                <w:rFonts w:eastAsiaTheme="minorEastAsia"/>
                <w:noProof/>
                <w:color w:val="auto"/>
                <w:sz w:val="22"/>
                <w:szCs w:val="22"/>
              </w:rPr>
              <w:tab/>
            </w:r>
            <w:r w:rsidRPr="00273744">
              <w:rPr>
                <w:rStyle w:val="Lienhypertexte"/>
                <w:rFonts w:asciiTheme="majorHAnsi" w:hAnsiTheme="majorHAnsi"/>
                <w:noProof/>
              </w:rPr>
              <w:t>Diagramme de cas d’utilisation « Gestion des dossiers de stage »</w:t>
            </w:r>
            <w:r>
              <w:rPr>
                <w:noProof/>
                <w:webHidden/>
              </w:rPr>
              <w:tab/>
            </w:r>
            <w:r>
              <w:rPr>
                <w:noProof/>
                <w:webHidden/>
              </w:rPr>
              <w:fldChar w:fldCharType="begin"/>
            </w:r>
            <w:r>
              <w:rPr>
                <w:noProof/>
                <w:webHidden/>
              </w:rPr>
              <w:instrText xml:space="preserve"> PAGEREF _Toc506885476 \h </w:instrText>
            </w:r>
            <w:r>
              <w:rPr>
                <w:noProof/>
                <w:webHidden/>
              </w:rPr>
            </w:r>
            <w:r>
              <w:rPr>
                <w:noProof/>
                <w:webHidden/>
              </w:rPr>
              <w:fldChar w:fldCharType="separate"/>
            </w:r>
            <w:r>
              <w:rPr>
                <w:noProof/>
                <w:webHidden/>
              </w:rPr>
              <w:t>18</w:t>
            </w:r>
            <w:r>
              <w:rPr>
                <w:noProof/>
                <w:webHidden/>
              </w:rPr>
              <w:fldChar w:fldCharType="end"/>
            </w:r>
          </w:hyperlink>
        </w:p>
        <w:p w14:paraId="1F3C73AF" w14:textId="77777777" w:rsidR="00F00CC9" w:rsidRDefault="00F00CC9">
          <w:pPr>
            <w:pStyle w:val="TM2"/>
            <w:tabs>
              <w:tab w:val="left" w:pos="880"/>
              <w:tab w:val="right" w:leader="dot" w:pos="8395"/>
            </w:tabs>
            <w:rPr>
              <w:rFonts w:eastAsiaTheme="minorEastAsia"/>
              <w:noProof/>
              <w:color w:val="auto"/>
              <w:sz w:val="22"/>
              <w:szCs w:val="22"/>
            </w:rPr>
          </w:pPr>
          <w:hyperlink w:anchor="_Toc506885477" w:history="1">
            <w:r w:rsidRPr="00273744">
              <w:rPr>
                <w:rStyle w:val="Lienhypertexte"/>
                <w:rFonts w:asciiTheme="majorHAnsi" w:hAnsiTheme="majorHAnsi"/>
                <w:noProof/>
              </w:rPr>
              <w:t>7.2.</w:t>
            </w:r>
            <w:r>
              <w:rPr>
                <w:rFonts w:eastAsiaTheme="minorEastAsia"/>
                <w:noProof/>
                <w:color w:val="auto"/>
                <w:sz w:val="22"/>
                <w:szCs w:val="22"/>
              </w:rPr>
              <w:tab/>
            </w:r>
            <w:r w:rsidRPr="00273744">
              <w:rPr>
                <w:rStyle w:val="Lienhypertexte"/>
                <w:rFonts w:asciiTheme="majorHAnsi" w:hAnsiTheme="majorHAnsi"/>
                <w:noProof/>
              </w:rPr>
              <w:t>Étude de cas d’utilisation « MAJ Droits des utilisateurs »</w:t>
            </w:r>
            <w:r>
              <w:rPr>
                <w:noProof/>
                <w:webHidden/>
              </w:rPr>
              <w:tab/>
            </w:r>
            <w:r>
              <w:rPr>
                <w:noProof/>
                <w:webHidden/>
              </w:rPr>
              <w:fldChar w:fldCharType="begin"/>
            </w:r>
            <w:r>
              <w:rPr>
                <w:noProof/>
                <w:webHidden/>
              </w:rPr>
              <w:instrText xml:space="preserve"> PAGEREF _Toc506885477 \h </w:instrText>
            </w:r>
            <w:r>
              <w:rPr>
                <w:noProof/>
                <w:webHidden/>
              </w:rPr>
            </w:r>
            <w:r>
              <w:rPr>
                <w:noProof/>
                <w:webHidden/>
              </w:rPr>
              <w:fldChar w:fldCharType="separate"/>
            </w:r>
            <w:r>
              <w:rPr>
                <w:noProof/>
                <w:webHidden/>
              </w:rPr>
              <w:t>18</w:t>
            </w:r>
            <w:r>
              <w:rPr>
                <w:noProof/>
                <w:webHidden/>
              </w:rPr>
              <w:fldChar w:fldCharType="end"/>
            </w:r>
          </w:hyperlink>
        </w:p>
        <w:p w14:paraId="6D2ECA87" w14:textId="77777777" w:rsidR="00F00CC9" w:rsidRDefault="00F00CC9">
          <w:pPr>
            <w:pStyle w:val="TM1"/>
            <w:tabs>
              <w:tab w:val="left" w:pos="480"/>
              <w:tab w:val="right" w:leader="dot" w:pos="8395"/>
            </w:tabs>
            <w:rPr>
              <w:rFonts w:eastAsiaTheme="minorEastAsia"/>
              <w:noProof/>
              <w:color w:val="auto"/>
              <w:sz w:val="22"/>
              <w:szCs w:val="22"/>
            </w:rPr>
          </w:pPr>
          <w:hyperlink w:anchor="_Toc506885478" w:history="1">
            <w:r w:rsidRPr="00273744">
              <w:rPr>
                <w:rStyle w:val="Lienhypertexte"/>
                <w:rFonts w:asciiTheme="majorHAnsi" w:hAnsiTheme="majorHAnsi"/>
                <w:smallCaps/>
                <w:noProof/>
                <w:spacing w:val="5"/>
              </w:rPr>
              <w:t>8.</w:t>
            </w:r>
            <w:r>
              <w:rPr>
                <w:rFonts w:eastAsiaTheme="minorEastAsia"/>
                <w:noProof/>
                <w:color w:val="auto"/>
                <w:sz w:val="22"/>
                <w:szCs w:val="22"/>
              </w:rPr>
              <w:tab/>
            </w:r>
            <w:r w:rsidRPr="00273744">
              <w:rPr>
                <w:rStyle w:val="Lienhypertexte"/>
                <w:rFonts w:asciiTheme="majorHAnsi" w:hAnsiTheme="majorHAnsi"/>
                <w:smallCaps/>
                <w:noProof/>
                <w:spacing w:val="5"/>
              </w:rPr>
              <w:t>DESCRIPTION DÉTAILLÉE</w:t>
            </w:r>
            <w:r>
              <w:rPr>
                <w:noProof/>
                <w:webHidden/>
              </w:rPr>
              <w:tab/>
            </w:r>
            <w:r>
              <w:rPr>
                <w:noProof/>
                <w:webHidden/>
              </w:rPr>
              <w:fldChar w:fldCharType="begin"/>
            </w:r>
            <w:r>
              <w:rPr>
                <w:noProof/>
                <w:webHidden/>
              </w:rPr>
              <w:instrText xml:space="preserve"> PAGEREF _Toc506885478 \h </w:instrText>
            </w:r>
            <w:r>
              <w:rPr>
                <w:noProof/>
                <w:webHidden/>
              </w:rPr>
            </w:r>
            <w:r>
              <w:rPr>
                <w:noProof/>
                <w:webHidden/>
              </w:rPr>
              <w:fldChar w:fldCharType="separate"/>
            </w:r>
            <w:r>
              <w:rPr>
                <w:noProof/>
                <w:webHidden/>
              </w:rPr>
              <w:t>19</w:t>
            </w:r>
            <w:r>
              <w:rPr>
                <w:noProof/>
                <w:webHidden/>
              </w:rPr>
              <w:fldChar w:fldCharType="end"/>
            </w:r>
          </w:hyperlink>
        </w:p>
        <w:p w14:paraId="371C8199" w14:textId="77777777" w:rsidR="00F00CC9" w:rsidRDefault="00F00CC9">
          <w:pPr>
            <w:pStyle w:val="TM2"/>
            <w:tabs>
              <w:tab w:val="left" w:pos="880"/>
              <w:tab w:val="right" w:leader="dot" w:pos="8395"/>
            </w:tabs>
            <w:rPr>
              <w:rFonts w:eastAsiaTheme="minorEastAsia"/>
              <w:noProof/>
              <w:color w:val="auto"/>
              <w:sz w:val="22"/>
              <w:szCs w:val="22"/>
            </w:rPr>
          </w:pPr>
          <w:hyperlink w:anchor="_Toc506885479" w:history="1">
            <w:r w:rsidRPr="00273744">
              <w:rPr>
                <w:rStyle w:val="Lienhypertexte"/>
                <w:rFonts w:asciiTheme="majorHAnsi" w:hAnsiTheme="majorHAnsi"/>
                <w:noProof/>
              </w:rPr>
              <w:t>8.1.</w:t>
            </w:r>
            <w:r>
              <w:rPr>
                <w:rFonts w:eastAsiaTheme="minorEastAsia"/>
                <w:noProof/>
                <w:color w:val="auto"/>
                <w:sz w:val="22"/>
                <w:szCs w:val="22"/>
              </w:rPr>
              <w:tab/>
            </w:r>
            <w:r w:rsidRPr="00273744">
              <w:rPr>
                <w:rStyle w:val="Lienhypertexte"/>
                <w:rFonts w:asciiTheme="majorHAnsi" w:hAnsiTheme="majorHAnsi"/>
                <w:noProof/>
              </w:rPr>
              <w:t>Diagramme de cas d’utilisation « S’authentifier »</w:t>
            </w:r>
            <w:r>
              <w:rPr>
                <w:noProof/>
                <w:webHidden/>
              </w:rPr>
              <w:tab/>
            </w:r>
            <w:r>
              <w:rPr>
                <w:noProof/>
                <w:webHidden/>
              </w:rPr>
              <w:fldChar w:fldCharType="begin"/>
            </w:r>
            <w:r>
              <w:rPr>
                <w:noProof/>
                <w:webHidden/>
              </w:rPr>
              <w:instrText xml:space="preserve"> PAGEREF _Toc506885479 \h </w:instrText>
            </w:r>
            <w:r>
              <w:rPr>
                <w:noProof/>
                <w:webHidden/>
              </w:rPr>
            </w:r>
            <w:r>
              <w:rPr>
                <w:noProof/>
                <w:webHidden/>
              </w:rPr>
              <w:fldChar w:fldCharType="separate"/>
            </w:r>
            <w:r>
              <w:rPr>
                <w:noProof/>
                <w:webHidden/>
              </w:rPr>
              <w:t>19</w:t>
            </w:r>
            <w:r>
              <w:rPr>
                <w:noProof/>
                <w:webHidden/>
              </w:rPr>
              <w:fldChar w:fldCharType="end"/>
            </w:r>
          </w:hyperlink>
        </w:p>
        <w:p w14:paraId="5BA49B6E" w14:textId="77777777" w:rsidR="00F00CC9" w:rsidRDefault="00F00CC9">
          <w:pPr>
            <w:pStyle w:val="TM2"/>
            <w:tabs>
              <w:tab w:val="left" w:pos="880"/>
              <w:tab w:val="right" w:leader="dot" w:pos="8395"/>
            </w:tabs>
            <w:rPr>
              <w:rFonts w:eastAsiaTheme="minorEastAsia"/>
              <w:noProof/>
              <w:color w:val="auto"/>
              <w:sz w:val="22"/>
              <w:szCs w:val="22"/>
            </w:rPr>
          </w:pPr>
          <w:hyperlink w:anchor="_Toc506885480" w:history="1">
            <w:r w:rsidRPr="00273744">
              <w:rPr>
                <w:rStyle w:val="Lienhypertexte"/>
                <w:rFonts w:asciiTheme="majorHAnsi" w:hAnsiTheme="majorHAnsi"/>
                <w:noProof/>
              </w:rPr>
              <w:t>8.2.</w:t>
            </w:r>
            <w:r>
              <w:rPr>
                <w:rFonts w:eastAsiaTheme="minorEastAsia"/>
                <w:noProof/>
                <w:color w:val="auto"/>
                <w:sz w:val="22"/>
                <w:szCs w:val="22"/>
              </w:rPr>
              <w:tab/>
            </w:r>
            <w:r w:rsidRPr="00273744">
              <w:rPr>
                <w:rStyle w:val="Lienhypertexte"/>
                <w:rFonts w:asciiTheme="majorHAnsi" w:hAnsiTheme="majorHAnsi"/>
                <w:noProof/>
              </w:rPr>
              <w:t>Étude de cas d’utilisation « S’authentifier »</w:t>
            </w:r>
            <w:r>
              <w:rPr>
                <w:noProof/>
                <w:webHidden/>
              </w:rPr>
              <w:tab/>
            </w:r>
            <w:r>
              <w:rPr>
                <w:noProof/>
                <w:webHidden/>
              </w:rPr>
              <w:fldChar w:fldCharType="begin"/>
            </w:r>
            <w:r>
              <w:rPr>
                <w:noProof/>
                <w:webHidden/>
              </w:rPr>
              <w:instrText xml:space="preserve"> PAGEREF _Toc506885480 \h </w:instrText>
            </w:r>
            <w:r>
              <w:rPr>
                <w:noProof/>
                <w:webHidden/>
              </w:rPr>
            </w:r>
            <w:r>
              <w:rPr>
                <w:noProof/>
                <w:webHidden/>
              </w:rPr>
              <w:fldChar w:fldCharType="separate"/>
            </w:r>
            <w:r>
              <w:rPr>
                <w:noProof/>
                <w:webHidden/>
              </w:rPr>
              <w:t>19</w:t>
            </w:r>
            <w:r>
              <w:rPr>
                <w:noProof/>
                <w:webHidden/>
              </w:rPr>
              <w:fldChar w:fldCharType="end"/>
            </w:r>
          </w:hyperlink>
        </w:p>
        <w:p w14:paraId="7E731CBD" w14:textId="77777777" w:rsidR="00EE0E8D" w:rsidRDefault="00EE0E8D">
          <w:r>
            <w:rPr>
              <w:b/>
              <w:bCs/>
              <w:lang w:val="fr-FR"/>
            </w:rPr>
            <w:fldChar w:fldCharType="end"/>
          </w:r>
        </w:p>
      </w:sdtContent>
    </w:sdt>
    <w:p w14:paraId="21227C2B" w14:textId="77777777" w:rsidR="00EE0E8D" w:rsidRDefault="00EE0E8D">
      <w:pPr>
        <w:rPr>
          <w:i/>
          <w:color w:val="46464A" w:themeColor="text2"/>
          <w:spacing w:val="5"/>
          <w:szCs w:val="24"/>
        </w:rPr>
      </w:pPr>
      <w:r>
        <w:br w:type="page"/>
      </w:r>
    </w:p>
    <w:p w14:paraId="43023AB0" w14:textId="77777777" w:rsidR="00D80BFF" w:rsidRPr="00D80BFF" w:rsidRDefault="00D80BFF" w:rsidP="00A11153">
      <w:pPr>
        <w:pStyle w:val="Titre1"/>
        <w:numPr>
          <w:ilvl w:val="0"/>
          <w:numId w:val="7"/>
        </w:numPr>
      </w:pPr>
      <w:bookmarkStart w:id="0" w:name="_Toc316373902"/>
      <w:bookmarkStart w:id="1" w:name="_Toc506885453"/>
      <w:r w:rsidRPr="00D80BFF">
        <w:lastRenderedPageBreak/>
        <w:t>DESCRIPTION GÉNÉRALE</w:t>
      </w:r>
      <w:bookmarkEnd w:id="0"/>
      <w:bookmarkEnd w:id="1"/>
    </w:p>
    <w:p w14:paraId="47924D33" w14:textId="77777777" w:rsidR="00D80BFF" w:rsidRDefault="00D80BFF" w:rsidP="003A5BF8">
      <w:pPr>
        <w:pStyle w:val="Titre2"/>
      </w:pPr>
      <w:bookmarkStart w:id="2" w:name="_Toc506885454"/>
      <w:r>
        <w:t>But</w:t>
      </w:r>
      <w:bookmarkEnd w:id="2"/>
    </w:p>
    <w:p w14:paraId="52A88082" w14:textId="77777777" w:rsidR="00BD6D73" w:rsidRDefault="00BD6D73" w:rsidP="00580BFD">
      <w:bookmarkStart w:id="3" w:name="_Toc316373904"/>
      <w:r>
        <w:t>Le client a besoin d’une application pour faire de la gestion de données. Celle-ci se composera de deux blocs distincts : un bloc pour la gestion de stage et un autre pour la gestion du salon de carrière. Chaque bloc aura des besoins qui lui seront propres, mais l’important est d’avoir un accès constant et innovateur à ces données.</w:t>
      </w:r>
    </w:p>
    <w:p w14:paraId="2556D30B" w14:textId="77777777" w:rsidR="00D80BFF" w:rsidRDefault="00D80BFF" w:rsidP="003A5BF8">
      <w:pPr>
        <w:pStyle w:val="Titre2"/>
      </w:pPr>
      <w:bookmarkStart w:id="4" w:name="_Toc506885455"/>
      <w:r>
        <w:t>Processus administratifs</w:t>
      </w:r>
      <w:bookmarkEnd w:id="3"/>
      <w:bookmarkEnd w:id="4"/>
    </w:p>
    <w:p w14:paraId="0EEB2258" w14:textId="77777777" w:rsidR="00824C04" w:rsidRDefault="00824C04" w:rsidP="00580BFD">
      <w:r>
        <w:t xml:space="preserve">La version actuelle a besoin d’un renouveau. </w:t>
      </w:r>
      <w:commentRangeStart w:id="5"/>
      <w:r>
        <w:t xml:space="preserve">Les élèves soumettent leur candidature aux enseignants, qui eux vont aller faire le pont avec les entreprises par eux-mêmes. </w:t>
      </w:r>
      <w:commentRangeEnd w:id="5"/>
      <w:r w:rsidR="00F00CC9">
        <w:rPr>
          <w:rStyle w:val="Marquedecommentaire"/>
        </w:rPr>
        <w:commentReference w:id="5"/>
      </w:r>
      <w:r>
        <w:t>Le tout suivi dans un fichier Excel, sous forme de fichier tableur. L’enseignant s’occupe de tout le processus administratif et doit faire le suivi également entre les élèves et la compagnie. Il va gérer les offres de stage, les besoins des clients ainsi que les acquis des étudiants. La plateforme utilisée n’est donc clairement pas optimisée pour l’ampleur de la tâche.</w:t>
      </w:r>
    </w:p>
    <w:p w14:paraId="6D91392C" w14:textId="77777777" w:rsidR="00824C04" w:rsidRDefault="00824C04" w:rsidP="00580BFD"/>
    <w:p w14:paraId="774B3774" w14:textId="77777777" w:rsidR="00D80BFF" w:rsidRDefault="00D80BFF" w:rsidP="003A5BF8">
      <w:pPr>
        <w:pStyle w:val="Titre2"/>
      </w:pPr>
      <w:bookmarkStart w:id="6" w:name="_Toc316373905"/>
      <w:bookmarkStart w:id="7" w:name="_Toc506885456"/>
      <w:r>
        <w:t>Description générale</w:t>
      </w:r>
      <w:bookmarkEnd w:id="6"/>
      <w:bookmarkEnd w:id="7"/>
    </w:p>
    <w:p w14:paraId="1B9B61B1" w14:textId="77777777" w:rsidR="00C778C9" w:rsidRDefault="00C778C9" w:rsidP="006D2F11">
      <w:r>
        <w:t>Pour l’implantation de la nouvelle application, nous avons décidé de trier le tout avec des fiches</w:t>
      </w:r>
      <w:r w:rsidR="005D776C">
        <w:t>, pour une version simplifiée du produit,</w:t>
      </w:r>
      <w:r>
        <w:t xml:space="preserve"> comme suit :</w:t>
      </w:r>
    </w:p>
    <w:p w14:paraId="32FF8337" w14:textId="77777777" w:rsidR="00C778C9" w:rsidRDefault="00C778C9" w:rsidP="00B712E7">
      <w:pPr>
        <w:rPr>
          <w:szCs w:val="24"/>
        </w:rPr>
      </w:pPr>
      <w:r>
        <w:rPr>
          <w:b/>
          <w:szCs w:val="24"/>
        </w:rPr>
        <w:t>Fiche de stages (pour les enseignants) :</w:t>
      </w:r>
      <w:r>
        <w:rPr>
          <w:szCs w:val="24"/>
        </w:rPr>
        <w:t xml:space="preserve"> La plus grosse partie de l’application se retrouve ici. </w:t>
      </w:r>
      <w:commentRangeStart w:id="8"/>
      <w:r>
        <w:rPr>
          <w:szCs w:val="24"/>
        </w:rPr>
        <w:t xml:space="preserve">Dans un premier temps, le client veut retrouver trois fiches d’informations (entreprise, élève et professeur). Ces listes doivent contenir diverses informations pertinentes pour la bonne gestion des stages. </w:t>
      </w:r>
      <w:commentRangeEnd w:id="8"/>
      <w:r w:rsidR="00F00CC9">
        <w:rPr>
          <w:rStyle w:val="Marquedecommentaire"/>
        </w:rPr>
        <w:commentReference w:id="8"/>
      </w:r>
      <w:r>
        <w:rPr>
          <w:szCs w:val="24"/>
        </w:rPr>
        <w:t>De plus, les diverses listes doivent être faites sous la même forme pour permettre une uniformité dans les données. Selon le type de liste, différentes informations peuvent être présentées.</w:t>
      </w:r>
    </w:p>
    <w:p w14:paraId="0F59AC80" w14:textId="77777777" w:rsidR="00C778C9" w:rsidRDefault="00C778C9" w:rsidP="00B712E7">
      <w:pPr>
        <w:rPr>
          <w:szCs w:val="24"/>
        </w:rPr>
      </w:pPr>
      <w:r>
        <w:rPr>
          <w:b/>
          <w:szCs w:val="24"/>
        </w:rPr>
        <w:t>-Fiche des entreprises :</w:t>
      </w:r>
      <w:r>
        <w:rPr>
          <w:szCs w:val="24"/>
        </w:rPr>
        <w:t xml:space="preserve"> Dans cette liste, nous devrons retrouver les informations suivantes par rapport aux stages : les offres, les informations qui les concernent, les contacts au sein de l’entreprise avec leurs rangs, le(s) numéro(s) de(s) téléphone(s) ainsi que le(s) poste(s) et le programme d’étude (réseau, gestion ou industrielle) recherché. </w:t>
      </w:r>
    </w:p>
    <w:p w14:paraId="7E3B63F7" w14:textId="77777777" w:rsidR="00C778C9" w:rsidRDefault="00C778C9" w:rsidP="00B712E7">
      <w:pPr>
        <w:rPr>
          <w:szCs w:val="24"/>
        </w:rPr>
      </w:pPr>
      <w:r>
        <w:rPr>
          <w:b/>
          <w:szCs w:val="24"/>
        </w:rPr>
        <w:lastRenderedPageBreak/>
        <w:t xml:space="preserve">-Fiche des étudiants : </w:t>
      </w:r>
      <w:r>
        <w:rPr>
          <w:szCs w:val="24"/>
        </w:rPr>
        <w:t>Dans cette liste, nous retrouvons les informations suivantes par rapport au stage : le DA de l’étudiant, son nom, son sexe, son numéro de téléphone, son courriel, et son programme d’étude (réseau, gestion ou industrielle).</w:t>
      </w:r>
    </w:p>
    <w:p w14:paraId="47770725" w14:textId="77777777" w:rsidR="00C778C9" w:rsidRDefault="00C778C9" w:rsidP="00B712E7">
      <w:pPr>
        <w:rPr>
          <w:szCs w:val="24"/>
        </w:rPr>
      </w:pPr>
      <w:r>
        <w:rPr>
          <w:b/>
          <w:szCs w:val="24"/>
        </w:rPr>
        <w:t xml:space="preserve">-Fiche des enseignants : </w:t>
      </w:r>
      <w:r>
        <w:rPr>
          <w:szCs w:val="24"/>
        </w:rPr>
        <w:t xml:space="preserve">Dans cette liste, nous retrouvons les informations suivantes par rapport aux </w:t>
      </w:r>
      <w:r w:rsidR="00E35757">
        <w:rPr>
          <w:szCs w:val="24"/>
        </w:rPr>
        <w:t>enseignants</w:t>
      </w:r>
      <w:r>
        <w:rPr>
          <w:szCs w:val="24"/>
        </w:rPr>
        <w:t xml:space="preserve"> :  son compte utilisateur, son nom, son sexe, son numéro de téléphone et son courriel. </w:t>
      </w:r>
    </w:p>
    <w:p w14:paraId="3C59FF91" w14:textId="77777777" w:rsidR="00C778C9" w:rsidRPr="00B712E7" w:rsidRDefault="00C778C9" w:rsidP="00B712E7">
      <w:pPr>
        <w:rPr>
          <w:szCs w:val="24"/>
        </w:rPr>
      </w:pPr>
      <w:r>
        <w:rPr>
          <w:b/>
          <w:szCs w:val="24"/>
        </w:rPr>
        <w:t xml:space="preserve">-Informations supplémentaires : </w:t>
      </w:r>
      <w:r>
        <w:rPr>
          <w:szCs w:val="24"/>
        </w:rPr>
        <w:t xml:space="preserve">De plus, dans la section « Fiche des enseignants », on doit pouvoir voir si un utilisateur est en train de travailler sur une fiche de stage. Si c’est le cas, il faut pouvoir retrouver la même information dans la « Fiche des entreprises ». </w:t>
      </w:r>
      <w:r w:rsidRPr="00DE1729">
        <w:rPr>
          <w:szCs w:val="24"/>
        </w:rPr>
        <w:t>Un</w:t>
      </w:r>
      <w:r>
        <w:rPr>
          <w:szCs w:val="24"/>
        </w:rPr>
        <w:t xml:space="preserve"> enseignant doit pouvoir convertir son ancienne base de données vers la nouvelle plateforme, et être en mesure d’ajouter des notes sur les étudiants et les entreprises.</w:t>
      </w:r>
    </w:p>
    <w:p w14:paraId="63AE3172" w14:textId="77777777" w:rsidR="006D2F11" w:rsidRDefault="00C778C9" w:rsidP="006D2F11">
      <w:r>
        <w:t xml:space="preserve">Plusieurs fonctionnalités additionnelles seront présentes pour le bon fonctionnement de </w:t>
      </w:r>
      <w:commentRangeStart w:id="9"/>
      <w:r>
        <w:t>l’application</w:t>
      </w:r>
      <w:commentRangeEnd w:id="9"/>
      <w:r w:rsidR="00F00CC9">
        <w:rPr>
          <w:rStyle w:val="Marquedecommentaire"/>
        </w:rPr>
        <w:commentReference w:id="9"/>
      </w:r>
    </w:p>
    <w:p w14:paraId="2CABBF1A" w14:textId="77777777" w:rsidR="00766ED1" w:rsidRDefault="00766ED1" w:rsidP="00766ED1">
      <w:pPr>
        <w:pStyle w:val="Titre2"/>
      </w:pPr>
      <w:bookmarkStart w:id="10" w:name="_Toc506885457"/>
      <w:r>
        <w:t>Acteurs</w:t>
      </w:r>
      <w:bookmarkEnd w:id="10"/>
    </w:p>
    <w:tbl>
      <w:tblPr>
        <w:tblStyle w:val="Grilledutableau"/>
        <w:tblW w:w="0" w:type="auto"/>
        <w:tblInd w:w="720" w:type="dxa"/>
        <w:tblLook w:val="04A0" w:firstRow="1" w:lastRow="0" w:firstColumn="1" w:lastColumn="0" w:noHBand="0" w:noVBand="1"/>
      </w:tblPr>
      <w:tblGrid>
        <w:gridCol w:w="3899"/>
        <w:gridCol w:w="3776"/>
      </w:tblGrid>
      <w:tr w:rsidR="00766ED1" w14:paraId="13819894" w14:textId="77777777" w:rsidTr="00766ED1">
        <w:tc>
          <w:tcPr>
            <w:tcW w:w="3899" w:type="dxa"/>
          </w:tcPr>
          <w:p w14:paraId="53CF165F" w14:textId="77777777" w:rsidR="00766ED1" w:rsidRDefault="00766ED1" w:rsidP="00766ED1">
            <w:pPr>
              <w:ind w:left="0"/>
            </w:pPr>
            <w:commentRangeStart w:id="11"/>
            <w:r>
              <w:t>Élève</w:t>
            </w:r>
            <w:commentRangeEnd w:id="11"/>
            <w:r w:rsidR="00F00CC9">
              <w:rPr>
                <w:rStyle w:val="Marquedecommentaire"/>
              </w:rPr>
              <w:commentReference w:id="11"/>
            </w:r>
          </w:p>
        </w:tc>
        <w:tc>
          <w:tcPr>
            <w:tcW w:w="3776" w:type="dxa"/>
          </w:tcPr>
          <w:p w14:paraId="4A9A10C1" w14:textId="77777777" w:rsidR="00766ED1" w:rsidRDefault="00B712E7" w:rsidP="00766ED1">
            <w:pPr>
              <w:ind w:left="0"/>
            </w:pPr>
            <w:r>
              <w:t>Étudiant qui veut recevoir un stage et qui décide d’en informer son enseignant pour qu’il prenne en charge sa demande.</w:t>
            </w:r>
          </w:p>
        </w:tc>
      </w:tr>
      <w:tr w:rsidR="00766ED1" w14:paraId="08F0F23A" w14:textId="77777777" w:rsidTr="00766ED1">
        <w:tc>
          <w:tcPr>
            <w:tcW w:w="3899" w:type="dxa"/>
          </w:tcPr>
          <w:p w14:paraId="6DC71EC9" w14:textId="77777777" w:rsidR="00766ED1" w:rsidRDefault="00766ED1" w:rsidP="00766ED1">
            <w:pPr>
              <w:ind w:left="0"/>
            </w:pPr>
            <w:r>
              <w:t>Enseignant</w:t>
            </w:r>
          </w:p>
        </w:tc>
        <w:tc>
          <w:tcPr>
            <w:tcW w:w="3776" w:type="dxa"/>
          </w:tcPr>
          <w:p w14:paraId="0AF4E7A1" w14:textId="77777777" w:rsidR="00D07B44" w:rsidRDefault="00D07B44" w:rsidP="00D07B44">
            <w:pPr>
              <w:ind w:left="0"/>
            </w:pPr>
            <w:r>
              <w:t>Enseignant, qui suivra l’étudiant tout au long de son parcours en entreprise et qui sera en mesure de commenter les expériences de celui-ci et d’y ajouter des notes.</w:t>
            </w:r>
          </w:p>
          <w:p w14:paraId="7066C076" w14:textId="77777777" w:rsidR="00D07B44" w:rsidRDefault="00D07B44" w:rsidP="00D07B44">
            <w:pPr>
              <w:ind w:left="0"/>
            </w:pPr>
            <w:r>
              <w:t>Il sera également en mesure d’ajouter des notes sur les entreprises selon les appréciations antérieures des autres étudiants qui sont passé par là.</w:t>
            </w:r>
          </w:p>
          <w:p w14:paraId="30F258D1" w14:textId="77777777" w:rsidR="006C3631" w:rsidRDefault="00F8317C" w:rsidP="00766ED1">
            <w:pPr>
              <w:ind w:left="0"/>
            </w:pPr>
            <w:r>
              <w:t xml:space="preserve">C’est lui qui s’occupera </w:t>
            </w:r>
            <w:r w:rsidR="009B3EE1">
              <w:t>majoritairement du jumelage entre les étudiants et les entreprises</w:t>
            </w:r>
            <w:r w:rsidR="0045072E">
              <w:t>, pour signifier qu’il sera prêt à faire un stage.</w:t>
            </w:r>
          </w:p>
          <w:p w14:paraId="5C461DC5" w14:textId="77777777" w:rsidR="0045072E" w:rsidRDefault="0045072E" w:rsidP="00766ED1">
            <w:pPr>
              <w:ind w:left="0"/>
            </w:pPr>
            <w:r>
              <w:lastRenderedPageBreak/>
              <w:t>Chacun d’eux aura un compte privé pour administrer les activités de l’application.</w:t>
            </w:r>
          </w:p>
        </w:tc>
      </w:tr>
      <w:tr w:rsidR="00766ED1" w14:paraId="3FD218F1" w14:textId="77777777" w:rsidTr="00766ED1">
        <w:tc>
          <w:tcPr>
            <w:tcW w:w="3899" w:type="dxa"/>
          </w:tcPr>
          <w:p w14:paraId="1E893E84" w14:textId="77777777" w:rsidR="00766ED1" w:rsidRDefault="00766ED1" w:rsidP="00766ED1">
            <w:pPr>
              <w:ind w:left="0"/>
            </w:pPr>
            <w:r>
              <w:lastRenderedPageBreak/>
              <w:t xml:space="preserve">Responsable </w:t>
            </w:r>
            <w:r w:rsidR="0045072E">
              <w:t>de l’application (administrateur)</w:t>
            </w:r>
          </w:p>
        </w:tc>
        <w:tc>
          <w:tcPr>
            <w:tcW w:w="3776" w:type="dxa"/>
          </w:tcPr>
          <w:p w14:paraId="122FFE36" w14:textId="77777777" w:rsidR="00766ED1" w:rsidRDefault="0045072E" w:rsidP="00766ED1">
            <w:pPr>
              <w:ind w:left="0"/>
            </w:pPr>
            <w:r>
              <w:t xml:space="preserve">Il sera en charge de faire la mise à jour des étudiants chaque année, de gérer les paramètres de droits des utilisateurs pour les tuteurs/enseignants, et de </w:t>
            </w:r>
            <w:commentRangeStart w:id="12"/>
            <w:r>
              <w:t>mettre à jour les données sur les entreprises s’il y a lieu.</w:t>
            </w:r>
            <w:commentRangeEnd w:id="12"/>
            <w:r w:rsidR="00F00CC9">
              <w:rPr>
                <w:rStyle w:val="Marquedecommentaire"/>
              </w:rPr>
              <w:commentReference w:id="12"/>
            </w:r>
          </w:p>
          <w:p w14:paraId="56381031" w14:textId="77777777" w:rsidR="006C3631" w:rsidRDefault="006C3631" w:rsidP="007E30DE">
            <w:pPr>
              <w:ind w:left="0"/>
            </w:pPr>
            <w:r>
              <w:t>Il sera également en charge de remplir les informations des compagnies et d’inscrire leur statut de</w:t>
            </w:r>
            <w:r w:rsidR="007E30DE">
              <w:t xml:space="preserve"> recrutement à signe indicatif. </w:t>
            </w:r>
            <w:del w:id="13" w:author="Lainesse" w:date="2018-02-20T10:32:00Z">
              <w:r w:rsidR="007E30DE" w:rsidDel="00502323">
                <w:delText>De d</w:delText>
              </w:r>
            </w:del>
          </w:p>
        </w:tc>
      </w:tr>
    </w:tbl>
    <w:p w14:paraId="7A13BA07" w14:textId="77777777" w:rsidR="00766ED1" w:rsidRPr="00766ED1" w:rsidRDefault="00766ED1" w:rsidP="00766ED1"/>
    <w:p w14:paraId="61D48EA2" w14:textId="77777777" w:rsidR="00766ED1" w:rsidRDefault="00766ED1" w:rsidP="00766ED1">
      <w:pPr>
        <w:pStyle w:val="Titre2"/>
      </w:pPr>
      <w:bookmarkStart w:id="14" w:name="_Toc506885458"/>
      <w:r>
        <w:t>Sécurité</w:t>
      </w:r>
      <w:bookmarkEnd w:id="14"/>
    </w:p>
    <w:p w14:paraId="3270D2DD" w14:textId="77777777" w:rsidR="008409BD" w:rsidRDefault="008409BD" w:rsidP="00766ED1">
      <w:bookmarkStart w:id="15" w:name="_Toc316373908"/>
      <w:r>
        <w:t>Cette application sera accessible pour les enseignants qui sont impliqués dans les stages étudiants. Les tuteurs de ceux-ci pourront également consulter la base de données et y ajouter des modifications, et l’administrateur s’occupera des mises à jour et de la gestion des droits d’utilisateur. Chacun d’entre eux aura un compte privé pour utiliser le logiciel librement.</w:t>
      </w:r>
    </w:p>
    <w:p w14:paraId="2D564559" w14:textId="77777777" w:rsidR="00766ED1" w:rsidRDefault="00766ED1" w:rsidP="00766ED1">
      <w:r>
        <w:t>Le mécanisme de connexion et d’inscription sera détaillé dans le cas d’utilisation « Se connecter ».</w:t>
      </w:r>
    </w:p>
    <w:p w14:paraId="61AF31BC" w14:textId="77777777" w:rsidR="006D2F11" w:rsidRDefault="006D2F11">
      <w:pPr>
        <w:spacing w:before="0" w:after="200"/>
        <w:ind w:left="0"/>
        <w:rPr>
          <w:rFonts w:asciiTheme="majorHAnsi" w:hAnsiTheme="majorHAnsi"/>
          <w:sz w:val="28"/>
          <w:szCs w:val="28"/>
        </w:rPr>
      </w:pPr>
    </w:p>
    <w:p w14:paraId="1913E14D" w14:textId="77777777" w:rsidR="00D80BFF" w:rsidRDefault="00D80BFF" w:rsidP="003A5BF8">
      <w:pPr>
        <w:pStyle w:val="Titre2"/>
      </w:pPr>
      <w:bookmarkStart w:id="16" w:name="_Toc506885459"/>
      <w:r>
        <w:t>Historique du dossier</w:t>
      </w:r>
      <w:bookmarkEnd w:id="15"/>
      <w:bookmarkEnd w:id="16"/>
    </w:p>
    <w:tbl>
      <w:tblPr>
        <w:tblW w:w="8363" w:type="dxa"/>
        <w:tblInd w:w="77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132"/>
        <w:gridCol w:w="1276"/>
        <w:gridCol w:w="1928"/>
        <w:gridCol w:w="4027"/>
      </w:tblGrid>
      <w:tr w:rsidR="00D80BFF" w14:paraId="7C0D85B9" w14:textId="77777777" w:rsidTr="00A11153">
        <w:trPr>
          <w:tblHeader/>
        </w:trPr>
        <w:tc>
          <w:tcPr>
            <w:tcW w:w="1132" w:type="dxa"/>
            <w:shd w:val="pct10" w:color="auto" w:fill="FFFFFF"/>
            <w:vAlign w:val="center"/>
          </w:tcPr>
          <w:p w14:paraId="2AB6FEF2" w14:textId="77777777" w:rsidR="00D80BFF" w:rsidRDefault="00D80BFF" w:rsidP="00D80BFF">
            <w:pPr>
              <w:pStyle w:val="Paragraphe"/>
              <w:ind w:left="71"/>
              <w:jc w:val="center"/>
              <w:rPr>
                <w:b/>
                <w:sz w:val="22"/>
                <w:lang w:val="en-CA"/>
              </w:rPr>
            </w:pPr>
            <w:r>
              <w:rPr>
                <w:b/>
                <w:sz w:val="22"/>
                <w:lang w:val="en-CA"/>
              </w:rPr>
              <w:t>Version</w:t>
            </w:r>
          </w:p>
        </w:tc>
        <w:tc>
          <w:tcPr>
            <w:tcW w:w="1276" w:type="dxa"/>
            <w:shd w:val="pct10" w:color="auto" w:fill="FFFFFF"/>
            <w:vAlign w:val="center"/>
          </w:tcPr>
          <w:p w14:paraId="495F57B0" w14:textId="77777777" w:rsidR="00D80BFF" w:rsidRDefault="00D80BFF" w:rsidP="00A11153">
            <w:pPr>
              <w:pStyle w:val="Paragraphe"/>
              <w:ind w:left="0"/>
              <w:jc w:val="center"/>
              <w:rPr>
                <w:b/>
                <w:sz w:val="22"/>
                <w:lang w:val="en-CA"/>
              </w:rPr>
            </w:pPr>
            <w:r>
              <w:rPr>
                <w:b/>
                <w:sz w:val="22"/>
                <w:lang w:val="en-CA"/>
              </w:rPr>
              <w:t>Date</w:t>
            </w:r>
          </w:p>
        </w:tc>
        <w:tc>
          <w:tcPr>
            <w:tcW w:w="1928" w:type="dxa"/>
            <w:shd w:val="pct10" w:color="auto" w:fill="FFFFFF"/>
          </w:tcPr>
          <w:p w14:paraId="69B3E99B" w14:textId="77777777" w:rsidR="00D80BFF" w:rsidRDefault="00D80BFF" w:rsidP="00C55609">
            <w:pPr>
              <w:pStyle w:val="Paragraphe"/>
              <w:ind w:left="72"/>
              <w:jc w:val="center"/>
              <w:rPr>
                <w:b/>
                <w:sz w:val="22"/>
              </w:rPr>
            </w:pPr>
            <w:r>
              <w:rPr>
                <w:b/>
                <w:sz w:val="22"/>
              </w:rPr>
              <w:t>Nom de la ressource</w:t>
            </w:r>
          </w:p>
        </w:tc>
        <w:tc>
          <w:tcPr>
            <w:tcW w:w="4027" w:type="dxa"/>
            <w:shd w:val="pct10" w:color="auto" w:fill="FFFFFF"/>
            <w:vAlign w:val="center"/>
          </w:tcPr>
          <w:p w14:paraId="3615C403" w14:textId="77777777" w:rsidR="00D80BFF" w:rsidRDefault="00D80BFF" w:rsidP="00C55609">
            <w:pPr>
              <w:pStyle w:val="Paragraphe"/>
              <w:jc w:val="center"/>
              <w:rPr>
                <w:b/>
                <w:sz w:val="22"/>
              </w:rPr>
            </w:pPr>
            <w:r>
              <w:rPr>
                <w:b/>
                <w:sz w:val="22"/>
              </w:rPr>
              <w:t>Description</w:t>
            </w:r>
          </w:p>
        </w:tc>
      </w:tr>
      <w:tr w:rsidR="00D80BFF" w14:paraId="507873C2" w14:textId="77777777" w:rsidTr="00A11153">
        <w:tc>
          <w:tcPr>
            <w:tcW w:w="1132" w:type="dxa"/>
          </w:tcPr>
          <w:p w14:paraId="2DCFF3DB" w14:textId="77777777" w:rsidR="00D80BFF" w:rsidRDefault="00D80BFF" w:rsidP="00A11153">
            <w:pPr>
              <w:pStyle w:val="Paragraphe"/>
              <w:spacing w:before="40" w:after="40"/>
              <w:ind w:left="0"/>
              <w:jc w:val="center"/>
              <w:rPr>
                <w:sz w:val="22"/>
              </w:rPr>
            </w:pPr>
            <w:r>
              <w:rPr>
                <w:sz w:val="22"/>
              </w:rPr>
              <w:t>1</w:t>
            </w:r>
          </w:p>
        </w:tc>
        <w:tc>
          <w:tcPr>
            <w:tcW w:w="1276" w:type="dxa"/>
          </w:tcPr>
          <w:p w14:paraId="1DCAF6E5" w14:textId="77777777" w:rsidR="00D80BFF" w:rsidRDefault="009B06FE" w:rsidP="005A2870">
            <w:pPr>
              <w:pStyle w:val="Paragraphe"/>
              <w:spacing w:before="40" w:after="40"/>
              <w:ind w:left="72"/>
              <w:rPr>
                <w:sz w:val="22"/>
              </w:rPr>
            </w:pPr>
            <w:r>
              <w:rPr>
                <w:sz w:val="22"/>
              </w:rPr>
              <w:t>Février 2018</w:t>
            </w:r>
          </w:p>
        </w:tc>
        <w:tc>
          <w:tcPr>
            <w:tcW w:w="1928" w:type="dxa"/>
          </w:tcPr>
          <w:p w14:paraId="0E6E7CF8" w14:textId="77777777" w:rsidR="00D80BFF" w:rsidRDefault="009B06FE" w:rsidP="00C55609">
            <w:pPr>
              <w:pStyle w:val="Paragraphe"/>
              <w:spacing w:before="40" w:after="40"/>
              <w:ind w:left="72"/>
              <w:rPr>
                <w:sz w:val="22"/>
              </w:rPr>
            </w:pPr>
            <w:r>
              <w:rPr>
                <w:sz w:val="22"/>
              </w:rPr>
              <w:t>William Garneau</w:t>
            </w:r>
          </w:p>
        </w:tc>
        <w:tc>
          <w:tcPr>
            <w:tcW w:w="4027" w:type="dxa"/>
          </w:tcPr>
          <w:p w14:paraId="3FBCFE66" w14:textId="77777777" w:rsidR="00D80BFF" w:rsidRDefault="00D80BFF" w:rsidP="00A11153">
            <w:pPr>
              <w:pStyle w:val="Paragraphe"/>
              <w:spacing w:before="40" w:after="40"/>
              <w:ind w:left="0"/>
              <w:rPr>
                <w:sz w:val="22"/>
              </w:rPr>
            </w:pPr>
            <w:r>
              <w:rPr>
                <w:sz w:val="22"/>
              </w:rPr>
              <w:t>Version initiale</w:t>
            </w:r>
          </w:p>
        </w:tc>
      </w:tr>
      <w:tr w:rsidR="00D80BFF" w14:paraId="3C6F2271" w14:textId="77777777" w:rsidTr="00A11153">
        <w:tc>
          <w:tcPr>
            <w:tcW w:w="1132" w:type="dxa"/>
          </w:tcPr>
          <w:p w14:paraId="37FDB81D" w14:textId="77777777" w:rsidR="00D80BFF" w:rsidRDefault="00D80BFF" w:rsidP="00C55609">
            <w:pPr>
              <w:pStyle w:val="Paragraphe"/>
              <w:spacing w:before="40" w:after="40"/>
              <w:jc w:val="center"/>
              <w:rPr>
                <w:sz w:val="22"/>
              </w:rPr>
            </w:pPr>
          </w:p>
        </w:tc>
        <w:tc>
          <w:tcPr>
            <w:tcW w:w="1276" w:type="dxa"/>
          </w:tcPr>
          <w:p w14:paraId="1B8CF3D3" w14:textId="77777777" w:rsidR="00D80BFF" w:rsidRDefault="00D80BFF" w:rsidP="00C55609">
            <w:pPr>
              <w:pStyle w:val="Paragraphe"/>
              <w:spacing w:before="40" w:after="40"/>
              <w:rPr>
                <w:sz w:val="22"/>
              </w:rPr>
            </w:pPr>
          </w:p>
        </w:tc>
        <w:tc>
          <w:tcPr>
            <w:tcW w:w="1928" w:type="dxa"/>
          </w:tcPr>
          <w:p w14:paraId="09729D7A" w14:textId="77777777" w:rsidR="00D80BFF" w:rsidRDefault="00D80BFF" w:rsidP="00C55609">
            <w:pPr>
              <w:pStyle w:val="Paragraphe"/>
              <w:spacing w:before="40" w:after="40"/>
              <w:ind w:left="72"/>
              <w:rPr>
                <w:sz w:val="22"/>
              </w:rPr>
            </w:pPr>
          </w:p>
        </w:tc>
        <w:tc>
          <w:tcPr>
            <w:tcW w:w="4027" w:type="dxa"/>
          </w:tcPr>
          <w:p w14:paraId="0D10112A" w14:textId="77777777" w:rsidR="00D80BFF" w:rsidRDefault="00D80BFF" w:rsidP="00C55609">
            <w:pPr>
              <w:pStyle w:val="Paragraphe"/>
              <w:spacing w:before="40" w:after="40"/>
              <w:rPr>
                <w:sz w:val="22"/>
              </w:rPr>
            </w:pPr>
          </w:p>
        </w:tc>
      </w:tr>
      <w:tr w:rsidR="00D80BFF" w14:paraId="58A519A7" w14:textId="77777777" w:rsidTr="00A11153">
        <w:tc>
          <w:tcPr>
            <w:tcW w:w="1132" w:type="dxa"/>
          </w:tcPr>
          <w:p w14:paraId="0E892D02" w14:textId="77777777" w:rsidR="00D80BFF" w:rsidRPr="00D95C5A" w:rsidRDefault="00D80BFF" w:rsidP="00C55609">
            <w:pPr>
              <w:pStyle w:val="Paragraphe"/>
              <w:spacing w:before="40" w:after="40"/>
              <w:jc w:val="center"/>
              <w:rPr>
                <w:sz w:val="22"/>
              </w:rPr>
            </w:pPr>
          </w:p>
        </w:tc>
        <w:tc>
          <w:tcPr>
            <w:tcW w:w="1276" w:type="dxa"/>
          </w:tcPr>
          <w:p w14:paraId="3F90650B" w14:textId="77777777" w:rsidR="00D80BFF" w:rsidRDefault="00D80BFF" w:rsidP="00C55609">
            <w:pPr>
              <w:pStyle w:val="Paragraphe"/>
              <w:spacing w:before="40" w:after="40"/>
              <w:rPr>
                <w:sz w:val="22"/>
              </w:rPr>
            </w:pPr>
          </w:p>
        </w:tc>
        <w:tc>
          <w:tcPr>
            <w:tcW w:w="1928" w:type="dxa"/>
          </w:tcPr>
          <w:p w14:paraId="21811D22" w14:textId="77777777" w:rsidR="00D80BFF" w:rsidRDefault="00D80BFF" w:rsidP="00C55609">
            <w:pPr>
              <w:pStyle w:val="Paragraphe"/>
              <w:spacing w:before="40" w:after="40"/>
              <w:ind w:left="72"/>
              <w:rPr>
                <w:sz w:val="22"/>
              </w:rPr>
            </w:pPr>
          </w:p>
        </w:tc>
        <w:tc>
          <w:tcPr>
            <w:tcW w:w="4027" w:type="dxa"/>
          </w:tcPr>
          <w:p w14:paraId="7147556D" w14:textId="77777777" w:rsidR="00D80BFF" w:rsidRDefault="00D80BFF" w:rsidP="00C55609">
            <w:pPr>
              <w:pStyle w:val="Paragraphe"/>
              <w:spacing w:before="40" w:after="40"/>
              <w:rPr>
                <w:sz w:val="22"/>
              </w:rPr>
            </w:pPr>
          </w:p>
        </w:tc>
      </w:tr>
    </w:tbl>
    <w:p w14:paraId="50D5FA9A" w14:textId="77777777" w:rsidR="00A11153" w:rsidRDefault="00A11153" w:rsidP="00D80BFF"/>
    <w:p w14:paraId="3BFBC51B" w14:textId="77777777" w:rsidR="00A11153" w:rsidRDefault="00FB6295" w:rsidP="00A11153">
      <w:pPr>
        <w:pStyle w:val="Titre1"/>
        <w:numPr>
          <w:ilvl w:val="0"/>
          <w:numId w:val="7"/>
        </w:numPr>
      </w:pPr>
      <w:bookmarkStart w:id="17" w:name="_Toc316373909"/>
      <w:bookmarkStart w:id="18" w:name="_Toc506885460"/>
      <w:r>
        <w:rPr>
          <w:noProof/>
        </w:rPr>
        <w:lastRenderedPageBreak/>
        <w:drawing>
          <wp:anchor distT="0" distB="0" distL="114300" distR="114300" simplePos="0" relativeHeight="251682816" behindDoc="0" locked="0" layoutInCell="1" allowOverlap="1" wp14:anchorId="19165ED6" wp14:editId="0A40EA2C">
            <wp:simplePos x="0" y="0"/>
            <wp:positionH relativeFrom="page">
              <wp:align>left</wp:align>
            </wp:positionH>
            <wp:positionV relativeFrom="paragraph">
              <wp:posOffset>990600</wp:posOffset>
            </wp:positionV>
            <wp:extent cx="8124190" cy="6267450"/>
            <wp:effectExtent l="0" t="0" r="0" b="0"/>
            <wp:wrapThrough wrapText="bothSides">
              <wp:wrapPolygon edited="0">
                <wp:start x="0" y="0"/>
                <wp:lineTo x="0" y="21534"/>
                <wp:lineTo x="21526" y="21534"/>
                <wp:lineTo x="21526" y="0"/>
                <wp:lineTo x="0" y="0"/>
              </wp:wrapPolygon>
            </wp:wrapThrough>
            <wp:docPr id="12" name="Image 12" descr="E:\Session 4\Analyse de systèmes\TP1\Diagramme principal - Diagramme principal de haut nivea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ssion 4\Analyse de systèmes\TP1\Diagramme principal - Diagramme principal de haut niveau.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124190"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2F11">
        <w:t>DIAGRAMME DE CAS D’UTILISATION</w:t>
      </w:r>
      <w:r w:rsidR="00A11153">
        <w:t xml:space="preserve"> </w:t>
      </w:r>
      <w:bookmarkEnd w:id="17"/>
      <w:r w:rsidR="006D2F11">
        <w:t xml:space="preserve">DE HAUT </w:t>
      </w:r>
      <w:commentRangeStart w:id="19"/>
      <w:r w:rsidR="006D2F11">
        <w:t>NIVEA</w:t>
      </w:r>
      <w:r w:rsidR="00341D6E">
        <w:t>U</w:t>
      </w:r>
      <w:bookmarkEnd w:id="18"/>
      <w:commentRangeEnd w:id="19"/>
      <w:r w:rsidR="00044181">
        <w:rPr>
          <w:rStyle w:val="Marquedecommentaire"/>
          <w:rFonts w:asciiTheme="minorHAnsi" w:hAnsiTheme="minorHAnsi"/>
          <w:smallCaps w:val="0"/>
          <w:spacing w:val="0"/>
        </w:rPr>
        <w:commentReference w:id="19"/>
      </w:r>
    </w:p>
    <w:p w14:paraId="44C56A82" w14:textId="77777777" w:rsidR="00580BFD" w:rsidRPr="00580BFD" w:rsidRDefault="00580BFD" w:rsidP="00580BFD">
      <w:bookmarkStart w:id="21" w:name="_Toc316373910"/>
    </w:p>
    <w:bookmarkEnd w:id="21"/>
    <w:p w14:paraId="6493E4ED" w14:textId="77777777" w:rsidR="006D2F11" w:rsidRDefault="006D2F11">
      <w:pPr>
        <w:spacing w:before="0" w:after="200"/>
        <w:ind w:left="0"/>
        <w:rPr>
          <w:rFonts w:asciiTheme="majorHAnsi" w:hAnsiTheme="majorHAnsi"/>
          <w:spacing w:val="5"/>
          <w:sz w:val="28"/>
          <w:szCs w:val="24"/>
        </w:rPr>
      </w:pPr>
      <w:r>
        <w:rPr>
          <w:rFonts w:asciiTheme="majorHAnsi" w:hAnsiTheme="majorHAnsi"/>
          <w:spacing w:val="5"/>
          <w:sz w:val="28"/>
          <w:szCs w:val="24"/>
        </w:rPr>
        <w:br w:type="page"/>
      </w:r>
    </w:p>
    <w:p w14:paraId="18C240ED" w14:textId="77777777" w:rsidR="006D2F11" w:rsidRDefault="006D2F11" w:rsidP="006D2F11">
      <w:pPr>
        <w:pStyle w:val="Titre1"/>
        <w:numPr>
          <w:ilvl w:val="0"/>
          <w:numId w:val="7"/>
        </w:numPr>
      </w:pPr>
      <w:bookmarkStart w:id="22" w:name="_Toc506885461"/>
      <w:r>
        <w:lastRenderedPageBreak/>
        <w:t>DESCRIPTION DÉTAILLÉE</w:t>
      </w:r>
      <w:bookmarkEnd w:id="22"/>
    </w:p>
    <w:p w14:paraId="6F417BFE" w14:textId="77777777" w:rsidR="00341D6E" w:rsidRDefault="006D2F11" w:rsidP="00FB6295">
      <w:pPr>
        <w:pStyle w:val="Titre2"/>
      </w:pPr>
      <w:bookmarkStart w:id="23" w:name="_Toc460924242"/>
      <w:bookmarkStart w:id="24" w:name="_Toc506885462"/>
      <w:r>
        <w:t>Diagramme de cas d’utilisation</w:t>
      </w:r>
      <w:bookmarkEnd w:id="23"/>
      <w:r>
        <w:t xml:space="preserve"> « MAJ Dossier étudiant »</w:t>
      </w:r>
      <w:bookmarkEnd w:id="24"/>
    </w:p>
    <w:p w14:paraId="3E3EAC72" w14:textId="77777777" w:rsidR="00FB6295" w:rsidRDefault="00FB6295" w:rsidP="006D2F11">
      <w:pPr>
        <w:ind w:left="426"/>
      </w:pPr>
    </w:p>
    <w:p w14:paraId="056A5DEB" w14:textId="77777777" w:rsidR="00FB6295" w:rsidRDefault="00FB6295" w:rsidP="006D2F11">
      <w:pPr>
        <w:ind w:left="426"/>
      </w:pPr>
    </w:p>
    <w:p w14:paraId="5CA1C54E" w14:textId="77777777" w:rsidR="006D2F11" w:rsidRPr="00580BFD" w:rsidRDefault="00341D6E" w:rsidP="006D2F11">
      <w:pPr>
        <w:ind w:left="426"/>
      </w:pPr>
      <w:r>
        <w:rPr>
          <w:noProof/>
        </w:rPr>
        <w:drawing>
          <wp:anchor distT="0" distB="0" distL="114300" distR="114300" simplePos="0" relativeHeight="251678720" behindDoc="0" locked="0" layoutInCell="1" allowOverlap="1" wp14:anchorId="776456D3" wp14:editId="5F63C95F">
            <wp:simplePos x="0" y="0"/>
            <wp:positionH relativeFrom="column">
              <wp:posOffset>-1094740</wp:posOffset>
            </wp:positionH>
            <wp:positionV relativeFrom="paragraph">
              <wp:posOffset>78740</wp:posOffset>
            </wp:positionV>
            <wp:extent cx="7541260" cy="6395085"/>
            <wp:effectExtent l="0" t="0" r="2540" b="5715"/>
            <wp:wrapThrough wrapText="bothSides">
              <wp:wrapPolygon edited="0">
                <wp:start x="0" y="0"/>
                <wp:lineTo x="0" y="21555"/>
                <wp:lineTo x="21553" y="21555"/>
                <wp:lineTo x="21553"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41260" cy="6395085"/>
                    </a:xfrm>
                    <a:prstGeom prst="rect">
                      <a:avLst/>
                    </a:prstGeom>
                    <a:noFill/>
                  </pic:spPr>
                </pic:pic>
              </a:graphicData>
            </a:graphic>
          </wp:anchor>
        </w:drawing>
      </w:r>
    </w:p>
    <w:p w14:paraId="451B1F5F" w14:textId="77777777" w:rsidR="00C613BB" w:rsidRPr="00D409A6" w:rsidRDefault="00C613BB" w:rsidP="00C613BB">
      <w:pPr>
        <w:pStyle w:val="Titre2"/>
      </w:pPr>
      <w:bookmarkStart w:id="25" w:name="_Toc363813160"/>
      <w:bookmarkStart w:id="26" w:name="_Toc460924248"/>
      <w:bookmarkStart w:id="27" w:name="_Toc506885463"/>
      <w:r w:rsidRPr="00D409A6">
        <w:lastRenderedPageBreak/>
        <w:t>Étude de cas d’utilisation « MAJ dossier étudiant »</w:t>
      </w:r>
      <w:bookmarkEnd w:id="25"/>
      <w:bookmarkEnd w:id="26"/>
      <w:bookmarkEnd w:id="27"/>
    </w:p>
    <w:p w14:paraId="3C8F57C7" w14:textId="77777777" w:rsidR="00C613BB" w:rsidRPr="00D409A6" w:rsidRDefault="00C613BB" w:rsidP="00C613BB">
      <w:pPr>
        <w:pStyle w:val="Titre4"/>
      </w:pPr>
      <w:r w:rsidRPr="00D409A6">
        <w:t>Description sommaire :</w:t>
      </w:r>
      <w:r w:rsidRPr="00D409A6">
        <w:rPr>
          <w:u w:val="none"/>
        </w:rPr>
        <w:tab/>
      </w:r>
    </w:p>
    <w:p w14:paraId="62274615" w14:textId="77777777" w:rsidR="00C613BB" w:rsidRDefault="00BD7BCA" w:rsidP="00C613BB">
      <w:r>
        <w:t>Ce cas d’utilisation permet aux enseignants et aux administrateurs de pouvoir mettre à jour le dossier des étudiants. Ils seront en mesure, également, d’inscrire un nouvel étudiant, d’ajouter une note sur celui-ci, de modifier ses informations personnelles et de supprimer ce même étudiant de la base de données.</w:t>
      </w:r>
    </w:p>
    <w:p w14:paraId="17B876D6" w14:textId="77777777" w:rsidR="003B2BF2" w:rsidRDefault="00341D6E" w:rsidP="003B2BF2">
      <w:r>
        <w:t>La recherche sera accessible à tous les enseignants et administrateurs. Ils pourront parcourir les informations personnelles des étudiants pour gérer la base de données à ce niveau. Ils auront également l’option d’ajouter un filtre à leur recherche</w:t>
      </w:r>
      <w:r w:rsidR="003B2BF2">
        <w:t>, le tout déjà présent quand on arrivera dans l’onglet de mise à jour du dossier des étudiants</w:t>
      </w:r>
    </w:p>
    <w:p w14:paraId="1AB3B61A" w14:textId="77777777" w:rsidR="00C613BB" w:rsidRPr="00D409A6" w:rsidRDefault="00C613BB" w:rsidP="00C613BB">
      <w:pPr>
        <w:pStyle w:val="Titre4"/>
      </w:pPr>
      <w:r w:rsidRPr="00D409A6">
        <w:t>Acteurs :</w:t>
      </w:r>
    </w:p>
    <w:p w14:paraId="7B5DCC6C" w14:textId="77777777" w:rsidR="0065015F" w:rsidRDefault="0065015F" w:rsidP="0065015F">
      <w:pPr>
        <w:pStyle w:val="Paragraphedeliste"/>
        <w:numPr>
          <w:ilvl w:val="0"/>
          <w:numId w:val="17"/>
        </w:numPr>
      </w:pPr>
      <w:r>
        <w:t>Enseignant</w:t>
      </w:r>
    </w:p>
    <w:p w14:paraId="5878484A" w14:textId="77777777" w:rsidR="0065015F" w:rsidRDefault="0065015F" w:rsidP="0065015F">
      <w:pPr>
        <w:pStyle w:val="Paragraphedeliste"/>
        <w:numPr>
          <w:ilvl w:val="0"/>
          <w:numId w:val="17"/>
        </w:numPr>
      </w:pPr>
      <w:r>
        <w:t>Administrateur système</w:t>
      </w:r>
    </w:p>
    <w:p w14:paraId="197A1EDE" w14:textId="77777777" w:rsidR="0065015F" w:rsidRDefault="0065015F" w:rsidP="0065015F">
      <w:pPr>
        <w:pStyle w:val="Paragraphedeliste"/>
        <w:ind w:left="1440"/>
      </w:pPr>
    </w:p>
    <w:p w14:paraId="7CFEF845" w14:textId="77777777" w:rsidR="00C613BB" w:rsidRPr="0065015F" w:rsidRDefault="00C613BB" w:rsidP="0065015F">
      <w:pPr>
        <w:rPr>
          <w:u w:val="single"/>
        </w:rPr>
      </w:pPr>
      <w:r w:rsidRPr="0065015F">
        <w:rPr>
          <w:b/>
          <w:u w:val="single"/>
        </w:rPr>
        <w:t>Conditions de départ :</w:t>
      </w:r>
    </w:p>
    <w:p w14:paraId="5C877629" w14:textId="77777777" w:rsidR="00C613BB" w:rsidRPr="0065015F" w:rsidRDefault="00DF1754" w:rsidP="0065015F">
      <w:pPr>
        <w:pStyle w:val="Paragraphedeliste"/>
        <w:numPr>
          <w:ilvl w:val="0"/>
          <w:numId w:val="18"/>
        </w:numPr>
        <w:rPr>
          <w:b/>
        </w:rPr>
      </w:pPr>
      <w:r w:rsidRPr="0065015F">
        <w:rPr>
          <w:b/>
        </w:rPr>
        <w:t>Être connecté</w:t>
      </w:r>
      <w:r w:rsidR="0065015F">
        <w:rPr>
          <w:b/>
        </w:rPr>
        <w:t xml:space="preserve"> </w:t>
      </w:r>
    </w:p>
    <w:p w14:paraId="53CCEFEA" w14:textId="77777777" w:rsidR="00C613BB" w:rsidRPr="00BD7BCA" w:rsidRDefault="00C613BB" w:rsidP="00C613BB">
      <w:pPr>
        <w:pStyle w:val="Titre4"/>
        <w:rPr>
          <w:b/>
        </w:rPr>
      </w:pPr>
      <w:r w:rsidRPr="00BD7BCA">
        <w:rPr>
          <w:b/>
        </w:rPr>
        <w:t>Conditions de fin :</w:t>
      </w:r>
    </w:p>
    <w:p w14:paraId="781CC8DC" w14:textId="77777777" w:rsidR="00C613BB" w:rsidRPr="00BD7BCA" w:rsidRDefault="00C613BB" w:rsidP="00DF1754">
      <w:pPr>
        <w:pStyle w:val="Paragraphedeliste"/>
        <w:numPr>
          <w:ilvl w:val="0"/>
          <w:numId w:val="13"/>
        </w:numPr>
        <w:spacing w:after="0"/>
        <w:contextualSpacing w:val="0"/>
        <w:rPr>
          <w:b/>
        </w:rPr>
      </w:pPr>
      <w:r w:rsidRPr="00BD7BCA">
        <w:rPr>
          <w:b/>
        </w:rPr>
        <w:t>Fermeture de fenêtre</w:t>
      </w:r>
    </w:p>
    <w:p w14:paraId="03528C7F" w14:textId="77777777" w:rsidR="00DF1754" w:rsidRPr="00BD7BCA" w:rsidRDefault="00DF1754" w:rsidP="00DF1754">
      <w:pPr>
        <w:spacing w:after="0"/>
        <w:rPr>
          <w:b/>
        </w:rPr>
      </w:pPr>
      <w:proofErr w:type="gramStart"/>
      <w:r w:rsidRPr="00BD7BCA">
        <w:rPr>
          <w:b/>
        </w:rPr>
        <w:t>OU</w:t>
      </w:r>
      <w:proofErr w:type="gramEnd"/>
    </w:p>
    <w:p w14:paraId="10E49F42" w14:textId="77777777" w:rsidR="00DF1754" w:rsidRPr="00BD7BCA" w:rsidRDefault="00DF1754" w:rsidP="00DF1754">
      <w:pPr>
        <w:pStyle w:val="Paragraphedeliste"/>
        <w:numPr>
          <w:ilvl w:val="0"/>
          <w:numId w:val="13"/>
        </w:numPr>
        <w:spacing w:after="0"/>
        <w:rPr>
          <w:b/>
        </w:rPr>
      </w:pPr>
      <w:r w:rsidRPr="00BD7BCA">
        <w:rPr>
          <w:b/>
        </w:rPr>
        <w:t xml:space="preserve">Sélection d’une autre option dans le menu principal </w:t>
      </w:r>
    </w:p>
    <w:p w14:paraId="2DBE6685" w14:textId="77777777" w:rsidR="00DF1754" w:rsidRPr="00BD7BCA" w:rsidRDefault="00DF1754" w:rsidP="00DF1754">
      <w:pPr>
        <w:pStyle w:val="Paragraphedeliste"/>
        <w:ind w:left="1440"/>
        <w:contextualSpacing w:val="0"/>
        <w:rPr>
          <w:b/>
        </w:rPr>
      </w:pPr>
    </w:p>
    <w:p w14:paraId="7C6FC7FE" w14:textId="77777777" w:rsidR="00C613BB" w:rsidRPr="00BD7BCA" w:rsidRDefault="00C613BB" w:rsidP="00C613BB">
      <w:pPr>
        <w:pStyle w:val="Titre4"/>
        <w:rPr>
          <w:b/>
        </w:rPr>
      </w:pPr>
      <w:r w:rsidRPr="00BD7BCA">
        <w:rPr>
          <w:b/>
        </w:rPr>
        <w:t>Exception :</w:t>
      </w:r>
    </w:p>
    <w:p w14:paraId="675846A5" w14:textId="77777777" w:rsidR="00C613BB" w:rsidRPr="00BD7BCA" w:rsidRDefault="00C613BB" w:rsidP="00C613BB">
      <w:pPr>
        <w:rPr>
          <w:b/>
        </w:rPr>
      </w:pPr>
      <w:r w:rsidRPr="00BD7BCA">
        <w:rPr>
          <w:b/>
        </w:rPr>
        <w:t>N/</w:t>
      </w:r>
      <w:commentRangeStart w:id="28"/>
      <w:r w:rsidRPr="00BD7BCA">
        <w:rPr>
          <w:b/>
        </w:rPr>
        <w:t>A</w:t>
      </w:r>
      <w:commentRangeEnd w:id="28"/>
      <w:r w:rsidR="00502323">
        <w:rPr>
          <w:rStyle w:val="Marquedecommentaire"/>
        </w:rPr>
        <w:commentReference w:id="28"/>
      </w:r>
    </w:p>
    <w:p w14:paraId="409B0D05" w14:textId="77777777" w:rsidR="006D2F11" w:rsidRPr="006D2F11" w:rsidRDefault="006D2F11" w:rsidP="006D2F11"/>
    <w:p w14:paraId="174F53EF" w14:textId="77777777" w:rsidR="006D2F11" w:rsidRDefault="006D2F11">
      <w:pPr>
        <w:spacing w:before="0" w:after="200"/>
        <w:ind w:left="0"/>
        <w:rPr>
          <w:rFonts w:asciiTheme="majorHAnsi" w:hAnsiTheme="majorHAnsi"/>
          <w:sz w:val="28"/>
          <w:szCs w:val="28"/>
        </w:rPr>
      </w:pPr>
      <w:r>
        <w:br w:type="page"/>
      </w:r>
    </w:p>
    <w:p w14:paraId="5953A681" w14:textId="77777777" w:rsidR="006D2F11" w:rsidRPr="00580BFD" w:rsidRDefault="009A1E45" w:rsidP="00FB6295">
      <w:pPr>
        <w:pStyle w:val="Titre2"/>
      </w:pPr>
      <w:bookmarkStart w:id="29" w:name="_Toc506885464"/>
      <w:r>
        <w:rPr>
          <w:noProof/>
        </w:rPr>
        <w:lastRenderedPageBreak/>
        <w:drawing>
          <wp:anchor distT="0" distB="0" distL="114300" distR="114300" simplePos="0" relativeHeight="251680768" behindDoc="0" locked="0" layoutInCell="1" allowOverlap="1" wp14:anchorId="123130EF" wp14:editId="042EF820">
            <wp:simplePos x="0" y="0"/>
            <wp:positionH relativeFrom="page">
              <wp:align>left</wp:align>
            </wp:positionH>
            <wp:positionV relativeFrom="paragraph">
              <wp:posOffset>371475</wp:posOffset>
            </wp:positionV>
            <wp:extent cx="7705725" cy="5953760"/>
            <wp:effectExtent l="0" t="0" r="9525" b="8890"/>
            <wp:wrapThrough wrapText="bothSides">
              <wp:wrapPolygon edited="0">
                <wp:start x="0" y="0"/>
                <wp:lineTo x="0" y="21563"/>
                <wp:lineTo x="21573" y="21563"/>
                <wp:lineTo x="2157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 principal - MAJ Dossier entreprise.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05725" cy="5953760"/>
                    </a:xfrm>
                    <a:prstGeom prst="rect">
                      <a:avLst/>
                    </a:prstGeom>
                  </pic:spPr>
                </pic:pic>
              </a:graphicData>
            </a:graphic>
            <wp14:sizeRelH relativeFrom="margin">
              <wp14:pctWidth>0</wp14:pctWidth>
            </wp14:sizeRelH>
            <wp14:sizeRelV relativeFrom="margin">
              <wp14:pctHeight>0</wp14:pctHeight>
            </wp14:sizeRelV>
          </wp:anchor>
        </w:drawing>
      </w:r>
      <w:r w:rsidR="006D2F11">
        <w:t>Diagramme de cas d’utilisation « </w:t>
      </w:r>
      <w:r>
        <w:t>MAJ Dossier entreprise</w:t>
      </w:r>
      <w:r w:rsidR="006D2F11">
        <w:t> »</w:t>
      </w:r>
      <w:bookmarkEnd w:id="29"/>
    </w:p>
    <w:p w14:paraId="792782EB" w14:textId="77777777" w:rsidR="006D2F11" w:rsidRDefault="006D2F11" w:rsidP="006D2F11">
      <w:pPr>
        <w:pStyle w:val="Titre2"/>
      </w:pPr>
      <w:bookmarkStart w:id="30" w:name="_Toc506885465"/>
      <w:r>
        <w:t>Étude de cas d’utilisation « </w:t>
      </w:r>
      <w:r w:rsidR="009A1E45">
        <w:t>MAJ Dossier entreprise</w:t>
      </w:r>
      <w:r w:rsidR="003D6033">
        <w:t xml:space="preserve"> </w:t>
      </w:r>
      <w:r>
        <w:t>»</w:t>
      </w:r>
      <w:bookmarkEnd w:id="30"/>
    </w:p>
    <w:p w14:paraId="7BD66C53" w14:textId="77777777" w:rsidR="006D2F11" w:rsidRDefault="006D2F11" w:rsidP="006D2F11">
      <w:pPr>
        <w:pStyle w:val="Titre4"/>
      </w:pPr>
      <w:r>
        <w:t>Description sommaire :</w:t>
      </w:r>
    </w:p>
    <w:p w14:paraId="6C06AF33" w14:textId="77777777" w:rsidR="00B8077A" w:rsidRDefault="00B8077A" w:rsidP="00B8077A">
      <w:r>
        <w:t xml:space="preserve">Ce cas d’utilisation permet aux enseignants et aux administrateurs de pouvoir mettre à jour le dossier des entreprises. Ils seront en mesure, également, d’inscrire </w:t>
      </w:r>
      <w:r w:rsidR="00E86160">
        <w:t>une nouvelle entreprise</w:t>
      </w:r>
      <w:r>
        <w:t>, d’a</w:t>
      </w:r>
      <w:r w:rsidR="00AD1C4F">
        <w:t>jouter une note sur celle-ci</w:t>
      </w:r>
      <w:r>
        <w:t>, de modifier ses informations personnelles et de supprimer ce même étudiant de la base de données.</w:t>
      </w:r>
    </w:p>
    <w:p w14:paraId="577C2BE4" w14:textId="77777777" w:rsidR="00B8077A" w:rsidRDefault="00B8077A" w:rsidP="00B8077A">
      <w:r>
        <w:lastRenderedPageBreak/>
        <w:t xml:space="preserve">La recherche sera accessible à tous les enseignants et administrateurs. Ils pourront parcourir les informations </w:t>
      </w:r>
      <w:r w:rsidR="009024E7">
        <w:t>concernant les entreprises</w:t>
      </w:r>
      <w:r>
        <w:t xml:space="preserve"> pour gérer la base de données à ce niveau. Ils auront également l’option d’ajouter un filtre à leur recherche, le tout déjà présent quand on arrivera dans l’onglet de mise à jour du dossier des </w:t>
      </w:r>
      <w:r w:rsidR="009024E7">
        <w:t>entreprises.</w:t>
      </w:r>
    </w:p>
    <w:p w14:paraId="51ACA71D" w14:textId="77777777" w:rsidR="006D2F11" w:rsidRDefault="006D2F11" w:rsidP="006D2F11">
      <w:pPr>
        <w:pStyle w:val="Titre4"/>
      </w:pPr>
      <w:r>
        <w:t>Acteur</w:t>
      </w:r>
      <w:r w:rsidR="00C613BB">
        <w:t>s</w:t>
      </w:r>
      <w:r>
        <w:t> :</w:t>
      </w:r>
    </w:p>
    <w:p w14:paraId="6793E2D8" w14:textId="77777777" w:rsidR="006D2F11" w:rsidRDefault="006D2F11" w:rsidP="00C613BB">
      <w:pPr>
        <w:pStyle w:val="Paragraphedeliste"/>
        <w:numPr>
          <w:ilvl w:val="0"/>
          <w:numId w:val="13"/>
        </w:numPr>
      </w:pPr>
      <w:r>
        <w:t>Enseignant</w:t>
      </w:r>
    </w:p>
    <w:p w14:paraId="2F72541B" w14:textId="77777777" w:rsidR="006D2F11" w:rsidRDefault="00C61E0B" w:rsidP="00C613BB">
      <w:pPr>
        <w:pStyle w:val="Paragraphedeliste"/>
        <w:numPr>
          <w:ilvl w:val="0"/>
          <w:numId w:val="13"/>
        </w:numPr>
      </w:pPr>
      <w:r>
        <w:t>Administrateur système</w:t>
      </w:r>
    </w:p>
    <w:p w14:paraId="50116F44" w14:textId="77777777" w:rsidR="006D2F11" w:rsidRDefault="006D2F11" w:rsidP="006D2F11">
      <w:pPr>
        <w:pStyle w:val="Titre4"/>
      </w:pPr>
      <w:r>
        <w:t>Conditions de départ :</w:t>
      </w:r>
    </w:p>
    <w:p w14:paraId="47E66D47" w14:textId="77777777" w:rsidR="006D2F11" w:rsidRDefault="00B6787A" w:rsidP="006D2F11">
      <w:pPr>
        <w:pStyle w:val="Paragraphedeliste"/>
        <w:numPr>
          <w:ilvl w:val="0"/>
          <w:numId w:val="14"/>
        </w:numPr>
      </w:pPr>
      <w:r>
        <w:t>Être connecté</w:t>
      </w:r>
      <w:r w:rsidR="00C61E0B">
        <w:t xml:space="preserve"> </w:t>
      </w:r>
    </w:p>
    <w:p w14:paraId="6DFB1402" w14:textId="77777777" w:rsidR="006D2F11" w:rsidRDefault="006D2F11" w:rsidP="006D2F11">
      <w:pPr>
        <w:pStyle w:val="Titre4"/>
      </w:pPr>
      <w:r>
        <w:t>Conditions de fin :</w:t>
      </w:r>
    </w:p>
    <w:p w14:paraId="543B7B0D" w14:textId="77777777" w:rsidR="006D2F11" w:rsidRDefault="006D2F11" w:rsidP="006D2F11">
      <w:pPr>
        <w:pStyle w:val="Paragraphedeliste"/>
        <w:numPr>
          <w:ilvl w:val="0"/>
          <w:numId w:val="13"/>
        </w:numPr>
      </w:pPr>
      <w:r>
        <w:t>Fermeture de fenêtre</w:t>
      </w:r>
    </w:p>
    <w:p w14:paraId="08EC71F9" w14:textId="77777777" w:rsidR="006D2F11" w:rsidRDefault="006D2F11" w:rsidP="006D2F11">
      <w:pPr>
        <w:ind w:left="1080"/>
      </w:pPr>
      <w:r>
        <w:t>OU</w:t>
      </w:r>
    </w:p>
    <w:p w14:paraId="71DD2589" w14:textId="77777777" w:rsidR="006D2F11" w:rsidRPr="00B93B01" w:rsidRDefault="006D2F11" w:rsidP="006D2F11">
      <w:pPr>
        <w:pStyle w:val="Paragraphedeliste"/>
        <w:numPr>
          <w:ilvl w:val="0"/>
          <w:numId w:val="13"/>
        </w:numPr>
      </w:pPr>
      <w:r>
        <w:t>Sélection d’une autre option dans le menu principal</w:t>
      </w:r>
      <w:r w:rsidRPr="00B93B01">
        <w:t xml:space="preserve"> </w:t>
      </w:r>
    </w:p>
    <w:p w14:paraId="4BF5EEEE" w14:textId="77777777" w:rsidR="006D2F11" w:rsidRDefault="006D2F11" w:rsidP="006D2F11">
      <w:pPr>
        <w:pStyle w:val="Titre4"/>
      </w:pPr>
      <w:r>
        <w:t>Exception :</w:t>
      </w:r>
    </w:p>
    <w:p w14:paraId="34DC0B89" w14:textId="77777777" w:rsidR="006D2F11" w:rsidRDefault="006D2F11" w:rsidP="006D2F11">
      <w:r>
        <w:t>N/</w:t>
      </w:r>
      <w:commentRangeStart w:id="31"/>
      <w:r>
        <w:t>A</w:t>
      </w:r>
      <w:commentRangeEnd w:id="31"/>
      <w:r w:rsidR="00502323">
        <w:rPr>
          <w:rStyle w:val="Marquedecommentaire"/>
        </w:rPr>
        <w:commentReference w:id="31"/>
      </w:r>
    </w:p>
    <w:p w14:paraId="78B34FE5" w14:textId="77777777" w:rsidR="005B540F" w:rsidRDefault="005B540F">
      <w:pPr>
        <w:spacing w:before="0" w:after="200"/>
        <w:ind w:left="0"/>
        <w:rPr>
          <w:rFonts w:asciiTheme="majorHAnsi" w:hAnsiTheme="majorHAnsi"/>
          <w:spacing w:val="5"/>
          <w:sz w:val="28"/>
          <w:szCs w:val="24"/>
        </w:rPr>
      </w:pPr>
      <w:r>
        <w:rPr>
          <w:rFonts w:asciiTheme="majorHAnsi" w:hAnsiTheme="majorHAnsi"/>
          <w:spacing w:val="5"/>
          <w:sz w:val="28"/>
          <w:szCs w:val="24"/>
        </w:rPr>
        <w:br w:type="page"/>
      </w:r>
    </w:p>
    <w:p w14:paraId="120D0F30" w14:textId="77777777" w:rsidR="005B540F" w:rsidRDefault="005B540F" w:rsidP="005B540F">
      <w:pPr>
        <w:pStyle w:val="Titre1"/>
        <w:numPr>
          <w:ilvl w:val="0"/>
          <w:numId w:val="7"/>
        </w:numPr>
      </w:pPr>
      <w:bookmarkStart w:id="32" w:name="_Toc506885466"/>
      <w:r>
        <w:lastRenderedPageBreak/>
        <w:t>DESCRIPTION DÉTAILLÉE</w:t>
      </w:r>
      <w:bookmarkEnd w:id="32"/>
    </w:p>
    <w:p w14:paraId="1A0C55D1" w14:textId="77777777" w:rsidR="005B540F" w:rsidRDefault="00706253" w:rsidP="005B540F">
      <w:pPr>
        <w:pStyle w:val="Titre2"/>
      </w:pPr>
      <w:bookmarkStart w:id="33" w:name="_Toc506885467"/>
      <w:r>
        <w:rPr>
          <w:noProof/>
        </w:rPr>
        <w:drawing>
          <wp:anchor distT="0" distB="0" distL="114300" distR="114300" simplePos="0" relativeHeight="251681792" behindDoc="0" locked="0" layoutInCell="1" allowOverlap="1" wp14:anchorId="18F1990D" wp14:editId="07894EC2">
            <wp:simplePos x="0" y="0"/>
            <wp:positionH relativeFrom="column">
              <wp:posOffset>-521335</wp:posOffset>
            </wp:positionH>
            <wp:positionV relativeFrom="paragraph">
              <wp:posOffset>407035</wp:posOffset>
            </wp:positionV>
            <wp:extent cx="6343650" cy="6517640"/>
            <wp:effectExtent l="0" t="0" r="0" b="0"/>
            <wp:wrapThrough wrapText="bothSides">
              <wp:wrapPolygon edited="0">
                <wp:start x="0" y="0"/>
                <wp:lineTo x="0" y="21528"/>
                <wp:lineTo x="21535" y="21528"/>
                <wp:lineTo x="2153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principal - Gestion du salon carrière.jpeg"/>
                    <pic:cNvPicPr/>
                  </pic:nvPicPr>
                  <pic:blipFill rotWithShape="1">
                    <a:blip r:embed="rId20" cstate="print">
                      <a:extLst>
                        <a:ext uri="{28A0092B-C50C-407E-A947-70E740481C1C}">
                          <a14:useLocalDpi xmlns:a14="http://schemas.microsoft.com/office/drawing/2010/main" val="0"/>
                        </a:ext>
                      </a:extLst>
                    </a:blip>
                    <a:srcRect r="41642" b="22401"/>
                    <a:stretch/>
                  </pic:blipFill>
                  <pic:spPr bwMode="auto">
                    <a:xfrm>
                      <a:off x="0" y="0"/>
                      <a:ext cx="6343650" cy="651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540F">
        <w:t>Diagramme de cas d’utilisation «</w:t>
      </w:r>
      <w:r w:rsidR="00C61E0B">
        <w:t xml:space="preserve"> Gestion du salon carrière</w:t>
      </w:r>
      <w:r w:rsidR="005B540F">
        <w:t xml:space="preserve"> »</w:t>
      </w:r>
      <w:bookmarkEnd w:id="33"/>
    </w:p>
    <w:p w14:paraId="6645014C" w14:textId="77777777" w:rsidR="00C61E0B" w:rsidRDefault="00C61E0B" w:rsidP="00C61E0B"/>
    <w:p w14:paraId="004FC0AB" w14:textId="77777777" w:rsidR="00706253" w:rsidRPr="00C61E0B" w:rsidRDefault="00706253" w:rsidP="00C61E0B"/>
    <w:p w14:paraId="0E9EFD7F" w14:textId="77777777" w:rsidR="005A2870" w:rsidRDefault="005A2870">
      <w:pPr>
        <w:spacing w:before="0" w:after="200"/>
        <w:ind w:left="0"/>
        <w:rPr>
          <w:rFonts w:asciiTheme="majorHAnsi" w:hAnsiTheme="majorHAnsi"/>
          <w:spacing w:val="5"/>
          <w:sz w:val="28"/>
          <w:szCs w:val="24"/>
        </w:rPr>
      </w:pPr>
    </w:p>
    <w:p w14:paraId="046FAC69" w14:textId="77777777" w:rsidR="005B540F" w:rsidRDefault="005B540F" w:rsidP="005B540F">
      <w:pPr>
        <w:pStyle w:val="Titre2"/>
      </w:pPr>
      <w:bookmarkStart w:id="34" w:name="_Toc506885468"/>
      <w:r>
        <w:lastRenderedPageBreak/>
        <w:t>Étude de cas d’utilisation «</w:t>
      </w:r>
      <w:r w:rsidR="00706253">
        <w:t xml:space="preserve"> Gestion du salon carrière</w:t>
      </w:r>
      <w:r>
        <w:t> »</w:t>
      </w:r>
      <w:bookmarkEnd w:id="34"/>
    </w:p>
    <w:p w14:paraId="4B35EDA0" w14:textId="77777777" w:rsidR="005B540F" w:rsidRDefault="005B540F" w:rsidP="005B540F">
      <w:pPr>
        <w:pStyle w:val="Titre4"/>
      </w:pPr>
      <w:r>
        <w:t>Description sommaire :</w:t>
      </w:r>
      <w:r w:rsidR="00706253">
        <w:t xml:space="preserve"> </w:t>
      </w:r>
    </w:p>
    <w:p w14:paraId="6EE9E8F9" w14:textId="77777777" w:rsidR="00AA6005" w:rsidRDefault="00AA6005" w:rsidP="00AA6005">
      <w:r>
        <w:t>Ce cas d’utilisation permet aux enseignants de pouvoir gérer les entreprises participantes au salon carrière du Cégep Lévis-Lauzon. Ils auront l’option d’ajouter une nouvelle entreprise participante et d’obtenir la liste complète des compagnies qui seront déjà présentes.</w:t>
      </w:r>
    </w:p>
    <w:p w14:paraId="1E9B804F" w14:textId="77777777" w:rsidR="00AA6005" w:rsidRDefault="00AA6005" w:rsidP="00AA6005">
      <w:r>
        <w:t>Lors de l’ajout d’une entreprise au salon carrière, les enseignants auront l’option d’aller modifier le dossier d’une entreprise, qui mènera au cas d’utilisation du « Maj dossier entreprise ». Pour ce qui est de l’obtention de la liste des compagnies, nous aurons l’option de modifier les particularités d’une entreprise participante, et de supprimer l’entreprise du salon carrière. Ces changements n’auront pas d’influence sur le dossier des entreprises, seulement sur l’accessibilité de ceux-ci au salon carrière.</w:t>
      </w:r>
    </w:p>
    <w:p w14:paraId="4E96273F" w14:textId="77777777" w:rsidR="00AA6005" w:rsidRPr="00AA6005" w:rsidRDefault="00AA6005" w:rsidP="00AA6005"/>
    <w:p w14:paraId="716C7FD7" w14:textId="77777777" w:rsidR="005B540F" w:rsidRDefault="005B540F" w:rsidP="005B540F">
      <w:pPr>
        <w:pStyle w:val="Titre4"/>
      </w:pPr>
      <w:r>
        <w:t>Acteurs :</w:t>
      </w:r>
    </w:p>
    <w:p w14:paraId="6A7140C8" w14:textId="77777777" w:rsidR="00AA6005" w:rsidRPr="00AA6005" w:rsidRDefault="00AA6005" w:rsidP="00AA6005">
      <w:pPr>
        <w:pStyle w:val="Paragraphedeliste"/>
        <w:numPr>
          <w:ilvl w:val="0"/>
          <w:numId w:val="13"/>
        </w:numPr>
      </w:pPr>
      <w:commentRangeStart w:id="35"/>
      <w:r>
        <w:t>Enseignant</w:t>
      </w:r>
      <w:commentRangeEnd w:id="35"/>
      <w:r w:rsidR="00502323">
        <w:rPr>
          <w:rStyle w:val="Marquedecommentaire"/>
        </w:rPr>
        <w:commentReference w:id="35"/>
      </w:r>
    </w:p>
    <w:p w14:paraId="15CF253B" w14:textId="77777777" w:rsidR="005B540F" w:rsidRDefault="005B540F" w:rsidP="005B540F">
      <w:pPr>
        <w:pStyle w:val="Titre4"/>
      </w:pPr>
      <w:r>
        <w:t>Conditions de départ :</w:t>
      </w:r>
    </w:p>
    <w:p w14:paraId="46D4037A" w14:textId="77777777" w:rsidR="00AA6005" w:rsidRPr="00AA6005" w:rsidRDefault="00AA6005" w:rsidP="00AA6005">
      <w:pPr>
        <w:pStyle w:val="Paragraphedeliste"/>
        <w:numPr>
          <w:ilvl w:val="0"/>
          <w:numId w:val="13"/>
        </w:numPr>
      </w:pPr>
      <w:r>
        <w:t>Être connecté en tant qu’enseignant</w:t>
      </w:r>
    </w:p>
    <w:p w14:paraId="4E963E41" w14:textId="77777777" w:rsidR="005B540F" w:rsidRDefault="005B540F" w:rsidP="005B540F">
      <w:pPr>
        <w:pStyle w:val="Titre4"/>
      </w:pPr>
      <w:r>
        <w:t>Conditions de fin :</w:t>
      </w:r>
    </w:p>
    <w:p w14:paraId="74DF22C5" w14:textId="77777777" w:rsidR="00AA6005" w:rsidRDefault="00AA6005" w:rsidP="00AA6005">
      <w:pPr>
        <w:pStyle w:val="Paragraphedeliste"/>
        <w:numPr>
          <w:ilvl w:val="0"/>
          <w:numId w:val="13"/>
        </w:numPr>
      </w:pPr>
      <w:r>
        <w:t xml:space="preserve">Fermeture de fenêtre </w:t>
      </w:r>
    </w:p>
    <w:p w14:paraId="2F45D3A2" w14:textId="77777777" w:rsidR="00AA6005" w:rsidRDefault="00AA6005" w:rsidP="00AA6005">
      <w:proofErr w:type="gramStart"/>
      <w:r>
        <w:t>OU</w:t>
      </w:r>
      <w:proofErr w:type="gramEnd"/>
    </w:p>
    <w:p w14:paraId="24D4AF44" w14:textId="77777777" w:rsidR="00AA6005" w:rsidRPr="00AA6005" w:rsidRDefault="00AA6005" w:rsidP="00AA6005">
      <w:pPr>
        <w:pStyle w:val="Paragraphedeliste"/>
        <w:numPr>
          <w:ilvl w:val="0"/>
          <w:numId w:val="13"/>
        </w:numPr>
      </w:pPr>
      <w:r>
        <w:t>Sélection d’une autre option dans le menu principal.</w:t>
      </w:r>
    </w:p>
    <w:p w14:paraId="0E548D23" w14:textId="77777777" w:rsidR="005B540F" w:rsidRDefault="005B540F" w:rsidP="005B540F">
      <w:pPr>
        <w:pStyle w:val="Titre4"/>
      </w:pPr>
      <w:r>
        <w:t>Exception :</w:t>
      </w:r>
    </w:p>
    <w:p w14:paraId="5CB72B7D" w14:textId="77777777" w:rsidR="005B540F" w:rsidRDefault="0005334F" w:rsidP="0005334F">
      <w:pPr>
        <w:pStyle w:val="Paragraphedeliste"/>
        <w:numPr>
          <w:ilvl w:val="0"/>
          <w:numId w:val="13"/>
        </w:numPr>
        <w:spacing w:before="0" w:after="200"/>
        <w:rPr>
          <w:rFonts w:asciiTheme="majorHAnsi" w:hAnsiTheme="majorHAnsi"/>
          <w:spacing w:val="5"/>
          <w:sz w:val="28"/>
          <w:szCs w:val="24"/>
        </w:rPr>
      </w:pPr>
      <w:r>
        <w:rPr>
          <w:rFonts w:asciiTheme="majorHAnsi" w:hAnsiTheme="majorHAnsi"/>
          <w:spacing w:val="5"/>
          <w:sz w:val="28"/>
          <w:szCs w:val="24"/>
        </w:rPr>
        <w:t>N/A</w:t>
      </w:r>
    </w:p>
    <w:p w14:paraId="7A0C47F4" w14:textId="77777777" w:rsidR="007B3DF1" w:rsidRDefault="007B3DF1" w:rsidP="007B3DF1">
      <w:pPr>
        <w:spacing w:before="0" w:after="200"/>
        <w:rPr>
          <w:rFonts w:asciiTheme="majorHAnsi" w:hAnsiTheme="majorHAnsi"/>
          <w:spacing w:val="5"/>
          <w:sz w:val="28"/>
          <w:szCs w:val="24"/>
        </w:rPr>
      </w:pPr>
    </w:p>
    <w:p w14:paraId="44314AE9" w14:textId="77777777" w:rsidR="007B3DF1" w:rsidRPr="007B3DF1" w:rsidRDefault="007B3DF1" w:rsidP="007B3DF1">
      <w:pPr>
        <w:spacing w:before="0" w:after="200"/>
        <w:rPr>
          <w:rFonts w:asciiTheme="majorHAnsi" w:hAnsiTheme="majorHAnsi"/>
          <w:spacing w:val="5"/>
          <w:sz w:val="28"/>
          <w:szCs w:val="24"/>
        </w:rPr>
      </w:pPr>
    </w:p>
    <w:p w14:paraId="32139C72" w14:textId="77777777" w:rsidR="007B3DF1" w:rsidRDefault="007B3DF1" w:rsidP="007B3DF1">
      <w:pPr>
        <w:pStyle w:val="Titre1"/>
        <w:numPr>
          <w:ilvl w:val="0"/>
          <w:numId w:val="7"/>
        </w:numPr>
      </w:pPr>
      <w:bookmarkStart w:id="36" w:name="_Toc506885469"/>
      <w:r>
        <w:lastRenderedPageBreak/>
        <w:t>DESCRIPTION DÉTAILLÉE</w:t>
      </w:r>
      <w:bookmarkEnd w:id="36"/>
    </w:p>
    <w:p w14:paraId="3565860D" w14:textId="77777777" w:rsidR="007B3DF1" w:rsidRDefault="00A57C50" w:rsidP="007B3DF1">
      <w:pPr>
        <w:pStyle w:val="Titre2"/>
      </w:pPr>
      <w:bookmarkStart w:id="37" w:name="_Toc506885470"/>
      <w:r>
        <w:rPr>
          <w:noProof/>
        </w:rPr>
        <w:drawing>
          <wp:anchor distT="0" distB="0" distL="114300" distR="114300" simplePos="0" relativeHeight="251683840" behindDoc="0" locked="0" layoutInCell="1" allowOverlap="1" wp14:anchorId="399F2372" wp14:editId="291FA462">
            <wp:simplePos x="0" y="0"/>
            <wp:positionH relativeFrom="margin">
              <wp:posOffset>240665</wp:posOffset>
            </wp:positionH>
            <wp:positionV relativeFrom="paragraph">
              <wp:posOffset>445135</wp:posOffset>
            </wp:positionV>
            <wp:extent cx="5133975" cy="6915150"/>
            <wp:effectExtent l="0" t="0" r="9525" b="0"/>
            <wp:wrapThrough wrapText="bothSides">
              <wp:wrapPolygon edited="0">
                <wp:start x="0" y="0"/>
                <wp:lineTo x="0" y="21540"/>
                <wp:lineTo x="21560" y="21540"/>
                <wp:lineTo x="21560" y="0"/>
                <wp:lineTo x="0" y="0"/>
              </wp:wrapPolygon>
            </wp:wrapThrough>
            <wp:docPr id="14" name="Image 14" descr="E:\Session 4\Analyse de systèmes\TP1\maj dossier enseignant - Page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ession 4\Analyse de systèmes\TP1\maj dossier enseignant - Page 1(1).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78" t="15741" r="62321" b="23148"/>
                    <a:stretch/>
                  </pic:blipFill>
                  <pic:spPr bwMode="auto">
                    <a:xfrm>
                      <a:off x="0" y="0"/>
                      <a:ext cx="5133975" cy="6915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3DF1">
        <w:t>Diagramme de cas d’utilisation « MAJ Dossier enseignant »</w:t>
      </w:r>
      <w:bookmarkEnd w:id="37"/>
    </w:p>
    <w:p w14:paraId="12D462E3" w14:textId="77777777" w:rsidR="007B3DF1" w:rsidRDefault="007B3DF1" w:rsidP="007B3DF1"/>
    <w:p w14:paraId="78E260D9" w14:textId="77777777" w:rsidR="007B3DF1" w:rsidRPr="00C61E0B" w:rsidRDefault="007B3DF1" w:rsidP="007B3DF1"/>
    <w:p w14:paraId="1FAA627D" w14:textId="77777777" w:rsidR="007B3DF1" w:rsidRDefault="007B3DF1" w:rsidP="007B3DF1">
      <w:pPr>
        <w:spacing w:before="0" w:after="200"/>
        <w:ind w:left="0"/>
        <w:rPr>
          <w:rFonts w:asciiTheme="majorHAnsi" w:hAnsiTheme="majorHAnsi"/>
          <w:spacing w:val="5"/>
          <w:sz w:val="28"/>
          <w:szCs w:val="24"/>
        </w:rPr>
      </w:pPr>
    </w:p>
    <w:p w14:paraId="66912069" w14:textId="77777777" w:rsidR="007B3DF1" w:rsidRDefault="007B3DF1" w:rsidP="007B3DF1">
      <w:pPr>
        <w:pStyle w:val="Titre2"/>
      </w:pPr>
      <w:bookmarkStart w:id="38" w:name="_Toc506885471"/>
      <w:r>
        <w:t xml:space="preserve">Étude de cas d’utilisation « </w:t>
      </w:r>
      <w:r w:rsidR="0093616D">
        <w:t>MAJ Dossier enseignant</w:t>
      </w:r>
      <w:r>
        <w:t> »</w:t>
      </w:r>
      <w:bookmarkEnd w:id="38"/>
    </w:p>
    <w:p w14:paraId="68955587" w14:textId="77777777" w:rsidR="007B3DF1" w:rsidRDefault="007B3DF1" w:rsidP="007B3DF1">
      <w:pPr>
        <w:pStyle w:val="Titre4"/>
      </w:pPr>
      <w:r>
        <w:t xml:space="preserve">Description sommaire : </w:t>
      </w:r>
    </w:p>
    <w:p w14:paraId="43FEFFC6" w14:textId="77777777" w:rsidR="00A57C50" w:rsidRDefault="00A57C50" w:rsidP="00A57C50">
      <w:r>
        <w:t xml:space="preserve">Ce cas d’utilisation permet aux enseignants et aux administrateurs de pouvoir mettre à jour le dossier des enseignants. </w:t>
      </w:r>
      <w:r w:rsidR="0019631B">
        <w:t>Les administrateurs seront en mesure de modifier les informations personnelles (mot de passe, adresse, téléphone) ainsi que de supprimer complètement des enseignants de la base de données. C’est lui qui aura le plus de pouvoir de toute la base de données.</w:t>
      </w:r>
    </w:p>
    <w:p w14:paraId="28A71FB4" w14:textId="77777777" w:rsidR="007B3DF1" w:rsidRPr="00AA6005" w:rsidRDefault="0019631B" w:rsidP="00A57C50">
      <w:r>
        <w:t xml:space="preserve">Pour ce qui est de l’enseignant, il pourra obtenir la liste complète des enseignants, sans avoir ses informations personnelles, et pourra ajouter lui-même un nouvel enseignant. </w:t>
      </w:r>
      <w:commentRangeStart w:id="39"/>
      <w:r>
        <w:t>Il sera en mesure de modifier ses propres informations personnelles, mais pas celles des autres enseignants de la base de données.</w:t>
      </w:r>
      <w:commentRangeEnd w:id="39"/>
      <w:r w:rsidR="00502323">
        <w:rPr>
          <w:rStyle w:val="Marquedecommentaire"/>
        </w:rPr>
        <w:commentReference w:id="39"/>
      </w:r>
    </w:p>
    <w:p w14:paraId="2E780EE3" w14:textId="77777777" w:rsidR="007B3DF1" w:rsidRDefault="007B3DF1" w:rsidP="007B3DF1">
      <w:pPr>
        <w:pStyle w:val="Titre4"/>
      </w:pPr>
      <w:r>
        <w:t>Acteurs :</w:t>
      </w:r>
    </w:p>
    <w:p w14:paraId="4EDFF3C7" w14:textId="77777777" w:rsidR="007B3DF1" w:rsidRDefault="007B3DF1" w:rsidP="007B3DF1">
      <w:pPr>
        <w:pStyle w:val="Paragraphedeliste"/>
        <w:numPr>
          <w:ilvl w:val="0"/>
          <w:numId w:val="13"/>
        </w:numPr>
      </w:pPr>
      <w:r>
        <w:t>Enseignant</w:t>
      </w:r>
    </w:p>
    <w:p w14:paraId="009806EB" w14:textId="77777777" w:rsidR="00CE3EDE" w:rsidRPr="00AA6005" w:rsidRDefault="00CE3EDE" w:rsidP="007B3DF1">
      <w:pPr>
        <w:pStyle w:val="Paragraphedeliste"/>
        <w:numPr>
          <w:ilvl w:val="0"/>
          <w:numId w:val="13"/>
        </w:numPr>
      </w:pPr>
      <w:r>
        <w:t>Administrateur</w:t>
      </w:r>
    </w:p>
    <w:p w14:paraId="634E0EE1" w14:textId="77777777" w:rsidR="007B3DF1" w:rsidRDefault="007B3DF1" w:rsidP="007B3DF1">
      <w:pPr>
        <w:pStyle w:val="Titre4"/>
      </w:pPr>
      <w:r>
        <w:t>Conditions de départ :</w:t>
      </w:r>
    </w:p>
    <w:p w14:paraId="449DBFB5" w14:textId="77777777" w:rsidR="007B3DF1" w:rsidRPr="00AA6005" w:rsidRDefault="007B3DF1" w:rsidP="007B3DF1">
      <w:pPr>
        <w:pStyle w:val="Paragraphedeliste"/>
        <w:numPr>
          <w:ilvl w:val="0"/>
          <w:numId w:val="13"/>
        </w:numPr>
      </w:pPr>
      <w:r>
        <w:t xml:space="preserve">Être connecté </w:t>
      </w:r>
    </w:p>
    <w:p w14:paraId="72D04C41" w14:textId="77777777" w:rsidR="007B3DF1" w:rsidRDefault="007B3DF1" w:rsidP="007B3DF1">
      <w:pPr>
        <w:pStyle w:val="Titre4"/>
      </w:pPr>
      <w:r>
        <w:t>Conditions de fin :</w:t>
      </w:r>
    </w:p>
    <w:p w14:paraId="3C0A6116" w14:textId="77777777" w:rsidR="007B3DF1" w:rsidRDefault="007B3DF1" w:rsidP="007B3DF1">
      <w:pPr>
        <w:pStyle w:val="Paragraphedeliste"/>
        <w:numPr>
          <w:ilvl w:val="0"/>
          <w:numId w:val="13"/>
        </w:numPr>
      </w:pPr>
      <w:r>
        <w:t xml:space="preserve">Fermeture de fenêtre </w:t>
      </w:r>
    </w:p>
    <w:p w14:paraId="753B4C0D" w14:textId="77777777" w:rsidR="007B3DF1" w:rsidRDefault="007B3DF1" w:rsidP="007B3DF1">
      <w:proofErr w:type="gramStart"/>
      <w:r>
        <w:t>OU</w:t>
      </w:r>
      <w:proofErr w:type="gramEnd"/>
    </w:p>
    <w:p w14:paraId="7EE17E5D" w14:textId="77777777" w:rsidR="007B3DF1" w:rsidRPr="00AA6005" w:rsidRDefault="007B3DF1" w:rsidP="007B3DF1">
      <w:pPr>
        <w:pStyle w:val="Paragraphedeliste"/>
        <w:numPr>
          <w:ilvl w:val="0"/>
          <w:numId w:val="13"/>
        </w:numPr>
      </w:pPr>
      <w:r>
        <w:t>Sélection d’une autre option dans le menu principal.</w:t>
      </w:r>
    </w:p>
    <w:p w14:paraId="2BB9A880" w14:textId="77777777" w:rsidR="007B3DF1" w:rsidRDefault="007B3DF1" w:rsidP="007B3DF1">
      <w:pPr>
        <w:pStyle w:val="Titre4"/>
      </w:pPr>
      <w:r>
        <w:t>Exception :</w:t>
      </w:r>
    </w:p>
    <w:p w14:paraId="0C8213F0" w14:textId="77777777" w:rsidR="007B3DF1" w:rsidRDefault="007B3DF1" w:rsidP="007B3DF1">
      <w:pPr>
        <w:pStyle w:val="Paragraphedeliste"/>
        <w:numPr>
          <w:ilvl w:val="0"/>
          <w:numId w:val="13"/>
        </w:numPr>
        <w:spacing w:before="0" w:after="200"/>
        <w:rPr>
          <w:rFonts w:asciiTheme="majorHAnsi" w:hAnsiTheme="majorHAnsi"/>
          <w:spacing w:val="5"/>
          <w:sz w:val="28"/>
          <w:szCs w:val="24"/>
        </w:rPr>
      </w:pPr>
      <w:r>
        <w:rPr>
          <w:rFonts w:asciiTheme="majorHAnsi" w:hAnsiTheme="majorHAnsi"/>
          <w:spacing w:val="5"/>
          <w:sz w:val="28"/>
          <w:szCs w:val="24"/>
        </w:rPr>
        <w:t>N/</w:t>
      </w:r>
      <w:commentRangeStart w:id="40"/>
      <w:r>
        <w:rPr>
          <w:rFonts w:asciiTheme="majorHAnsi" w:hAnsiTheme="majorHAnsi"/>
          <w:spacing w:val="5"/>
          <w:sz w:val="28"/>
          <w:szCs w:val="24"/>
        </w:rPr>
        <w:t>A</w:t>
      </w:r>
      <w:commentRangeEnd w:id="40"/>
      <w:r w:rsidR="00502323">
        <w:rPr>
          <w:rStyle w:val="Marquedecommentaire"/>
        </w:rPr>
        <w:commentReference w:id="40"/>
      </w:r>
    </w:p>
    <w:p w14:paraId="7543A511" w14:textId="77777777" w:rsidR="00C42D94" w:rsidRDefault="00C42D94" w:rsidP="00C42D94">
      <w:pPr>
        <w:spacing w:before="0" w:after="200"/>
        <w:rPr>
          <w:rFonts w:asciiTheme="majorHAnsi" w:hAnsiTheme="majorHAnsi"/>
          <w:spacing w:val="5"/>
          <w:sz w:val="28"/>
          <w:szCs w:val="24"/>
        </w:rPr>
      </w:pPr>
    </w:p>
    <w:p w14:paraId="3F2076EF" w14:textId="77777777" w:rsidR="00C42D94" w:rsidRDefault="00C42D94" w:rsidP="00C42D94">
      <w:pPr>
        <w:spacing w:before="0" w:after="200"/>
        <w:rPr>
          <w:rFonts w:asciiTheme="majorHAnsi" w:hAnsiTheme="majorHAnsi"/>
          <w:spacing w:val="5"/>
          <w:sz w:val="28"/>
          <w:szCs w:val="24"/>
        </w:rPr>
      </w:pPr>
    </w:p>
    <w:p w14:paraId="5B7F8F1B" w14:textId="77777777" w:rsidR="00C42D94" w:rsidRPr="00C42D94" w:rsidRDefault="00C42D94" w:rsidP="00C42D94">
      <w:pPr>
        <w:spacing w:before="0" w:after="200"/>
        <w:rPr>
          <w:rFonts w:asciiTheme="majorHAnsi" w:hAnsiTheme="majorHAnsi"/>
          <w:spacing w:val="5"/>
          <w:sz w:val="28"/>
          <w:szCs w:val="24"/>
        </w:rPr>
      </w:pPr>
    </w:p>
    <w:p w14:paraId="47A1E84F" w14:textId="77777777" w:rsidR="00C42D94" w:rsidRDefault="00C42D94" w:rsidP="00C42D94">
      <w:pPr>
        <w:pStyle w:val="Titre1"/>
        <w:numPr>
          <w:ilvl w:val="0"/>
          <w:numId w:val="7"/>
        </w:numPr>
      </w:pPr>
      <w:bookmarkStart w:id="41" w:name="_Toc506885472"/>
      <w:r>
        <w:lastRenderedPageBreak/>
        <w:t>DESCRIPTION DÉTAILLÉE</w:t>
      </w:r>
      <w:bookmarkEnd w:id="41"/>
    </w:p>
    <w:p w14:paraId="2959EEF3" w14:textId="77777777" w:rsidR="00C42D94" w:rsidRDefault="00C42D94" w:rsidP="00C42D94">
      <w:pPr>
        <w:pStyle w:val="Titre2"/>
      </w:pPr>
      <w:bookmarkStart w:id="42" w:name="_Toc506885473"/>
      <w:r>
        <w:t xml:space="preserve">Diagramme de cas d’utilisation « </w:t>
      </w:r>
      <w:r w:rsidR="00125879">
        <w:t xml:space="preserve">MAJ </w:t>
      </w:r>
      <w:commentRangeStart w:id="43"/>
      <w:r w:rsidR="00125879">
        <w:t>droit</w:t>
      </w:r>
      <w:commentRangeEnd w:id="43"/>
      <w:r w:rsidR="00D33AF5">
        <w:rPr>
          <w:rStyle w:val="Marquedecommentaire"/>
          <w:rFonts w:asciiTheme="minorHAnsi" w:hAnsiTheme="minorHAnsi"/>
        </w:rPr>
        <w:commentReference w:id="43"/>
      </w:r>
      <w:r w:rsidR="00125879">
        <w:t xml:space="preserve"> des utilisateurs</w:t>
      </w:r>
      <w:r>
        <w:t xml:space="preserve"> »</w:t>
      </w:r>
      <w:bookmarkEnd w:id="42"/>
    </w:p>
    <w:p w14:paraId="7A30A85B" w14:textId="77777777" w:rsidR="00C42D94" w:rsidRDefault="00125879" w:rsidP="00C42D94">
      <w:r>
        <w:rPr>
          <w:noProof/>
        </w:rPr>
        <w:drawing>
          <wp:anchor distT="0" distB="0" distL="114300" distR="114300" simplePos="0" relativeHeight="251686912" behindDoc="0" locked="0" layoutInCell="1" allowOverlap="1" wp14:anchorId="3DF20085" wp14:editId="080ABBA5">
            <wp:simplePos x="0" y="0"/>
            <wp:positionH relativeFrom="column">
              <wp:posOffset>-749935</wp:posOffset>
            </wp:positionH>
            <wp:positionV relativeFrom="paragraph">
              <wp:posOffset>288290</wp:posOffset>
            </wp:positionV>
            <wp:extent cx="7077075" cy="5570220"/>
            <wp:effectExtent l="0" t="0" r="9525" b="0"/>
            <wp:wrapThrough wrapText="bothSides">
              <wp:wrapPolygon edited="0">
                <wp:start x="0" y="0"/>
                <wp:lineTo x="0" y="21497"/>
                <wp:lineTo x="21571" y="21497"/>
                <wp:lineTo x="21571"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7075" cy="5570220"/>
                    </a:xfrm>
                    <a:prstGeom prst="rect">
                      <a:avLst/>
                    </a:prstGeom>
                    <a:noFill/>
                  </pic:spPr>
                </pic:pic>
              </a:graphicData>
            </a:graphic>
            <wp14:sizeRelH relativeFrom="margin">
              <wp14:pctWidth>0</wp14:pctWidth>
            </wp14:sizeRelH>
            <wp14:sizeRelV relativeFrom="margin">
              <wp14:pctHeight>0</wp14:pctHeight>
            </wp14:sizeRelV>
          </wp:anchor>
        </w:drawing>
      </w:r>
    </w:p>
    <w:p w14:paraId="37B7A139" w14:textId="77777777" w:rsidR="00C42D94" w:rsidRPr="00C61E0B" w:rsidRDefault="00C42D94" w:rsidP="00C42D94"/>
    <w:p w14:paraId="1AB0CC6B" w14:textId="77777777" w:rsidR="00C42D94" w:rsidRDefault="00C42D94" w:rsidP="00C42D94">
      <w:pPr>
        <w:spacing w:before="0" w:after="200"/>
        <w:ind w:left="0"/>
        <w:rPr>
          <w:rFonts w:asciiTheme="majorHAnsi" w:hAnsiTheme="majorHAnsi"/>
          <w:spacing w:val="5"/>
          <w:sz w:val="28"/>
          <w:szCs w:val="24"/>
        </w:rPr>
      </w:pPr>
    </w:p>
    <w:p w14:paraId="0B9EEE01" w14:textId="77777777" w:rsidR="00C42D94" w:rsidRDefault="00C42D94" w:rsidP="00C42D94">
      <w:pPr>
        <w:pStyle w:val="Titre2"/>
      </w:pPr>
      <w:bookmarkStart w:id="44" w:name="_Toc506885474"/>
      <w:r>
        <w:t xml:space="preserve">Étude de cas d’utilisation « </w:t>
      </w:r>
      <w:r w:rsidR="00125879">
        <w:t>MAJ Droits des utilisateurs</w:t>
      </w:r>
      <w:r>
        <w:t> »</w:t>
      </w:r>
      <w:bookmarkEnd w:id="44"/>
    </w:p>
    <w:p w14:paraId="6B1D5AA0" w14:textId="77777777" w:rsidR="00C42D94" w:rsidRDefault="00C42D94" w:rsidP="00C42D94">
      <w:pPr>
        <w:pStyle w:val="Titre4"/>
      </w:pPr>
      <w:r>
        <w:t xml:space="preserve">Description sommaire : </w:t>
      </w:r>
    </w:p>
    <w:p w14:paraId="602AAA27" w14:textId="77777777" w:rsidR="00125879" w:rsidRDefault="00125879" w:rsidP="00125879">
      <w:r>
        <w:t>Ce cas d’utilisation permet aux administrateurs de pouvoir mettre à jour les différents droits des utilisateurs de l’application. De plus</w:t>
      </w:r>
      <w:r w:rsidR="004341BD">
        <w:t>,</w:t>
      </w:r>
      <w:r>
        <w:t xml:space="preserve"> il va être</w:t>
      </w:r>
      <w:r w:rsidR="004341BD">
        <w:t xml:space="preserve"> en</w:t>
      </w:r>
      <w:r>
        <w:t xml:space="preserve"> mesure de créer de nouveaux droits ainsi que de créer de nouveau</w:t>
      </w:r>
      <w:r w:rsidR="004341BD">
        <w:t>x</w:t>
      </w:r>
      <w:r>
        <w:t xml:space="preserve"> groupe</w:t>
      </w:r>
      <w:r w:rsidR="004341BD">
        <w:t>s</w:t>
      </w:r>
      <w:r>
        <w:t xml:space="preserve">. Pour pouvoir </w:t>
      </w:r>
      <w:r>
        <w:lastRenderedPageBreak/>
        <w:t xml:space="preserve">changer les droits d’un groupe ou d’un </w:t>
      </w:r>
      <w:r w:rsidR="004341BD">
        <w:t>utilisateur, l’administrateur</w:t>
      </w:r>
      <w:r>
        <w:t xml:space="preserve"> va devoir sélectionner l’i</w:t>
      </w:r>
      <w:r w:rsidR="004341BD">
        <w:t>ndividu. I</w:t>
      </w:r>
      <w:r>
        <w:t>l aura un outil de recherche pour l’aider à trouver les éléments voulus. Si une sél</w:t>
      </w:r>
      <w:r w:rsidR="004341BD">
        <w:t>ection de groupe a été effectuée, alors une fenêtre détaillée</w:t>
      </w:r>
      <w:r>
        <w:t xml:space="preserve"> du groupe</w:t>
      </w:r>
      <w:r w:rsidR="004341BD">
        <w:t xml:space="preserve"> apparaîtra</w:t>
      </w:r>
      <w:r>
        <w:t>. À partir de cette fenêtre</w:t>
      </w:r>
      <w:r w:rsidR="004341BD">
        <w:t>,</w:t>
      </w:r>
      <w:r>
        <w:t xml:space="preserve"> on va pouvoir faire la gestion des membres.    </w:t>
      </w:r>
    </w:p>
    <w:p w14:paraId="5FCE8816" w14:textId="77777777" w:rsidR="00125879" w:rsidRPr="00125879" w:rsidRDefault="00125879" w:rsidP="00125879"/>
    <w:p w14:paraId="11479FBE" w14:textId="77777777" w:rsidR="00C42D94" w:rsidRDefault="00C42D94" w:rsidP="00C42D94">
      <w:pPr>
        <w:pStyle w:val="Titre4"/>
      </w:pPr>
      <w:r>
        <w:t>Acteurs :</w:t>
      </w:r>
    </w:p>
    <w:p w14:paraId="03C7F725" w14:textId="77777777" w:rsidR="004341BD" w:rsidRPr="004341BD" w:rsidRDefault="004341BD" w:rsidP="004341BD">
      <w:pPr>
        <w:pStyle w:val="Paragraphedeliste"/>
        <w:numPr>
          <w:ilvl w:val="0"/>
          <w:numId w:val="13"/>
        </w:numPr>
      </w:pPr>
      <w:r>
        <w:t>Administrateur</w:t>
      </w:r>
    </w:p>
    <w:p w14:paraId="296105FB" w14:textId="77777777" w:rsidR="00C42D94" w:rsidRDefault="00C42D94" w:rsidP="00C42D94">
      <w:pPr>
        <w:pStyle w:val="Titre4"/>
      </w:pPr>
      <w:r>
        <w:t>Conditions de départ :</w:t>
      </w:r>
    </w:p>
    <w:p w14:paraId="0A2F493A" w14:textId="77777777" w:rsidR="00C42D94" w:rsidRPr="00AA6005" w:rsidRDefault="00C42D94" w:rsidP="00C42D94">
      <w:pPr>
        <w:pStyle w:val="Paragraphedeliste"/>
        <w:numPr>
          <w:ilvl w:val="0"/>
          <w:numId w:val="13"/>
        </w:numPr>
      </w:pPr>
      <w:r>
        <w:t xml:space="preserve">Être connecté </w:t>
      </w:r>
    </w:p>
    <w:p w14:paraId="5318DDC8" w14:textId="77777777" w:rsidR="00C42D94" w:rsidRDefault="00C42D94" w:rsidP="00C42D94">
      <w:pPr>
        <w:pStyle w:val="Titre4"/>
      </w:pPr>
      <w:r>
        <w:t>Conditions de fin :</w:t>
      </w:r>
    </w:p>
    <w:p w14:paraId="7C0125D5" w14:textId="77777777" w:rsidR="00C42D94" w:rsidRDefault="00C42D94" w:rsidP="00C42D94">
      <w:pPr>
        <w:pStyle w:val="Paragraphedeliste"/>
        <w:numPr>
          <w:ilvl w:val="0"/>
          <w:numId w:val="13"/>
        </w:numPr>
      </w:pPr>
      <w:r>
        <w:t xml:space="preserve">Fermeture de fenêtre </w:t>
      </w:r>
    </w:p>
    <w:p w14:paraId="531556F6" w14:textId="77777777" w:rsidR="00C42D94" w:rsidRDefault="00C42D94" w:rsidP="00C42D94">
      <w:proofErr w:type="gramStart"/>
      <w:r>
        <w:t>OU</w:t>
      </w:r>
      <w:proofErr w:type="gramEnd"/>
    </w:p>
    <w:p w14:paraId="74B5FB7F" w14:textId="77777777" w:rsidR="00C42D94" w:rsidRPr="00AA6005" w:rsidRDefault="00C42D94" w:rsidP="00C42D94">
      <w:pPr>
        <w:pStyle w:val="Paragraphedeliste"/>
        <w:numPr>
          <w:ilvl w:val="0"/>
          <w:numId w:val="13"/>
        </w:numPr>
      </w:pPr>
      <w:r>
        <w:t>Sélection d’une autre option dans le menu principal.</w:t>
      </w:r>
    </w:p>
    <w:p w14:paraId="047E3911" w14:textId="77777777" w:rsidR="00C42D94" w:rsidRDefault="00C42D94" w:rsidP="00C42D94">
      <w:pPr>
        <w:pStyle w:val="Titre4"/>
      </w:pPr>
      <w:r>
        <w:t>Exception :</w:t>
      </w:r>
    </w:p>
    <w:p w14:paraId="795FF373" w14:textId="77777777" w:rsidR="00C42D94" w:rsidRDefault="00C42D94" w:rsidP="00C42D94">
      <w:pPr>
        <w:pStyle w:val="Paragraphedeliste"/>
        <w:numPr>
          <w:ilvl w:val="0"/>
          <w:numId w:val="13"/>
        </w:numPr>
        <w:spacing w:before="0" w:after="200"/>
        <w:rPr>
          <w:rFonts w:asciiTheme="majorHAnsi" w:hAnsiTheme="majorHAnsi"/>
          <w:spacing w:val="5"/>
          <w:sz w:val="28"/>
          <w:szCs w:val="24"/>
        </w:rPr>
      </w:pPr>
      <w:r>
        <w:rPr>
          <w:rFonts w:asciiTheme="majorHAnsi" w:hAnsiTheme="majorHAnsi"/>
          <w:spacing w:val="5"/>
          <w:sz w:val="28"/>
          <w:szCs w:val="24"/>
        </w:rPr>
        <w:t>N/</w:t>
      </w:r>
      <w:commentRangeStart w:id="45"/>
      <w:r>
        <w:rPr>
          <w:rFonts w:asciiTheme="majorHAnsi" w:hAnsiTheme="majorHAnsi"/>
          <w:spacing w:val="5"/>
          <w:sz w:val="28"/>
          <w:szCs w:val="24"/>
        </w:rPr>
        <w:t>A</w:t>
      </w:r>
      <w:commentRangeEnd w:id="45"/>
      <w:r w:rsidR="00D33AF5">
        <w:rPr>
          <w:rStyle w:val="Marquedecommentaire"/>
        </w:rPr>
        <w:commentReference w:id="45"/>
      </w:r>
    </w:p>
    <w:p w14:paraId="710B7E68" w14:textId="77777777" w:rsidR="00C42D94" w:rsidRDefault="00C42D94" w:rsidP="00C42D94">
      <w:pPr>
        <w:spacing w:before="0" w:after="200"/>
        <w:ind w:left="1080"/>
        <w:rPr>
          <w:rFonts w:asciiTheme="majorHAnsi" w:hAnsiTheme="majorHAnsi"/>
          <w:spacing w:val="5"/>
          <w:sz w:val="28"/>
          <w:szCs w:val="24"/>
        </w:rPr>
      </w:pPr>
    </w:p>
    <w:p w14:paraId="60FD50E4" w14:textId="77777777" w:rsidR="00292652" w:rsidRDefault="00292652" w:rsidP="00C42D94">
      <w:pPr>
        <w:spacing w:before="0" w:after="200"/>
        <w:ind w:left="1080"/>
        <w:rPr>
          <w:rFonts w:asciiTheme="majorHAnsi" w:hAnsiTheme="majorHAnsi"/>
          <w:spacing w:val="5"/>
          <w:sz w:val="28"/>
          <w:szCs w:val="24"/>
        </w:rPr>
      </w:pPr>
    </w:p>
    <w:p w14:paraId="7115376E" w14:textId="77777777" w:rsidR="00292652" w:rsidRDefault="00292652" w:rsidP="00C42D94">
      <w:pPr>
        <w:spacing w:before="0" w:after="200"/>
        <w:ind w:left="1080"/>
        <w:rPr>
          <w:rFonts w:asciiTheme="majorHAnsi" w:hAnsiTheme="majorHAnsi"/>
          <w:spacing w:val="5"/>
          <w:sz w:val="28"/>
          <w:szCs w:val="24"/>
        </w:rPr>
      </w:pPr>
    </w:p>
    <w:p w14:paraId="55FC79C9" w14:textId="77777777" w:rsidR="00292652" w:rsidRDefault="00292652" w:rsidP="00C42D94">
      <w:pPr>
        <w:spacing w:before="0" w:after="200"/>
        <w:ind w:left="1080"/>
        <w:rPr>
          <w:rFonts w:asciiTheme="majorHAnsi" w:hAnsiTheme="majorHAnsi"/>
          <w:spacing w:val="5"/>
          <w:sz w:val="28"/>
          <w:szCs w:val="24"/>
        </w:rPr>
      </w:pPr>
    </w:p>
    <w:p w14:paraId="51D8F38D" w14:textId="77777777" w:rsidR="00292652" w:rsidRDefault="00292652" w:rsidP="00C42D94">
      <w:pPr>
        <w:spacing w:before="0" w:after="200"/>
        <w:ind w:left="1080"/>
        <w:rPr>
          <w:rFonts w:asciiTheme="majorHAnsi" w:hAnsiTheme="majorHAnsi"/>
          <w:spacing w:val="5"/>
          <w:sz w:val="28"/>
          <w:szCs w:val="24"/>
        </w:rPr>
      </w:pPr>
    </w:p>
    <w:p w14:paraId="0B0458C5" w14:textId="77777777" w:rsidR="00292652" w:rsidRDefault="00292652" w:rsidP="00C42D94">
      <w:pPr>
        <w:spacing w:before="0" w:after="200"/>
        <w:ind w:left="1080"/>
        <w:rPr>
          <w:rFonts w:asciiTheme="majorHAnsi" w:hAnsiTheme="majorHAnsi"/>
          <w:spacing w:val="5"/>
          <w:sz w:val="28"/>
          <w:szCs w:val="24"/>
        </w:rPr>
      </w:pPr>
    </w:p>
    <w:p w14:paraId="40CE2A4D" w14:textId="77777777" w:rsidR="00292652" w:rsidRDefault="00292652" w:rsidP="00C42D94">
      <w:pPr>
        <w:spacing w:before="0" w:after="200"/>
        <w:ind w:left="1080"/>
        <w:rPr>
          <w:rFonts w:asciiTheme="majorHAnsi" w:hAnsiTheme="majorHAnsi"/>
          <w:spacing w:val="5"/>
          <w:sz w:val="28"/>
          <w:szCs w:val="24"/>
        </w:rPr>
      </w:pPr>
    </w:p>
    <w:p w14:paraId="4039904F" w14:textId="77777777" w:rsidR="00292652" w:rsidRPr="00C42D94" w:rsidRDefault="00292652" w:rsidP="00C42D94">
      <w:pPr>
        <w:spacing w:before="0" w:after="200"/>
        <w:ind w:left="1080"/>
        <w:rPr>
          <w:rFonts w:asciiTheme="majorHAnsi" w:hAnsiTheme="majorHAnsi"/>
          <w:spacing w:val="5"/>
          <w:sz w:val="28"/>
          <w:szCs w:val="24"/>
        </w:rPr>
      </w:pPr>
    </w:p>
    <w:p w14:paraId="7B61F359" w14:textId="77777777" w:rsidR="00292652" w:rsidRPr="00292652" w:rsidRDefault="00292652" w:rsidP="00292652">
      <w:pPr>
        <w:numPr>
          <w:ilvl w:val="0"/>
          <w:numId w:val="7"/>
        </w:numPr>
        <w:spacing w:before="360" w:after="40"/>
        <w:outlineLvl w:val="0"/>
        <w:rPr>
          <w:rFonts w:asciiTheme="majorHAnsi" w:hAnsiTheme="majorHAnsi"/>
          <w:smallCaps/>
          <w:spacing w:val="5"/>
          <w:sz w:val="32"/>
          <w:szCs w:val="32"/>
        </w:rPr>
      </w:pPr>
      <w:bookmarkStart w:id="46" w:name="_Toc506885475"/>
      <w:r w:rsidRPr="00292652">
        <w:rPr>
          <w:rFonts w:asciiTheme="majorHAnsi" w:hAnsiTheme="majorHAnsi"/>
          <w:smallCaps/>
          <w:spacing w:val="5"/>
          <w:sz w:val="32"/>
          <w:szCs w:val="32"/>
        </w:rPr>
        <w:lastRenderedPageBreak/>
        <w:t>DESCRIPTION DÉTAILLÉE</w:t>
      </w:r>
      <w:bookmarkEnd w:id="46"/>
    </w:p>
    <w:p w14:paraId="77C19690" w14:textId="77777777" w:rsidR="00292652" w:rsidRPr="00292652" w:rsidRDefault="00292652" w:rsidP="00292652">
      <w:pPr>
        <w:numPr>
          <w:ilvl w:val="1"/>
          <w:numId w:val="7"/>
        </w:numPr>
        <w:tabs>
          <w:tab w:val="num" w:pos="360"/>
        </w:tabs>
        <w:spacing w:before="120" w:after="120"/>
        <w:ind w:left="720" w:firstLine="0"/>
        <w:outlineLvl w:val="1"/>
        <w:rPr>
          <w:rFonts w:asciiTheme="majorHAnsi" w:hAnsiTheme="majorHAnsi"/>
          <w:sz w:val="28"/>
          <w:szCs w:val="28"/>
        </w:rPr>
      </w:pPr>
      <w:bookmarkStart w:id="47" w:name="_Toc506885476"/>
      <w:r w:rsidRPr="00292652">
        <w:rPr>
          <w:rFonts w:asciiTheme="majorHAnsi" w:hAnsiTheme="majorHAnsi"/>
          <w:sz w:val="28"/>
          <w:szCs w:val="28"/>
        </w:rPr>
        <w:t xml:space="preserve">Diagramme de cas d’utilisation « </w:t>
      </w:r>
      <w:commentRangeStart w:id="48"/>
      <w:r w:rsidR="000D7E32">
        <w:rPr>
          <w:rFonts w:asciiTheme="majorHAnsi" w:hAnsiTheme="majorHAnsi"/>
          <w:sz w:val="28"/>
          <w:szCs w:val="28"/>
        </w:rPr>
        <w:t xml:space="preserve">Gestion des dossiers de stage </w:t>
      </w:r>
      <w:commentRangeEnd w:id="48"/>
      <w:r w:rsidR="00D33AF5">
        <w:rPr>
          <w:rStyle w:val="Marquedecommentaire"/>
        </w:rPr>
        <w:commentReference w:id="48"/>
      </w:r>
      <w:r w:rsidRPr="00292652">
        <w:rPr>
          <w:rFonts w:asciiTheme="majorHAnsi" w:hAnsiTheme="majorHAnsi"/>
          <w:sz w:val="28"/>
          <w:szCs w:val="28"/>
        </w:rPr>
        <w:t>»</w:t>
      </w:r>
      <w:bookmarkEnd w:id="47"/>
    </w:p>
    <w:p w14:paraId="58BA0E9E" w14:textId="77777777" w:rsidR="00292652" w:rsidRPr="00292652" w:rsidRDefault="000D7E32" w:rsidP="00292652">
      <w:pPr>
        <w:spacing w:before="0" w:after="200"/>
        <w:ind w:left="0"/>
        <w:rPr>
          <w:rFonts w:asciiTheme="majorHAnsi" w:hAnsiTheme="majorHAnsi"/>
          <w:spacing w:val="5"/>
          <w:sz w:val="28"/>
          <w:szCs w:val="24"/>
        </w:rPr>
      </w:pPr>
      <w:r w:rsidRPr="00727F1E">
        <w:rPr>
          <w:noProof/>
        </w:rPr>
        <w:drawing>
          <wp:anchor distT="0" distB="0" distL="114300" distR="114300" simplePos="0" relativeHeight="251688960" behindDoc="0" locked="0" layoutInCell="1" allowOverlap="1" wp14:anchorId="1ECD6DCE" wp14:editId="49FA288A">
            <wp:simplePos x="0" y="0"/>
            <wp:positionH relativeFrom="margin">
              <wp:posOffset>2540</wp:posOffset>
            </wp:positionH>
            <wp:positionV relativeFrom="paragraph">
              <wp:posOffset>2540</wp:posOffset>
            </wp:positionV>
            <wp:extent cx="5918538" cy="2994660"/>
            <wp:effectExtent l="0" t="0" r="6350" b="0"/>
            <wp:wrapThrough wrapText="bothSides">
              <wp:wrapPolygon edited="0">
                <wp:start x="0" y="0"/>
                <wp:lineTo x="0" y="21435"/>
                <wp:lineTo x="21554" y="21435"/>
                <wp:lineTo x="21554" y="0"/>
                <wp:lineTo x="0" y="0"/>
              </wp:wrapPolygon>
            </wp:wrapThrough>
            <wp:docPr id="1" name="Image 1" descr="C:\Users\usager\Desktop\GestionDossierSt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ager\Desktop\GestionDossierStag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8538"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CFAA6C" w14:textId="77777777" w:rsidR="00292652" w:rsidRPr="00292652" w:rsidRDefault="00292652" w:rsidP="00292652">
      <w:pPr>
        <w:numPr>
          <w:ilvl w:val="1"/>
          <w:numId w:val="7"/>
        </w:numPr>
        <w:tabs>
          <w:tab w:val="num" w:pos="360"/>
        </w:tabs>
        <w:spacing w:before="120" w:after="120"/>
        <w:ind w:left="720" w:firstLine="0"/>
        <w:outlineLvl w:val="1"/>
        <w:rPr>
          <w:rFonts w:asciiTheme="majorHAnsi" w:hAnsiTheme="majorHAnsi"/>
          <w:sz w:val="28"/>
          <w:szCs w:val="28"/>
        </w:rPr>
      </w:pPr>
      <w:bookmarkStart w:id="49" w:name="_Toc506885477"/>
      <w:r w:rsidRPr="00292652">
        <w:rPr>
          <w:rFonts w:asciiTheme="majorHAnsi" w:hAnsiTheme="majorHAnsi"/>
          <w:sz w:val="28"/>
          <w:szCs w:val="28"/>
        </w:rPr>
        <w:t>Étude de cas d’utilisation « MAJ Droits des utilisateurs »</w:t>
      </w:r>
      <w:bookmarkEnd w:id="49"/>
    </w:p>
    <w:p w14:paraId="5DC9E812" w14:textId="77777777" w:rsidR="00292652" w:rsidRPr="00292652" w:rsidRDefault="00292652" w:rsidP="0029265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 xml:space="preserve">Description sommaire : </w:t>
      </w:r>
    </w:p>
    <w:p w14:paraId="25D8D7AD" w14:textId="77777777" w:rsidR="000D7E32" w:rsidRDefault="000D7E32" w:rsidP="000D7E32">
      <w:r>
        <w:t xml:space="preserve">Ce cas d’utilisation permet au enseignants d’obtenir une liste des stages, de visualiser leurs informations et d’effectuer des modifications si nécessaires. Ils pourront </w:t>
      </w:r>
      <w:commentRangeStart w:id="50"/>
      <w:r>
        <w:t xml:space="preserve">modifier </w:t>
      </w:r>
      <w:commentRangeEnd w:id="50"/>
      <w:r w:rsidR="00BF4A49">
        <w:rPr>
          <w:rStyle w:val="Marquedecommentaire"/>
        </w:rPr>
        <w:commentReference w:id="50"/>
      </w:r>
      <w:r>
        <w:t xml:space="preserve">les champs par </w:t>
      </w:r>
      <w:commentRangeStart w:id="51"/>
      <w:r>
        <w:t>des données déjà existantes</w:t>
      </w:r>
      <w:commentRangeEnd w:id="51"/>
      <w:r w:rsidR="00BF4A49">
        <w:rPr>
          <w:rStyle w:val="Marquedecommentaire"/>
        </w:rPr>
        <w:commentReference w:id="51"/>
      </w:r>
      <w:r>
        <w:t>.</w:t>
      </w:r>
    </w:p>
    <w:p w14:paraId="0AD6D939" w14:textId="77777777" w:rsidR="00292652" w:rsidRPr="00292652" w:rsidRDefault="000D7E32" w:rsidP="000D7E32">
      <w:r>
        <w:t xml:space="preserve">Seul un administrateur est en mesure de supprimer de l’information sur un stage. Les enseignants ont toutefois la capacité de supprimer un stage en entier si celui-ci n’est pas </w:t>
      </w:r>
      <w:commentRangeStart w:id="52"/>
      <w:r>
        <w:t>conclu</w:t>
      </w:r>
      <w:commentRangeEnd w:id="52"/>
      <w:r w:rsidR="00BF4A49">
        <w:rPr>
          <w:rStyle w:val="Marquedecommentaire"/>
        </w:rPr>
        <w:commentReference w:id="52"/>
      </w:r>
      <w:r>
        <w:t>. La modification de l’étudiant et la suppression du stage est disponible sur la page</w:t>
      </w:r>
    </w:p>
    <w:p w14:paraId="6F581D38" w14:textId="77777777" w:rsidR="00292652" w:rsidRPr="00292652" w:rsidRDefault="00292652" w:rsidP="0029265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Acteurs :</w:t>
      </w:r>
    </w:p>
    <w:p w14:paraId="2265F26B" w14:textId="77777777" w:rsidR="00292652" w:rsidRDefault="000D7E32" w:rsidP="00292652">
      <w:pPr>
        <w:numPr>
          <w:ilvl w:val="0"/>
          <w:numId w:val="13"/>
        </w:numPr>
        <w:contextualSpacing/>
      </w:pPr>
      <w:r>
        <w:t>Enseignant</w:t>
      </w:r>
    </w:p>
    <w:p w14:paraId="3C11BD20" w14:textId="77777777" w:rsidR="00292652" w:rsidRPr="00292652" w:rsidRDefault="000D7E32" w:rsidP="00292652">
      <w:pPr>
        <w:numPr>
          <w:ilvl w:val="0"/>
          <w:numId w:val="13"/>
        </w:numPr>
        <w:contextualSpacing/>
      </w:pPr>
      <w:r>
        <w:t>Administrateur</w:t>
      </w:r>
    </w:p>
    <w:p w14:paraId="0F914EB1" w14:textId="77777777" w:rsidR="00292652" w:rsidRPr="00292652" w:rsidRDefault="00292652" w:rsidP="0029265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Conditions de départ :</w:t>
      </w:r>
    </w:p>
    <w:p w14:paraId="54849C83" w14:textId="77777777" w:rsidR="00292652" w:rsidRPr="00292652" w:rsidRDefault="00292652" w:rsidP="00292652">
      <w:pPr>
        <w:numPr>
          <w:ilvl w:val="0"/>
          <w:numId w:val="13"/>
        </w:numPr>
        <w:contextualSpacing/>
      </w:pPr>
      <w:r w:rsidRPr="00292652">
        <w:t xml:space="preserve">Être connecté </w:t>
      </w:r>
    </w:p>
    <w:p w14:paraId="7E7540FA" w14:textId="77777777" w:rsidR="00292652" w:rsidRPr="00292652" w:rsidRDefault="00292652" w:rsidP="0029265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Conditions de fin :</w:t>
      </w:r>
    </w:p>
    <w:p w14:paraId="734AAC88" w14:textId="77777777" w:rsidR="00292652" w:rsidRPr="00292652" w:rsidRDefault="00292652" w:rsidP="00292652">
      <w:pPr>
        <w:numPr>
          <w:ilvl w:val="0"/>
          <w:numId w:val="13"/>
        </w:numPr>
        <w:contextualSpacing/>
      </w:pPr>
      <w:r w:rsidRPr="00292652">
        <w:t xml:space="preserve">Fermeture de fenêtre </w:t>
      </w:r>
    </w:p>
    <w:p w14:paraId="12C9C509" w14:textId="77777777" w:rsidR="00292652" w:rsidRPr="00292652" w:rsidRDefault="00292652" w:rsidP="00292652">
      <w:proofErr w:type="gramStart"/>
      <w:r w:rsidRPr="00292652">
        <w:t>OU</w:t>
      </w:r>
      <w:proofErr w:type="gramEnd"/>
    </w:p>
    <w:p w14:paraId="6198A5D6" w14:textId="77777777" w:rsidR="00292652" w:rsidRPr="00292652" w:rsidRDefault="00292652" w:rsidP="00292652">
      <w:pPr>
        <w:numPr>
          <w:ilvl w:val="0"/>
          <w:numId w:val="13"/>
        </w:numPr>
        <w:contextualSpacing/>
      </w:pPr>
      <w:r w:rsidRPr="00292652">
        <w:t>Sélection d’une autre option dans le menu principal.</w:t>
      </w:r>
    </w:p>
    <w:p w14:paraId="381EEC18" w14:textId="77777777" w:rsidR="00292652" w:rsidRPr="00292652" w:rsidRDefault="00292652" w:rsidP="0029265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lastRenderedPageBreak/>
        <w:t>Exception :</w:t>
      </w:r>
    </w:p>
    <w:p w14:paraId="15541709" w14:textId="77777777" w:rsidR="00292652" w:rsidRDefault="00292652" w:rsidP="00292652">
      <w:pPr>
        <w:numPr>
          <w:ilvl w:val="0"/>
          <w:numId w:val="13"/>
        </w:numPr>
        <w:spacing w:before="0" w:after="200"/>
        <w:contextualSpacing/>
        <w:rPr>
          <w:rFonts w:asciiTheme="majorHAnsi" w:hAnsiTheme="majorHAnsi"/>
          <w:spacing w:val="5"/>
          <w:sz w:val="28"/>
          <w:szCs w:val="24"/>
        </w:rPr>
      </w:pPr>
      <w:r w:rsidRPr="00292652">
        <w:rPr>
          <w:rFonts w:asciiTheme="majorHAnsi" w:hAnsiTheme="majorHAnsi"/>
          <w:spacing w:val="5"/>
          <w:sz w:val="28"/>
          <w:szCs w:val="24"/>
        </w:rPr>
        <w:t>N/A</w:t>
      </w:r>
    </w:p>
    <w:p w14:paraId="56045E3A" w14:textId="77777777" w:rsidR="000D7E32" w:rsidRPr="00292652" w:rsidRDefault="000D7E32" w:rsidP="000D7E32">
      <w:pPr>
        <w:spacing w:before="0" w:after="200"/>
        <w:ind w:left="1440"/>
        <w:contextualSpacing/>
        <w:rPr>
          <w:rFonts w:asciiTheme="majorHAnsi" w:hAnsiTheme="majorHAnsi"/>
          <w:spacing w:val="5"/>
          <w:sz w:val="28"/>
          <w:szCs w:val="24"/>
        </w:rPr>
      </w:pPr>
    </w:p>
    <w:p w14:paraId="009FCC7D" w14:textId="77777777" w:rsidR="00292652" w:rsidRPr="00292652" w:rsidRDefault="00292652" w:rsidP="00292652">
      <w:pPr>
        <w:spacing w:before="0" w:after="200"/>
        <w:ind w:left="1080"/>
        <w:rPr>
          <w:rFonts w:asciiTheme="majorHAnsi" w:hAnsiTheme="majorHAnsi"/>
          <w:spacing w:val="5"/>
          <w:sz w:val="28"/>
          <w:szCs w:val="24"/>
        </w:rPr>
      </w:pPr>
    </w:p>
    <w:p w14:paraId="0D747CBA" w14:textId="77777777" w:rsidR="00292652" w:rsidRPr="00292652" w:rsidRDefault="00292652" w:rsidP="00292652">
      <w:pPr>
        <w:spacing w:before="0" w:after="200"/>
        <w:ind w:left="1440"/>
        <w:contextualSpacing/>
        <w:rPr>
          <w:rFonts w:asciiTheme="majorHAnsi" w:hAnsiTheme="majorHAnsi"/>
          <w:spacing w:val="5"/>
          <w:sz w:val="28"/>
          <w:szCs w:val="24"/>
        </w:rPr>
      </w:pPr>
    </w:p>
    <w:p w14:paraId="48E1B095" w14:textId="77777777" w:rsidR="000D7E32" w:rsidRPr="00292652" w:rsidRDefault="000D7E32" w:rsidP="000D7E32">
      <w:pPr>
        <w:numPr>
          <w:ilvl w:val="0"/>
          <w:numId w:val="7"/>
        </w:numPr>
        <w:spacing w:before="360" w:after="40"/>
        <w:outlineLvl w:val="0"/>
        <w:rPr>
          <w:rFonts w:asciiTheme="majorHAnsi" w:hAnsiTheme="majorHAnsi"/>
          <w:smallCaps/>
          <w:spacing w:val="5"/>
          <w:sz w:val="32"/>
          <w:szCs w:val="32"/>
        </w:rPr>
      </w:pPr>
      <w:bookmarkStart w:id="53" w:name="_Toc506885478"/>
      <w:r w:rsidRPr="00292652">
        <w:rPr>
          <w:rFonts w:asciiTheme="majorHAnsi" w:hAnsiTheme="majorHAnsi"/>
          <w:smallCaps/>
          <w:spacing w:val="5"/>
          <w:sz w:val="32"/>
          <w:szCs w:val="32"/>
        </w:rPr>
        <w:t>DESCRIPTION DÉTAILLÉE</w:t>
      </w:r>
      <w:bookmarkEnd w:id="53"/>
    </w:p>
    <w:p w14:paraId="15400E46" w14:textId="77777777" w:rsidR="000D7E32" w:rsidRPr="00FC3CEE" w:rsidRDefault="000D7E32" w:rsidP="00FC3CEE">
      <w:pPr>
        <w:numPr>
          <w:ilvl w:val="1"/>
          <w:numId w:val="7"/>
        </w:numPr>
        <w:tabs>
          <w:tab w:val="num" w:pos="360"/>
        </w:tabs>
        <w:spacing w:before="120" w:after="120"/>
        <w:ind w:left="720" w:firstLine="0"/>
        <w:outlineLvl w:val="1"/>
        <w:rPr>
          <w:rFonts w:asciiTheme="majorHAnsi" w:hAnsiTheme="majorHAnsi"/>
          <w:sz w:val="28"/>
          <w:szCs w:val="28"/>
        </w:rPr>
      </w:pPr>
      <w:bookmarkStart w:id="54" w:name="_Toc506885479"/>
      <w:r w:rsidRPr="00292652">
        <w:rPr>
          <w:rFonts w:asciiTheme="majorHAnsi" w:hAnsiTheme="majorHAnsi"/>
          <w:sz w:val="28"/>
          <w:szCs w:val="28"/>
        </w:rPr>
        <w:t xml:space="preserve">Diagramme de cas d’utilisation « </w:t>
      </w:r>
      <w:commentRangeStart w:id="55"/>
      <w:r w:rsidR="00FC3CEE">
        <w:rPr>
          <w:rFonts w:asciiTheme="majorHAnsi" w:hAnsiTheme="majorHAnsi"/>
          <w:sz w:val="28"/>
          <w:szCs w:val="28"/>
        </w:rPr>
        <w:t>S’authentifier</w:t>
      </w:r>
      <w:r>
        <w:rPr>
          <w:rFonts w:asciiTheme="majorHAnsi" w:hAnsiTheme="majorHAnsi"/>
          <w:sz w:val="28"/>
          <w:szCs w:val="28"/>
        </w:rPr>
        <w:t xml:space="preserve"> </w:t>
      </w:r>
      <w:commentRangeEnd w:id="55"/>
      <w:r w:rsidR="00BF4A49">
        <w:rPr>
          <w:rStyle w:val="Marquedecommentaire"/>
        </w:rPr>
        <w:commentReference w:id="55"/>
      </w:r>
      <w:r w:rsidRPr="00292652">
        <w:rPr>
          <w:rFonts w:asciiTheme="majorHAnsi" w:hAnsiTheme="majorHAnsi"/>
          <w:sz w:val="28"/>
          <w:szCs w:val="28"/>
        </w:rPr>
        <w:t>»</w:t>
      </w:r>
      <w:bookmarkEnd w:id="54"/>
    </w:p>
    <w:p w14:paraId="55704FD2" w14:textId="77777777" w:rsidR="000D7E32" w:rsidRDefault="000D7E32" w:rsidP="000D7E32">
      <w:pPr>
        <w:spacing w:before="0" w:after="200"/>
        <w:ind w:left="0"/>
        <w:rPr>
          <w:rFonts w:asciiTheme="majorHAnsi" w:hAnsiTheme="majorHAnsi"/>
          <w:spacing w:val="5"/>
          <w:sz w:val="28"/>
          <w:szCs w:val="24"/>
        </w:rPr>
      </w:pPr>
    </w:p>
    <w:p w14:paraId="50B31490" w14:textId="77777777" w:rsidR="000D7E32" w:rsidRPr="00292652" w:rsidRDefault="000D7E32" w:rsidP="000D7E32">
      <w:pPr>
        <w:spacing w:before="0" w:after="200"/>
        <w:ind w:left="0"/>
        <w:rPr>
          <w:rFonts w:asciiTheme="majorHAnsi" w:hAnsiTheme="majorHAnsi"/>
          <w:spacing w:val="5"/>
          <w:sz w:val="28"/>
          <w:szCs w:val="24"/>
        </w:rPr>
      </w:pPr>
      <w:r w:rsidRPr="00A566E3">
        <w:rPr>
          <w:noProof/>
        </w:rPr>
        <w:drawing>
          <wp:anchor distT="0" distB="0" distL="114300" distR="114300" simplePos="0" relativeHeight="251691008" behindDoc="0" locked="0" layoutInCell="1" allowOverlap="1" wp14:anchorId="1CF21286" wp14:editId="0DBD50BC">
            <wp:simplePos x="0" y="0"/>
            <wp:positionH relativeFrom="margin">
              <wp:posOffset>2540</wp:posOffset>
            </wp:positionH>
            <wp:positionV relativeFrom="paragraph">
              <wp:posOffset>2540</wp:posOffset>
            </wp:positionV>
            <wp:extent cx="5486400" cy="4140421"/>
            <wp:effectExtent l="0" t="0" r="0" b="0"/>
            <wp:wrapThrough wrapText="bothSides">
              <wp:wrapPolygon edited="0">
                <wp:start x="0" y="0"/>
                <wp:lineTo x="0" y="21467"/>
                <wp:lineTo x="21525" y="21467"/>
                <wp:lineTo x="21525" y="0"/>
                <wp:lineTo x="0" y="0"/>
              </wp:wrapPolygon>
            </wp:wrapThrough>
            <wp:docPr id="25" name="Image 25" descr="C:\Users\usager\Desktop\Authen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ager\Desktop\Authentifi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40421"/>
                    </a:xfrm>
                    <a:prstGeom prst="rect">
                      <a:avLst/>
                    </a:prstGeom>
                    <a:noFill/>
                    <a:ln>
                      <a:noFill/>
                    </a:ln>
                  </pic:spPr>
                </pic:pic>
              </a:graphicData>
            </a:graphic>
          </wp:anchor>
        </w:drawing>
      </w:r>
    </w:p>
    <w:p w14:paraId="0128BA06" w14:textId="77777777" w:rsidR="000D7E32" w:rsidRPr="00292652" w:rsidRDefault="000D7E32" w:rsidP="000D7E32">
      <w:pPr>
        <w:numPr>
          <w:ilvl w:val="1"/>
          <w:numId w:val="7"/>
        </w:numPr>
        <w:tabs>
          <w:tab w:val="num" w:pos="360"/>
        </w:tabs>
        <w:spacing w:before="120" w:after="120"/>
        <w:ind w:left="720" w:firstLine="0"/>
        <w:outlineLvl w:val="1"/>
        <w:rPr>
          <w:rFonts w:asciiTheme="majorHAnsi" w:hAnsiTheme="majorHAnsi"/>
          <w:sz w:val="28"/>
          <w:szCs w:val="28"/>
        </w:rPr>
      </w:pPr>
      <w:bookmarkStart w:id="56" w:name="_Toc506885480"/>
      <w:r w:rsidRPr="00292652">
        <w:rPr>
          <w:rFonts w:asciiTheme="majorHAnsi" w:hAnsiTheme="majorHAnsi"/>
          <w:sz w:val="28"/>
          <w:szCs w:val="28"/>
        </w:rPr>
        <w:t xml:space="preserve">Étude de cas d’utilisation « </w:t>
      </w:r>
      <w:r w:rsidR="00FC3CEE">
        <w:rPr>
          <w:rFonts w:asciiTheme="majorHAnsi" w:hAnsiTheme="majorHAnsi"/>
          <w:sz w:val="28"/>
          <w:szCs w:val="28"/>
        </w:rPr>
        <w:t>S’authentifier</w:t>
      </w:r>
      <w:r w:rsidRPr="00292652">
        <w:rPr>
          <w:rFonts w:asciiTheme="majorHAnsi" w:hAnsiTheme="majorHAnsi"/>
          <w:sz w:val="28"/>
          <w:szCs w:val="28"/>
        </w:rPr>
        <w:t> »</w:t>
      </w:r>
      <w:bookmarkEnd w:id="56"/>
    </w:p>
    <w:p w14:paraId="12752644" w14:textId="77777777" w:rsidR="000D7E32" w:rsidRDefault="000D7E32" w:rsidP="000D7E3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 xml:space="preserve">Description sommaire : </w:t>
      </w:r>
    </w:p>
    <w:p w14:paraId="3349A704" w14:textId="77777777" w:rsidR="000D7E32" w:rsidRDefault="000D7E32" w:rsidP="000D7E32">
      <w:r>
        <w:t>Ce cas d’utilisation permet au enseignants de saisir leur nom d’utilisateur et leur mot de passe pour se connecter et accéder aux fonctions du programme. Ils ont également la possibilité de récupérer leur information en cas de perte. Dans le cas où l’enseignant est nouveau, il peut faire une demande de création de compte qui sera ensuite envoyée à un administrateur.</w:t>
      </w:r>
    </w:p>
    <w:p w14:paraId="2B991F28" w14:textId="77777777" w:rsidR="000D7E32" w:rsidRDefault="000D7E32" w:rsidP="000D7E32">
      <w:r>
        <w:lastRenderedPageBreak/>
        <w:t>Un administrateur doit se connecter avant de pouvoir créer un compte utilisateur.</w:t>
      </w:r>
    </w:p>
    <w:p w14:paraId="2C4D036F" w14:textId="77777777" w:rsidR="000D7E32" w:rsidRPr="00292652" w:rsidRDefault="000D7E32" w:rsidP="000D7E32">
      <w:pPr>
        <w:spacing w:after="0"/>
        <w:outlineLvl w:val="3"/>
        <w:rPr>
          <w:rFonts w:asciiTheme="majorHAnsi" w:hAnsiTheme="majorHAnsi"/>
          <w:color w:val="535356" w:themeColor="accent1" w:themeShade="BF"/>
          <w:szCs w:val="22"/>
          <w:u w:val="single"/>
        </w:rPr>
      </w:pPr>
    </w:p>
    <w:p w14:paraId="21897681" w14:textId="77777777" w:rsidR="000D7E32" w:rsidRPr="00292652" w:rsidRDefault="000D7E32" w:rsidP="000D7E3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Acteurs :</w:t>
      </w:r>
    </w:p>
    <w:p w14:paraId="31940566" w14:textId="77777777" w:rsidR="000D7E32" w:rsidRDefault="000D7E32" w:rsidP="000D7E32">
      <w:pPr>
        <w:numPr>
          <w:ilvl w:val="0"/>
          <w:numId w:val="13"/>
        </w:numPr>
        <w:contextualSpacing/>
      </w:pPr>
      <w:r>
        <w:t>Enseignant</w:t>
      </w:r>
    </w:p>
    <w:p w14:paraId="169FE3AD" w14:textId="77777777" w:rsidR="00292652" w:rsidRPr="00292652" w:rsidRDefault="000D7E32" w:rsidP="000D7E32">
      <w:pPr>
        <w:numPr>
          <w:ilvl w:val="0"/>
          <w:numId w:val="13"/>
        </w:numPr>
        <w:contextualSpacing/>
      </w:pPr>
      <w:r>
        <w:t>Administrateur</w:t>
      </w:r>
    </w:p>
    <w:p w14:paraId="0EEE15DE" w14:textId="77777777" w:rsidR="000D7E32" w:rsidRPr="00292652" w:rsidRDefault="000D7E32" w:rsidP="000D7E3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Conditions de départ :</w:t>
      </w:r>
    </w:p>
    <w:p w14:paraId="5EC98F58" w14:textId="77777777" w:rsidR="00292652" w:rsidRPr="00292652" w:rsidRDefault="000D7E32" w:rsidP="000D7E32">
      <w:pPr>
        <w:numPr>
          <w:ilvl w:val="0"/>
          <w:numId w:val="13"/>
        </w:numPr>
        <w:contextualSpacing/>
      </w:pPr>
      <w:r>
        <w:t>Vouloir se connecter à l’application</w:t>
      </w:r>
    </w:p>
    <w:p w14:paraId="758D132C" w14:textId="77777777" w:rsidR="000D7E32" w:rsidRPr="00292652" w:rsidRDefault="000D7E32" w:rsidP="000D7E3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Conditions de fin :</w:t>
      </w:r>
    </w:p>
    <w:p w14:paraId="40256C3B" w14:textId="77777777" w:rsidR="000D7E32" w:rsidRPr="00292652" w:rsidRDefault="000D7E32" w:rsidP="000D7E32">
      <w:pPr>
        <w:numPr>
          <w:ilvl w:val="0"/>
          <w:numId w:val="13"/>
        </w:numPr>
        <w:contextualSpacing/>
        <w:rPr>
          <w:color w:val="auto"/>
        </w:rPr>
      </w:pPr>
      <w:r w:rsidRPr="00292652">
        <w:rPr>
          <w:color w:val="auto"/>
        </w:rPr>
        <w:t xml:space="preserve">Fermeture de fenêtre </w:t>
      </w:r>
    </w:p>
    <w:p w14:paraId="76B5E6FA" w14:textId="77777777" w:rsidR="000D7E32" w:rsidRPr="00292652" w:rsidRDefault="000D7E32" w:rsidP="000D7E32">
      <w:r w:rsidRPr="00292652">
        <w:rPr>
          <w:rFonts w:asciiTheme="majorHAnsi" w:hAnsiTheme="majorHAnsi"/>
          <w:color w:val="535356" w:themeColor="accent1" w:themeShade="BF"/>
          <w:szCs w:val="22"/>
          <w:u w:val="single"/>
        </w:rPr>
        <w:t>Exception :</w:t>
      </w:r>
    </w:p>
    <w:p w14:paraId="3B6AF2F7" w14:textId="77777777" w:rsidR="000D7E32" w:rsidRDefault="000D7E32" w:rsidP="000D7E32">
      <w:pPr>
        <w:numPr>
          <w:ilvl w:val="0"/>
          <w:numId w:val="13"/>
        </w:numPr>
        <w:spacing w:before="0" w:after="200"/>
        <w:contextualSpacing/>
        <w:rPr>
          <w:rFonts w:asciiTheme="majorHAnsi" w:hAnsiTheme="majorHAnsi"/>
          <w:spacing w:val="5"/>
          <w:sz w:val="28"/>
          <w:szCs w:val="24"/>
        </w:rPr>
      </w:pPr>
      <w:r w:rsidRPr="00292652">
        <w:rPr>
          <w:rFonts w:asciiTheme="majorHAnsi" w:hAnsiTheme="majorHAnsi"/>
          <w:spacing w:val="5"/>
          <w:sz w:val="28"/>
          <w:szCs w:val="24"/>
        </w:rPr>
        <w:t>N/A</w:t>
      </w:r>
    </w:p>
    <w:p w14:paraId="10F7C82C" w14:textId="77777777" w:rsidR="000D7E32" w:rsidRPr="00292652" w:rsidRDefault="000D7E32" w:rsidP="000D7E32">
      <w:pPr>
        <w:spacing w:before="0" w:after="200"/>
        <w:ind w:left="1440"/>
        <w:contextualSpacing/>
        <w:rPr>
          <w:rFonts w:asciiTheme="majorHAnsi" w:hAnsiTheme="majorHAnsi"/>
          <w:spacing w:val="5"/>
          <w:sz w:val="28"/>
          <w:szCs w:val="24"/>
        </w:rPr>
      </w:pPr>
    </w:p>
    <w:p w14:paraId="0CC6FCAE" w14:textId="77777777" w:rsidR="00292652" w:rsidRPr="00292652" w:rsidRDefault="00292652" w:rsidP="000D7E32">
      <w:pPr>
        <w:spacing w:before="0" w:after="200"/>
        <w:ind w:left="1080"/>
        <w:rPr>
          <w:rFonts w:asciiTheme="majorHAnsi" w:hAnsiTheme="majorHAnsi"/>
          <w:spacing w:val="5"/>
          <w:sz w:val="28"/>
          <w:szCs w:val="24"/>
        </w:rPr>
      </w:pPr>
    </w:p>
    <w:p w14:paraId="48D857A2" w14:textId="77777777" w:rsidR="00292652" w:rsidRPr="00292652" w:rsidRDefault="00292652" w:rsidP="000D7E32">
      <w:pPr>
        <w:spacing w:before="0" w:after="200"/>
        <w:ind w:left="1440"/>
        <w:contextualSpacing/>
        <w:rPr>
          <w:rFonts w:asciiTheme="majorHAnsi" w:hAnsiTheme="majorHAnsi"/>
          <w:spacing w:val="5"/>
          <w:sz w:val="28"/>
          <w:szCs w:val="24"/>
        </w:rPr>
      </w:pPr>
    </w:p>
    <w:p w14:paraId="2EA6B313" w14:textId="77777777" w:rsidR="000D7E32" w:rsidRPr="0005334F" w:rsidRDefault="000D7E32" w:rsidP="000D7E32">
      <w:pPr>
        <w:pStyle w:val="Paragraphedeliste"/>
        <w:spacing w:before="0" w:after="200"/>
        <w:ind w:left="1440"/>
        <w:rPr>
          <w:rFonts w:asciiTheme="majorHAnsi" w:hAnsiTheme="majorHAnsi"/>
          <w:spacing w:val="5"/>
          <w:sz w:val="28"/>
          <w:szCs w:val="24"/>
        </w:rPr>
      </w:pPr>
    </w:p>
    <w:p w14:paraId="4C30B5D8" w14:textId="77777777" w:rsidR="007B3DF1" w:rsidRPr="0005334F" w:rsidRDefault="007B3DF1" w:rsidP="007B3DF1">
      <w:pPr>
        <w:pStyle w:val="Paragraphedeliste"/>
        <w:spacing w:before="0" w:after="200"/>
        <w:ind w:left="1440"/>
        <w:rPr>
          <w:rFonts w:asciiTheme="majorHAnsi" w:hAnsiTheme="majorHAnsi"/>
          <w:spacing w:val="5"/>
          <w:sz w:val="28"/>
          <w:szCs w:val="24"/>
        </w:rPr>
      </w:pPr>
    </w:p>
    <w:sectPr w:rsidR="007B3DF1" w:rsidRPr="0005334F" w:rsidSect="009E6CE9">
      <w:footerReference w:type="default" r:id="rId25"/>
      <w:footerReference w:type="first" r:id="rId26"/>
      <w:pgSz w:w="11907" w:h="16839"/>
      <w:pgMar w:top="1440" w:right="1751" w:bottom="1440" w:left="1751" w:header="709" w:footer="459"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Lainesse" w:date="2018-02-20T10:23:00Z" w:initials="JL">
    <w:p w14:paraId="32CEFCA9" w14:textId="77777777" w:rsidR="00D33AF5" w:rsidRDefault="00D33AF5">
      <w:pPr>
        <w:pStyle w:val="Commentaire"/>
      </w:pPr>
      <w:r>
        <w:rPr>
          <w:rStyle w:val="Marquedecommentaire"/>
        </w:rPr>
        <w:annotationRef/>
      </w:r>
      <w:r>
        <w:t>Pas nécessairement. Les enseignants affichent les offres de stages et les étudiants postulent en envoyant leur cv aux compagnies directement (la plupart du temps). Les enseignants font un suivi auprès des étudiants (et des compagnies). Lorsqu’un stage est conclu, le protocole d’entente de stage doit être complété par les trois parties (entreprise, étudiant, enseignant).</w:t>
      </w:r>
    </w:p>
    <w:p w14:paraId="49BFBA5B" w14:textId="77777777" w:rsidR="00D33AF5" w:rsidRDefault="00D33AF5">
      <w:pPr>
        <w:pStyle w:val="Commentaire"/>
      </w:pPr>
    </w:p>
    <w:p w14:paraId="5B5D2287" w14:textId="77777777" w:rsidR="00D33AF5" w:rsidRDefault="00D33AF5">
      <w:pPr>
        <w:pStyle w:val="Commentaire"/>
      </w:pPr>
      <w:r>
        <w:t>Le logiciel doit donc permettre de garder une trace des suivis faits auprès des compagnies (garder des notes avec des dates) en plus des stages.</w:t>
      </w:r>
    </w:p>
  </w:comment>
  <w:comment w:id="8" w:author="Lainesse" w:date="2018-02-20T10:28:00Z" w:initials="JL">
    <w:p w14:paraId="1F027D58" w14:textId="77777777" w:rsidR="00D33AF5" w:rsidRDefault="00D33AF5">
      <w:pPr>
        <w:pStyle w:val="Commentaire"/>
      </w:pPr>
      <w:r>
        <w:rPr>
          <w:rStyle w:val="Marquedecommentaire"/>
        </w:rPr>
        <w:annotationRef/>
      </w:r>
      <w:r>
        <w:t>Mettre à jour en fonction de votre diagramme de cas d’utilisation</w:t>
      </w:r>
    </w:p>
  </w:comment>
  <w:comment w:id="9" w:author="Lainesse" w:date="2018-02-20T10:29:00Z" w:initials="JL">
    <w:p w14:paraId="3D8F6CD0" w14:textId="77777777" w:rsidR="00D33AF5" w:rsidRDefault="00D33AF5">
      <w:pPr>
        <w:pStyle w:val="Commentaire"/>
      </w:pPr>
      <w:r>
        <w:rPr>
          <w:rStyle w:val="Marquedecommentaire"/>
        </w:rPr>
        <w:annotationRef/>
      </w:r>
      <w:r>
        <w:t>Tel que….</w:t>
      </w:r>
    </w:p>
  </w:comment>
  <w:comment w:id="11" w:author="Lainesse" w:date="2018-02-20T10:30:00Z" w:initials="JL">
    <w:p w14:paraId="424E4B38" w14:textId="77777777" w:rsidR="00D33AF5" w:rsidRDefault="00D33AF5">
      <w:pPr>
        <w:pStyle w:val="Commentaire"/>
      </w:pPr>
      <w:r>
        <w:rPr>
          <w:rStyle w:val="Marquedecommentaire"/>
        </w:rPr>
        <w:annotationRef/>
      </w:r>
      <w:r>
        <w:t>Ce n’est pas un acteur principal du système étant donné qu’il ne peut y accéder.</w:t>
      </w:r>
    </w:p>
  </w:comment>
  <w:comment w:id="12" w:author="Lainesse" w:date="2018-02-20T10:31:00Z" w:initials="JL">
    <w:p w14:paraId="50A86D26" w14:textId="77777777" w:rsidR="00D33AF5" w:rsidRDefault="00D33AF5">
      <w:pPr>
        <w:pStyle w:val="Commentaire"/>
      </w:pPr>
      <w:r>
        <w:rPr>
          <w:rStyle w:val="Marquedecommentaire"/>
        </w:rPr>
        <w:annotationRef/>
      </w:r>
      <w:r>
        <w:t>Les enseignants aussi peuvent mettre à jour les entreprises.</w:t>
      </w:r>
    </w:p>
  </w:comment>
  <w:comment w:id="19" w:author="Lainesse" w:date="2018-02-20T14:05:00Z" w:initials="JL">
    <w:p w14:paraId="3ED5C438" w14:textId="32852C2D" w:rsidR="00044181" w:rsidRDefault="00044181">
      <w:pPr>
        <w:pStyle w:val="Commentaire"/>
      </w:pPr>
      <w:r>
        <w:rPr>
          <w:rStyle w:val="Marquedecommentaire"/>
        </w:rPr>
        <w:annotationRef/>
      </w:r>
      <w:r>
        <w:t xml:space="preserve">Attention au formalisme UML : le titre d’un cas d’utilisation doit commencer par un verbe à </w:t>
      </w:r>
      <w:r>
        <w:t>l’infinitif.</w:t>
      </w:r>
      <w:bookmarkStart w:id="20" w:name="_GoBack"/>
      <w:bookmarkEnd w:id="20"/>
    </w:p>
  </w:comment>
  <w:comment w:id="28" w:author="Lainesse" w:date="2018-02-20T10:35:00Z" w:initials="JL">
    <w:p w14:paraId="6870216B" w14:textId="77777777" w:rsidR="00D33AF5" w:rsidRDefault="00D33AF5">
      <w:pPr>
        <w:pStyle w:val="Commentaire"/>
      </w:pPr>
      <w:r>
        <w:rPr>
          <w:rStyle w:val="Marquedecommentaire"/>
        </w:rPr>
        <w:annotationRef/>
      </w:r>
      <w:r>
        <w:t>On ne peut supprimer un étudiant associé à un stage</w:t>
      </w:r>
    </w:p>
  </w:comment>
  <w:comment w:id="31" w:author="Lainesse" w:date="2018-02-20T10:37:00Z" w:initials="JL">
    <w:p w14:paraId="30BF052D" w14:textId="77777777" w:rsidR="00D33AF5" w:rsidRDefault="00D33AF5">
      <w:pPr>
        <w:pStyle w:val="Commentaire"/>
      </w:pPr>
      <w:r>
        <w:rPr>
          <w:rStyle w:val="Marquedecommentaire"/>
        </w:rPr>
        <w:annotationRef/>
      </w:r>
      <w:r>
        <w:t>On ne peut supprimer une entreprise rattachée à un stage ou inscrit au salon carrières. On peut seulement la désactiver.</w:t>
      </w:r>
    </w:p>
  </w:comment>
  <w:comment w:id="35" w:author="Lainesse" w:date="2018-02-20T10:38:00Z" w:initials="JL">
    <w:p w14:paraId="2B365A21" w14:textId="77777777" w:rsidR="00D33AF5" w:rsidRDefault="00D33AF5">
      <w:pPr>
        <w:pStyle w:val="Commentaire"/>
      </w:pPr>
      <w:r>
        <w:rPr>
          <w:rStyle w:val="Marquedecommentaire"/>
        </w:rPr>
        <w:annotationRef/>
      </w:r>
      <w:r>
        <w:t>Et administrateur</w:t>
      </w:r>
    </w:p>
  </w:comment>
  <w:comment w:id="39" w:author="Lainesse" w:date="2018-02-20T10:41:00Z" w:initials="JL">
    <w:p w14:paraId="5F2C621A" w14:textId="77777777" w:rsidR="00D33AF5" w:rsidRDefault="00D33AF5">
      <w:pPr>
        <w:pStyle w:val="Commentaire"/>
      </w:pPr>
      <w:r>
        <w:rPr>
          <w:rStyle w:val="Marquedecommentaire"/>
        </w:rPr>
        <w:annotationRef/>
      </w:r>
      <w:r>
        <w:t>On ne voit pas cette option dans le diagramme.</w:t>
      </w:r>
    </w:p>
  </w:comment>
  <w:comment w:id="40" w:author="Lainesse" w:date="2018-02-20T10:41:00Z" w:initials="JL">
    <w:p w14:paraId="44BC6F8A" w14:textId="77777777" w:rsidR="00D33AF5" w:rsidRDefault="00D33AF5">
      <w:pPr>
        <w:pStyle w:val="Commentaire"/>
      </w:pPr>
      <w:r>
        <w:rPr>
          <w:rStyle w:val="Marquedecommentaire"/>
        </w:rPr>
        <w:annotationRef/>
      </w:r>
      <w:r>
        <w:t>Un enseignant ne pourra être supprimé s’il est associé à un stage ou à des commentaires. Il sera possible de le désactiver par contre.</w:t>
      </w:r>
    </w:p>
  </w:comment>
  <w:comment w:id="43" w:author="Lainesse" w:date="2018-02-20T10:42:00Z" w:initials="JL">
    <w:p w14:paraId="0C0FD0C9" w14:textId="77777777" w:rsidR="00D33AF5" w:rsidRDefault="00D33AF5">
      <w:pPr>
        <w:pStyle w:val="Commentaire"/>
      </w:pPr>
      <w:r>
        <w:rPr>
          <w:rStyle w:val="Marquedecommentaire"/>
        </w:rPr>
        <w:annotationRef/>
      </w:r>
      <w:r>
        <w:t>Utiliser des verbes d’action dans les cas d’utilisation et commencer par une majuscule. Remplacer « création » par « Créer »</w:t>
      </w:r>
    </w:p>
    <w:p w14:paraId="55C965B7" w14:textId="77777777" w:rsidR="00D33AF5" w:rsidRDefault="00D33AF5">
      <w:pPr>
        <w:pStyle w:val="Commentaire"/>
      </w:pPr>
    </w:p>
    <w:p w14:paraId="2A500E40" w14:textId="77777777" w:rsidR="00D33AF5" w:rsidRDefault="00D33AF5">
      <w:pPr>
        <w:pStyle w:val="Commentaire"/>
      </w:pPr>
      <w:r>
        <w:t>Faire des ellipses plutôt que des cercles.</w:t>
      </w:r>
    </w:p>
    <w:p w14:paraId="5C3F6EE3" w14:textId="77777777" w:rsidR="00D33AF5" w:rsidRDefault="00D33AF5">
      <w:pPr>
        <w:pStyle w:val="Commentaire"/>
      </w:pPr>
    </w:p>
    <w:p w14:paraId="088DD8CE" w14:textId="77777777" w:rsidR="00D33AF5" w:rsidRDefault="00D33AF5">
      <w:pPr>
        <w:pStyle w:val="Commentaire"/>
      </w:pPr>
      <w:r>
        <w:t xml:space="preserve">Remplacer le mot </w:t>
      </w:r>
      <w:proofErr w:type="spellStart"/>
      <w:r>
        <w:t>Extand</w:t>
      </w:r>
      <w:proofErr w:type="spellEnd"/>
      <w:r>
        <w:t xml:space="preserve"> par « </w:t>
      </w:r>
      <w:proofErr w:type="spellStart"/>
      <w:r>
        <w:t>Extend</w:t>
      </w:r>
      <w:proofErr w:type="spellEnd"/>
      <w:r>
        <w:t> » (avec les guillemets français)</w:t>
      </w:r>
    </w:p>
    <w:p w14:paraId="44C2FE40" w14:textId="77777777" w:rsidR="00D33AF5" w:rsidRDefault="00D33AF5">
      <w:pPr>
        <w:pStyle w:val="Commentaire"/>
      </w:pPr>
    </w:p>
    <w:p w14:paraId="07A0A58F" w14:textId="77777777" w:rsidR="00D33AF5" w:rsidRDefault="00D33AF5">
      <w:pPr>
        <w:pStyle w:val="Commentaire"/>
      </w:pPr>
      <w:r>
        <w:t>Nommer le lien entre « Faire une recherche » et « Choisir l’utilisateur » (« </w:t>
      </w:r>
      <w:proofErr w:type="spellStart"/>
      <w:r>
        <w:t>Extend</w:t>
      </w:r>
      <w:proofErr w:type="spellEnd"/>
      <w:r>
        <w:t> »)</w:t>
      </w:r>
    </w:p>
    <w:p w14:paraId="38FC1D4A" w14:textId="77777777" w:rsidR="00D33AF5" w:rsidRDefault="00D33AF5">
      <w:pPr>
        <w:pStyle w:val="Commentaire"/>
      </w:pPr>
    </w:p>
    <w:p w14:paraId="3AFC7E85" w14:textId="77777777" w:rsidR="00D33AF5" w:rsidRDefault="00D33AF5">
      <w:pPr>
        <w:pStyle w:val="Commentaire"/>
      </w:pPr>
      <w:r>
        <w:t>Le cas d’utilisation « Faire une recherche » est probablement inclus dans le cas d’utilisation « Choisir l’utilisateur ». Le retirer.</w:t>
      </w:r>
    </w:p>
    <w:p w14:paraId="038E779B" w14:textId="77777777" w:rsidR="00D33AF5" w:rsidRDefault="00D33AF5">
      <w:pPr>
        <w:pStyle w:val="Commentaire"/>
      </w:pPr>
    </w:p>
    <w:p w14:paraId="0B8F2D22" w14:textId="77777777" w:rsidR="00D33AF5" w:rsidRDefault="00D33AF5">
      <w:pPr>
        <w:pStyle w:val="Commentaire"/>
      </w:pPr>
      <w:r>
        <w:t>Les cas d’utilisation « Ouvrir la liste des membres d’un groupe » et « Gestion des membres » représentent probablement une seule fenêtre. Retirer « Ouvrir la liste des membres d’un groupe » et renommer l’autre cas d’utilisation en « Gérer les membres d’un groupe » ou « Gérer le groupe</w:t>
      </w:r>
      <w:proofErr w:type="gramStart"/>
      <w:r>
        <w:t> »...</w:t>
      </w:r>
      <w:proofErr w:type="gramEnd"/>
    </w:p>
  </w:comment>
  <w:comment w:id="45" w:author="Lainesse" w:date="2018-02-20T10:51:00Z" w:initials="JL">
    <w:p w14:paraId="0EC33132" w14:textId="77777777" w:rsidR="00D33AF5" w:rsidRDefault="00D33AF5">
      <w:pPr>
        <w:pStyle w:val="Commentaire"/>
      </w:pPr>
      <w:r>
        <w:rPr>
          <w:rStyle w:val="Marquedecommentaire"/>
        </w:rPr>
        <w:annotationRef/>
      </w:r>
      <w:r>
        <w:t>Que se passe-t-il si l’administrateur se retire les droits de gestion des accès?</w:t>
      </w:r>
    </w:p>
  </w:comment>
  <w:comment w:id="48" w:author="Lainesse" w:date="2018-02-20T10:51:00Z" w:initials="JL">
    <w:p w14:paraId="7142F559" w14:textId="77777777" w:rsidR="00D33AF5" w:rsidRDefault="00D33AF5">
      <w:pPr>
        <w:pStyle w:val="Commentaire"/>
      </w:pPr>
      <w:r>
        <w:rPr>
          <w:rStyle w:val="Marquedecommentaire"/>
        </w:rPr>
        <w:annotationRef/>
      </w:r>
      <w:r>
        <w:t>Mettre cette description détaillée en premier afin de respecter l’ordre du diagramme de haut niveau.</w:t>
      </w:r>
    </w:p>
    <w:p w14:paraId="30CB3B4A" w14:textId="77777777" w:rsidR="00BF4A49" w:rsidRDefault="00BF4A49">
      <w:pPr>
        <w:pStyle w:val="Commentaire"/>
      </w:pPr>
    </w:p>
    <w:p w14:paraId="7FAE4558" w14:textId="77777777" w:rsidR="00BF4A49" w:rsidRDefault="00BF4A49">
      <w:pPr>
        <w:pStyle w:val="Commentaire"/>
      </w:pPr>
      <w:r>
        <w:t>Ajouter l’administrateur dans le diagramme.</w:t>
      </w:r>
    </w:p>
  </w:comment>
  <w:comment w:id="50" w:author="Lainesse" w:date="2018-02-20T10:53:00Z" w:initials="JL">
    <w:p w14:paraId="5BA73B66" w14:textId="77777777" w:rsidR="00BF4A49" w:rsidRDefault="00BF4A49">
      <w:pPr>
        <w:pStyle w:val="Commentaire"/>
      </w:pPr>
      <w:r>
        <w:rPr>
          <w:rStyle w:val="Marquedecommentaire"/>
        </w:rPr>
        <w:annotationRef/>
      </w:r>
      <w:r>
        <w:t>Utiliser les bons termes dans le diagramme. Dans le diagramme, c’est comme si l’enseignant pouvait seulement consulter.</w:t>
      </w:r>
    </w:p>
  </w:comment>
  <w:comment w:id="51" w:author="Lainesse" w:date="2018-02-20T10:55:00Z" w:initials="JL">
    <w:p w14:paraId="399EB0C4" w14:textId="77777777" w:rsidR="00BF4A49" w:rsidRDefault="00BF4A49">
      <w:pPr>
        <w:pStyle w:val="Commentaire"/>
      </w:pPr>
      <w:r>
        <w:rPr>
          <w:rStyle w:val="Marquedecommentaire"/>
        </w:rPr>
        <w:annotationRef/>
      </w:r>
      <w:r>
        <w:t>Préciser votre pensée</w:t>
      </w:r>
    </w:p>
  </w:comment>
  <w:comment w:id="52" w:author="Lainesse" w:date="2018-02-20T10:56:00Z" w:initials="JL">
    <w:p w14:paraId="17F01A95" w14:textId="77777777" w:rsidR="00BF4A49" w:rsidRDefault="00BF4A49">
      <w:pPr>
        <w:pStyle w:val="Commentaire"/>
      </w:pPr>
      <w:r>
        <w:rPr>
          <w:rStyle w:val="Marquedecommentaire"/>
        </w:rPr>
        <w:annotationRef/>
      </w:r>
      <w:proofErr w:type="gramStart"/>
      <w:r>
        <w:t>débuté</w:t>
      </w:r>
      <w:proofErr w:type="gramEnd"/>
    </w:p>
  </w:comment>
  <w:comment w:id="55" w:author="Lainesse" w:date="2018-02-20T10:56:00Z" w:initials="JL">
    <w:p w14:paraId="713895A0" w14:textId="77777777" w:rsidR="00BF4A49" w:rsidRDefault="00BF4A49">
      <w:pPr>
        <w:pStyle w:val="Commentaire"/>
      </w:pPr>
      <w:r>
        <w:rPr>
          <w:rStyle w:val="Marquedecommentaire"/>
        </w:rPr>
        <w:annotationRef/>
      </w:r>
      <w:proofErr w:type="gramStart"/>
      <w:r>
        <w:t>il</w:t>
      </w:r>
      <w:proofErr w:type="gramEnd"/>
      <w:r>
        <w:t xml:space="preserve"> manque la description détaillée du cas d’utilisation d’importation des données.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5D2287" w15:done="0"/>
  <w15:commentEx w15:paraId="1F027D58" w15:done="0"/>
  <w15:commentEx w15:paraId="3D8F6CD0" w15:done="0"/>
  <w15:commentEx w15:paraId="424E4B38" w15:done="0"/>
  <w15:commentEx w15:paraId="50A86D26" w15:done="0"/>
  <w15:commentEx w15:paraId="3ED5C438" w15:done="0"/>
  <w15:commentEx w15:paraId="6870216B" w15:done="0"/>
  <w15:commentEx w15:paraId="30BF052D" w15:done="0"/>
  <w15:commentEx w15:paraId="2B365A21" w15:done="0"/>
  <w15:commentEx w15:paraId="5F2C621A" w15:done="0"/>
  <w15:commentEx w15:paraId="44BC6F8A" w15:done="0"/>
  <w15:commentEx w15:paraId="0B8F2D22" w15:done="0"/>
  <w15:commentEx w15:paraId="0EC33132" w15:done="0"/>
  <w15:commentEx w15:paraId="7FAE4558" w15:done="0"/>
  <w15:commentEx w15:paraId="5BA73B66" w15:done="0"/>
  <w15:commentEx w15:paraId="399EB0C4" w15:done="0"/>
  <w15:commentEx w15:paraId="17F01A95" w15:done="0"/>
  <w15:commentEx w15:paraId="713895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5D2287" w16cid:durableId="1E3675A8"/>
  <w16cid:commentId w16cid:paraId="1F027D58" w16cid:durableId="1E3676D0"/>
  <w16cid:commentId w16cid:paraId="3D8F6CD0" w16cid:durableId="1E36771C"/>
  <w16cid:commentId w16cid:paraId="424E4B38" w16cid:durableId="1E36772A"/>
  <w16cid:commentId w16cid:paraId="50A86D26" w16cid:durableId="1E36778D"/>
  <w16cid:commentId w16cid:paraId="3ED5C438" w16cid:durableId="1E36A9AF"/>
  <w16cid:commentId w16cid:paraId="6870216B" w16cid:durableId="1E367871"/>
  <w16cid:commentId w16cid:paraId="30BF052D" w16cid:durableId="1E3678CD"/>
  <w16cid:commentId w16cid:paraId="2B365A21" w16cid:durableId="1E367920"/>
  <w16cid:commentId w16cid:paraId="5F2C621A" w16cid:durableId="1E3679C7"/>
  <w16cid:commentId w16cid:paraId="44BC6F8A" w16cid:durableId="1E3679E0"/>
  <w16cid:commentId w16cid:paraId="0B8F2D22" w16cid:durableId="1E367A1B"/>
  <w16cid:commentId w16cid:paraId="0EC33132" w16cid:durableId="1E367C28"/>
  <w16cid:commentId w16cid:paraId="7FAE4558" w16cid:durableId="1E367C4D"/>
  <w16cid:commentId w16cid:paraId="5BA73B66" w16cid:durableId="1E367C91"/>
  <w16cid:commentId w16cid:paraId="399EB0C4" w16cid:durableId="1E367D3C"/>
  <w16cid:commentId w16cid:paraId="17F01A95" w16cid:durableId="1E367D51"/>
  <w16cid:commentId w16cid:paraId="713895A0" w16cid:durableId="1E367D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58073" w14:textId="77777777" w:rsidR="005D0D27" w:rsidRDefault="005D0D27">
      <w:pPr>
        <w:spacing w:after="0" w:line="240" w:lineRule="auto"/>
      </w:pPr>
      <w:r>
        <w:separator/>
      </w:r>
    </w:p>
  </w:endnote>
  <w:endnote w:type="continuationSeparator" w:id="0">
    <w:p w14:paraId="40C527D5" w14:textId="77777777" w:rsidR="005D0D27" w:rsidRDefault="005D0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3501200"/>
      <w:docPartObj>
        <w:docPartGallery w:val="Page Numbers (Bottom of Page)"/>
        <w:docPartUnique/>
      </w:docPartObj>
    </w:sdtPr>
    <w:sdtEndPr/>
    <w:sdtContent>
      <w:p w14:paraId="6FE9BE9E" w14:textId="77777777" w:rsidR="00D33AF5" w:rsidRDefault="00D33AF5" w:rsidP="0044428D">
        <w:pPr>
          <w:pStyle w:val="Pieddepage"/>
          <w:jc w:val="center"/>
        </w:pPr>
        <w:r>
          <w:rPr>
            <w:noProof/>
          </w:rPr>
          <mc:AlternateContent>
            <mc:Choice Requires="wps">
              <w:drawing>
                <wp:inline distT="0" distB="0" distL="0" distR="0" wp14:anchorId="00E73883" wp14:editId="416FB77B">
                  <wp:extent cx="5467350" cy="54610"/>
                  <wp:effectExtent l="9525" t="19050" r="9525" b="12065"/>
                  <wp:docPr id="23" name="Organigramme : Décision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2FB3345" id="_x0000_t110" coordsize="21600,21600" o:spt="110" path="m10800,l,10800,10800,21600,21600,10800xe">
                  <v:stroke joinstyle="miter"/>
                  <v:path gradientshapeok="t" o:connecttype="rect" textboxrect="5400,5400,16200,16200"/>
                </v:shapetype>
                <v:shape id="Organigramme : Décision 2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" fillcolor="black">
                  <w10:anchorlock/>
                </v:shape>
              </w:pict>
            </mc:Fallback>
          </mc:AlternateContent>
        </w:r>
      </w:p>
      <w:p w14:paraId="7542AB48" w14:textId="535D4E27" w:rsidR="00D33AF5" w:rsidRDefault="00D33AF5" w:rsidP="0044428D">
        <w:pPr>
          <w:pStyle w:val="Pieddepage"/>
          <w:jc w:val="center"/>
        </w:pPr>
        <w:r>
          <w:fldChar w:fldCharType="begin"/>
        </w:r>
        <w:r>
          <w:instrText>PAGE    \* MERGEFORMAT</w:instrText>
        </w:r>
        <w:r>
          <w:fldChar w:fldCharType="separate"/>
        </w:r>
        <w:r w:rsidR="00044181" w:rsidRPr="00044181">
          <w:rPr>
            <w:noProof/>
            <w:lang w:val="fr-FR"/>
          </w:rPr>
          <w:t>20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A5900" w14:textId="77777777" w:rsidR="00D33AF5" w:rsidRDefault="00D33AF5" w:rsidP="009E6CE9">
    <w:pPr>
      <w:pStyle w:val="Pieddepage"/>
      <w:tabs>
        <w:tab w:val="clear" w:pos="9360"/>
        <w:tab w:val="right" w:pos="8364"/>
        <w:tab w:val="right" w:pos="13892"/>
      </w:tabs>
    </w:pPr>
    <w:r>
      <w:tab/>
    </w:r>
    <w:r>
      <w:tab/>
    </w:r>
  </w:p>
  <w:p w14:paraId="0EA526FA" w14:textId="77777777" w:rsidR="00D33AF5" w:rsidRDefault="00D33AF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4079C" w14:textId="77777777" w:rsidR="005D0D27" w:rsidRDefault="005D0D27">
      <w:pPr>
        <w:spacing w:after="0" w:line="240" w:lineRule="auto"/>
      </w:pPr>
      <w:r>
        <w:separator/>
      </w:r>
    </w:p>
  </w:footnote>
  <w:footnote w:type="continuationSeparator" w:id="0">
    <w:p w14:paraId="16FE235C" w14:textId="77777777" w:rsidR="005D0D27" w:rsidRDefault="005D0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FDA43E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B81EA6"/>
    <w:multiLevelType w:val="hybridMultilevel"/>
    <w:tmpl w:val="0CEC098C"/>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 w15:restartNumberingAfterBreak="0">
    <w:nsid w:val="023D13FA"/>
    <w:multiLevelType w:val="hybridMultilevel"/>
    <w:tmpl w:val="22AC9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6F6F74" w:themeColor="accent1"/>
        <w:sz w:val="16"/>
      </w:rPr>
    </w:lvl>
    <w:lvl w:ilvl="1">
      <w:start w:val="1"/>
      <w:numFmt w:val="bullet"/>
      <w:lvlText w:val=""/>
      <w:lvlJc w:val="left"/>
      <w:pPr>
        <w:ind w:left="490" w:hanging="245"/>
      </w:pPr>
      <w:rPr>
        <w:rFonts w:ascii="Symbol" w:hAnsi="Symbol" w:hint="default"/>
        <w:color w:val="6F6F74" w:themeColor="accent1"/>
        <w:sz w:val="18"/>
      </w:rPr>
    </w:lvl>
    <w:lvl w:ilvl="2">
      <w:start w:val="1"/>
      <w:numFmt w:val="bullet"/>
      <w:lvlText w:val=""/>
      <w:lvlJc w:val="left"/>
      <w:pPr>
        <w:ind w:left="735" w:hanging="245"/>
      </w:pPr>
      <w:rPr>
        <w:rFonts w:ascii="Symbol" w:hAnsi="Symbol" w:hint="default"/>
        <w:color w:val="6F6F74" w:themeColor="accent1"/>
        <w:sz w:val="18"/>
      </w:rPr>
    </w:lvl>
    <w:lvl w:ilvl="3">
      <w:start w:val="1"/>
      <w:numFmt w:val="bullet"/>
      <w:lvlText w:val=""/>
      <w:lvlJc w:val="left"/>
      <w:pPr>
        <w:ind w:left="980" w:hanging="245"/>
      </w:pPr>
      <w:rPr>
        <w:rFonts w:ascii="Symbol" w:hAnsi="Symbol" w:hint="default"/>
        <w:color w:val="535356" w:themeColor="accent1" w:themeShade="BF"/>
        <w:sz w:val="12"/>
      </w:rPr>
    </w:lvl>
    <w:lvl w:ilvl="4">
      <w:start w:val="1"/>
      <w:numFmt w:val="bullet"/>
      <w:lvlText w:val=""/>
      <w:lvlJc w:val="left"/>
      <w:pPr>
        <w:ind w:left="1225" w:hanging="245"/>
      </w:pPr>
      <w:rPr>
        <w:rFonts w:ascii="Symbol" w:hAnsi="Symbol" w:hint="default"/>
        <w:color w:val="535356" w:themeColor="accent1" w:themeShade="BF"/>
        <w:sz w:val="12"/>
      </w:rPr>
    </w:lvl>
    <w:lvl w:ilvl="5">
      <w:start w:val="1"/>
      <w:numFmt w:val="bullet"/>
      <w:lvlText w:val=""/>
      <w:lvlJc w:val="left"/>
      <w:pPr>
        <w:ind w:left="1470" w:hanging="245"/>
      </w:pPr>
      <w:rPr>
        <w:rFonts w:ascii="Symbol" w:hAnsi="Symbol" w:hint="default"/>
        <w:color w:val="8D6974" w:themeColor="accent6"/>
        <w:sz w:val="12"/>
      </w:rPr>
    </w:lvl>
    <w:lvl w:ilvl="6">
      <w:start w:val="1"/>
      <w:numFmt w:val="bullet"/>
      <w:lvlText w:val=""/>
      <w:lvlJc w:val="left"/>
      <w:pPr>
        <w:ind w:left="1715" w:hanging="245"/>
      </w:pPr>
      <w:rPr>
        <w:rFonts w:ascii="Symbol" w:hAnsi="Symbol" w:hint="default"/>
        <w:color w:val="8D6974" w:themeColor="accent6"/>
        <w:sz w:val="12"/>
      </w:rPr>
    </w:lvl>
    <w:lvl w:ilvl="7">
      <w:start w:val="1"/>
      <w:numFmt w:val="bullet"/>
      <w:lvlText w:val=""/>
      <w:lvlJc w:val="left"/>
      <w:pPr>
        <w:ind w:left="1960" w:hanging="245"/>
      </w:pPr>
      <w:rPr>
        <w:rFonts w:ascii="Symbol" w:hAnsi="Symbol" w:hint="default"/>
        <w:color w:val="8D6974" w:themeColor="accent6"/>
        <w:sz w:val="12"/>
      </w:rPr>
    </w:lvl>
    <w:lvl w:ilvl="8">
      <w:start w:val="1"/>
      <w:numFmt w:val="bullet"/>
      <w:lvlText w:val=""/>
      <w:lvlJc w:val="left"/>
      <w:pPr>
        <w:ind w:left="2205" w:hanging="245"/>
      </w:pPr>
      <w:rPr>
        <w:rFonts w:ascii="Symbol" w:hAnsi="Symbol" w:hint="default"/>
        <w:color w:val="8D6974" w:themeColor="accent6"/>
        <w:sz w:val="12"/>
      </w:rPr>
    </w:lvl>
  </w:abstractNum>
  <w:abstractNum w:abstractNumId="4" w15:restartNumberingAfterBreak="0">
    <w:nsid w:val="17670397"/>
    <w:multiLevelType w:val="hybridMultilevel"/>
    <w:tmpl w:val="AA4EF42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5"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46464A" w:themeColor="text2"/>
      </w:rPr>
    </w:lvl>
    <w:lvl w:ilvl="2">
      <w:start w:val="1"/>
      <w:numFmt w:val="lowerRoman"/>
      <w:lvlText w:val="%3)"/>
      <w:lvlJc w:val="left"/>
      <w:pPr>
        <w:ind w:left="864" w:hanging="288"/>
      </w:pPr>
      <w:rPr>
        <w:rFonts w:hint="default"/>
        <w:color w:val="46464A" w:themeColor="text2"/>
      </w:rPr>
    </w:lvl>
    <w:lvl w:ilvl="3">
      <w:start w:val="1"/>
      <w:numFmt w:val="decimal"/>
      <w:lvlText w:val="(%4)"/>
      <w:lvlJc w:val="left"/>
      <w:pPr>
        <w:ind w:left="1152" w:hanging="288"/>
      </w:pPr>
      <w:rPr>
        <w:rFonts w:hint="default"/>
        <w:color w:val="46464A" w:themeColor="text2"/>
      </w:rPr>
    </w:lvl>
    <w:lvl w:ilvl="4">
      <w:start w:val="1"/>
      <w:numFmt w:val="lowerLetter"/>
      <w:lvlText w:val="(%5)"/>
      <w:lvlJc w:val="left"/>
      <w:pPr>
        <w:ind w:left="1440" w:hanging="288"/>
      </w:pPr>
      <w:rPr>
        <w:rFonts w:hint="default"/>
        <w:color w:val="46464A" w:themeColor="text2"/>
      </w:rPr>
    </w:lvl>
    <w:lvl w:ilvl="5">
      <w:start w:val="1"/>
      <w:numFmt w:val="lowerRoman"/>
      <w:lvlText w:val="(%6)"/>
      <w:lvlJc w:val="left"/>
      <w:pPr>
        <w:ind w:left="1728" w:hanging="288"/>
      </w:pPr>
      <w:rPr>
        <w:rFonts w:hint="default"/>
        <w:color w:val="46464A" w:themeColor="text2"/>
      </w:rPr>
    </w:lvl>
    <w:lvl w:ilvl="6">
      <w:start w:val="1"/>
      <w:numFmt w:val="decimal"/>
      <w:lvlText w:val="%7."/>
      <w:lvlJc w:val="left"/>
      <w:pPr>
        <w:ind w:left="2016" w:hanging="288"/>
      </w:pPr>
      <w:rPr>
        <w:rFonts w:hint="default"/>
        <w:color w:val="46464A" w:themeColor="text2"/>
      </w:rPr>
    </w:lvl>
    <w:lvl w:ilvl="7">
      <w:start w:val="1"/>
      <w:numFmt w:val="lowerLetter"/>
      <w:lvlText w:val="%8."/>
      <w:lvlJc w:val="left"/>
      <w:pPr>
        <w:ind w:left="2304" w:hanging="288"/>
      </w:pPr>
      <w:rPr>
        <w:rFonts w:hint="default"/>
        <w:color w:val="46464A" w:themeColor="text2"/>
      </w:rPr>
    </w:lvl>
    <w:lvl w:ilvl="8">
      <w:start w:val="1"/>
      <w:numFmt w:val="lowerRoman"/>
      <w:lvlText w:val="%9."/>
      <w:lvlJc w:val="left"/>
      <w:pPr>
        <w:ind w:left="2592" w:hanging="288"/>
      </w:pPr>
      <w:rPr>
        <w:rFonts w:hint="default"/>
        <w:color w:val="46464A" w:themeColor="text2"/>
      </w:rPr>
    </w:lvl>
  </w:abstractNum>
  <w:abstractNum w:abstractNumId="6" w15:restartNumberingAfterBreak="0">
    <w:nsid w:val="3F810B29"/>
    <w:multiLevelType w:val="hybridMultilevel"/>
    <w:tmpl w:val="B5F63D90"/>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7" w15:restartNumberingAfterBreak="0">
    <w:nsid w:val="629C3E2D"/>
    <w:multiLevelType w:val="hybridMultilevel"/>
    <w:tmpl w:val="9782C164"/>
    <w:lvl w:ilvl="0" w:tplc="152223AA">
      <w:start w:val="3"/>
      <w:numFmt w:val="bullet"/>
      <w:lvlText w:val="-"/>
      <w:lvlJc w:val="left"/>
      <w:pPr>
        <w:tabs>
          <w:tab w:val="num" w:pos="1770"/>
        </w:tabs>
        <w:ind w:left="1770" w:hanging="360"/>
      </w:pPr>
      <w:rPr>
        <w:rFonts w:ascii="Times New Roman" w:eastAsia="Times New Roman" w:hAnsi="Times New Roman" w:cs="Times New Roman" w:hint="default"/>
      </w:rPr>
    </w:lvl>
    <w:lvl w:ilvl="1" w:tplc="E2243896">
      <w:start w:val="1"/>
      <w:numFmt w:val="decimal"/>
      <w:lvlText w:val="%2."/>
      <w:lvlJc w:val="left"/>
      <w:pPr>
        <w:tabs>
          <w:tab w:val="num" w:pos="2490"/>
        </w:tabs>
        <w:ind w:left="2490" w:hanging="360"/>
      </w:pPr>
    </w:lvl>
    <w:lvl w:ilvl="2" w:tplc="040C000F">
      <w:start w:val="1"/>
      <w:numFmt w:val="decimal"/>
      <w:lvlText w:val="%3."/>
      <w:lvlJc w:val="left"/>
      <w:pPr>
        <w:tabs>
          <w:tab w:val="num" w:pos="3210"/>
        </w:tabs>
        <w:ind w:left="3210" w:hanging="360"/>
      </w:pPr>
    </w:lvl>
    <w:lvl w:ilvl="3" w:tplc="040C0001">
      <w:start w:val="1"/>
      <w:numFmt w:val="bullet"/>
      <w:lvlText w:val=""/>
      <w:lvlJc w:val="left"/>
      <w:pPr>
        <w:tabs>
          <w:tab w:val="num" w:pos="3930"/>
        </w:tabs>
        <w:ind w:left="3930" w:hanging="360"/>
      </w:pPr>
      <w:rPr>
        <w:rFonts w:ascii="Symbol" w:hAnsi="Symbol" w:hint="default"/>
      </w:rPr>
    </w:lvl>
    <w:lvl w:ilvl="4" w:tplc="040C0003">
      <w:start w:val="1"/>
      <w:numFmt w:val="bullet"/>
      <w:lvlText w:val="o"/>
      <w:lvlJc w:val="left"/>
      <w:pPr>
        <w:tabs>
          <w:tab w:val="num" w:pos="4650"/>
        </w:tabs>
        <w:ind w:left="4650" w:hanging="360"/>
      </w:pPr>
      <w:rPr>
        <w:rFonts w:ascii="Courier New" w:hAnsi="Courier New" w:cs="Times New Roman" w:hint="default"/>
      </w:rPr>
    </w:lvl>
    <w:lvl w:ilvl="5" w:tplc="040C0005">
      <w:start w:val="1"/>
      <w:numFmt w:val="bullet"/>
      <w:lvlText w:val=""/>
      <w:lvlJc w:val="left"/>
      <w:pPr>
        <w:tabs>
          <w:tab w:val="num" w:pos="5370"/>
        </w:tabs>
        <w:ind w:left="5370" w:hanging="360"/>
      </w:pPr>
      <w:rPr>
        <w:rFonts w:ascii="Wingdings" w:hAnsi="Wingdings" w:hint="default"/>
      </w:rPr>
    </w:lvl>
    <w:lvl w:ilvl="6" w:tplc="040C0001">
      <w:start w:val="1"/>
      <w:numFmt w:val="bullet"/>
      <w:lvlText w:val=""/>
      <w:lvlJc w:val="left"/>
      <w:pPr>
        <w:tabs>
          <w:tab w:val="num" w:pos="6090"/>
        </w:tabs>
        <w:ind w:left="6090" w:hanging="360"/>
      </w:pPr>
      <w:rPr>
        <w:rFonts w:ascii="Symbol" w:hAnsi="Symbol" w:hint="default"/>
      </w:rPr>
    </w:lvl>
    <w:lvl w:ilvl="7" w:tplc="040C0003">
      <w:start w:val="1"/>
      <w:numFmt w:val="bullet"/>
      <w:lvlText w:val="o"/>
      <w:lvlJc w:val="left"/>
      <w:pPr>
        <w:tabs>
          <w:tab w:val="num" w:pos="6810"/>
        </w:tabs>
        <w:ind w:left="6810" w:hanging="360"/>
      </w:pPr>
      <w:rPr>
        <w:rFonts w:ascii="Courier New" w:hAnsi="Courier New" w:cs="Times New Roman" w:hint="default"/>
      </w:rPr>
    </w:lvl>
    <w:lvl w:ilvl="8" w:tplc="040C0005">
      <w:start w:val="1"/>
      <w:numFmt w:val="bullet"/>
      <w:lvlText w:val=""/>
      <w:lvlJc w:val="left"/>
      <w:pPr>
        <w:tabs>
          <w:tab w:val="num" w:pos="7530"/>
        </w:tabs>
        <w:ind w:left="7530" w:hanging="360"/>
      </w:pPr>
      <w:rPr>
        <w:rFonts w:ascii="Wingdings" w:hAnsi="Wingdings" w:hint="default"/>
      </w:rPr>
    </w:lvl>
  </w:abstractNum>
  <w:abstractNum w:abstractNumId="8" w15:restartNumberingAfterBreak="0">
    <w:nsid w:val="716A3ED0"/>
    <w:multiLevelType w:val="hybridMultilevel"/>
    <w:tmpl w:val="4C32B0AE"/>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9" w15:restartNumberingAfterBreak="0">
    <w:nsid w:val="7E195F69"/>
    <w:multiLevelType w:val="multilevel"/>
    <w:tmpl w:val="2B9C4A9A"/>
    <w:lvl w:ilvl="0">
      <w:start w:val="1"/>
      <w:numFmt w:val="decimal"/>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3"/>
  </w:num>
  <w:num w:numId="4">
    <w:abstractNumId w:val="5"/>
  </w:num>
  <w:num w:numId="5">
    <w:abstractNumId w:val="3"/>
  </w:num>
  <w:num w:numId="6">
    <w:abstractNumId w:val="5"/>
  </w:num>
  <w:num w:numId="7">
    <w:abstractNumId w:val="9"/>
  </w:num>
  <w:num w:numId="8">
    <w:abstractNumId w:val="7"/>
    <w:lvlOverride w:ilvl="0"/>
    <w:lvlOverride w:ilvl="1">
      <w:startOverride w:val="1"/>
    </w:lvlOverride>
    <w:lvlOverride w:ilvl="2">
      <w:startOverride w:val="1"/>
    </w:lvlOverride>
    <w:lvlOverride w:ilvl="3"/>
    <w:lvlOverride w:ilvl="4"/>
    <w:lvlOverride w:ilvl="5"/>
    <w:lvlOverride w:ilvl="6"/>
    <w:lvlOverride w:ilvl="7"/>
    <w:lvlOverride w:ilvl="8"/>
  </w:num>
  <w:num w:numId="9">
    <w:abstractNumId w:val="0"/>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6"/>
  </w:num>
  <w:num w:numId="15">
    <w:abstractNumId w:val="7"/>
  </w:num>
  <w:num w:numId="16">
    <w:abstractNumId w:val="2"/>
  </w:num>
  <w:num w:numId="17">
    <w:abstractNumId w:val="1"/>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inesse">
    <w15:presenceInfo w15:providerId="None" w15:userId="Laines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1E6"/>
    <w:rsid w:val="00010C12"/>
    <w:rsid w:val="00035823"/>
    <w:rsid w:val="00044181"/>
    <w:rsid w:val="0005334F"/>
    <w:rsid w:val="00063995"/>
    <w:rsid w:val="00082481"/>
    <w:rsid w:val="000925FC"/>
    <w:rsid w:val="000D7E32"/>
    <w:rsid w:val="000E2A15"/>
    <w:rsid w:val="00125879"/>
    <w:rsid w:val="00130FD1"/>
    <w:rsid w:val="0019631B"/>
    <w:rsid w:val="001A2FD1"/>
    <w:rsid w:val="001A3109"/>
    <w:rsid w:val="002046FA"/>
    <w:rsid w:val="0023678E"/>
    <w:rsid w:val="00266F8D"/>
    <w:rsid w:val="00273B21"/>
    <w:rsid w:val="00281618"/>
    <w:rsid w:val="00290A9F"/>
    <w:rsid w:val="00292652"/>
    <w:rsid w:val="002C0B41"/>
    <w:rsid w:val="0031679B"/>
    <w:rsid w:val="00341D6E"/>
    <w:rsid w:val="00361EC9"/>
    <w:rsid w:val="00380309"/>
    <w:rsid w:val="003A4891"/>
    <w:rsid w:val="003A5BF8"/>
    <w:rsid w:val="003A60F3"/>
    <w:rsid w:val="003B1298"/>
    <w:rsid w:val="003B2BF2"/>
    <w:rsid w:val="003C5445"/>
    <w:rsid w:val="003D6033"/>
    <w:rsid w:val="004318D8"/>
    <w:rsid w:val="004341BD"/>
    <w:rsid w:val="0044428D"/>
    <w:rsid w:val="0045072E"/>
    <w:rsid w:val="0045286C"/>
    <w:rsid w:val="00502323"/>
    <w:rsid w:val="00531ADC"/>
    <w:rsid w:val="005422FF"/>
    <w:rsid w:val="00580BFD"/>
    <w:rsid w:val="00584743"/>
    <w:rsid w:val="0058578C"/>
    <w:rsid w:val="005A2870"/>
    <w:rsid w:val="005B3814"/>
    <w:rsid w:val="005B540F"/>
    <w:rsid w:val="005D0D27"/>
    <w:rsid w:val="005D2034"/>
    <w:rsid w:val="005D776C"/>
    <w:rsid w:val="00605A11"/>
    <w:rsid w:val="00617B5A"/>
    <w:rsid w:val="0063161B"/>
    <w:rsid w:val="006446DF"/>
    <w:rsid w:val="0065015F"/>
    <w:rsid w:val="00656B93"/>
    <w:rsid w:val="00680889"/>
    <w:rsid w:val="006B211E"/>
    <w:rsid w:val="006C27AE"/>
    <w:rsid w:val="006C3631"/>
    <w:rsid w:val="006D2F11"/>
    <w:rsid w:val="006F1904"/>
    <w:rsid w:val="007004CA"/>
    <w:rsid w:val="00706253"/>
    <w:rsid w:val="00766ED1"/>
    <w:rsid w:val="00783AA7"/>
    <w:rsid w:val="007B3DF1"/>
    <w:rsid w:val="007D6406"/>
    <w:rsid w:val="007E30DE"/>
    <w:rsid w:val="007F3FD9"/>
    <w:rsid w:val="00824C04"/>
    <w:rsid w:val="00835F96"/>
    <w:rsid w:val="008409BD"/>
    <w:rsid w:val="00872FF9"/>
    <w:rsid w:val="00890C48"/>
    <w:rsid w:val="008A18DC"/>
    <w:rsid w:val="008D04DF"/>
    <w:rsid w:val="008F5267"/>
    <w:rsid w:val="009024E7"/>
    <w:rsid w:val="00923A66"/>
    <w:rsid w:val="0093616D"/>
    <w:rsid w:val="00963C66"/>
    <w:rsid w:val="009A1D7F"/>
    <w:rsid w:val="009A1E45"/>
    <w:rsid w:val="009B06FE"/>
    <w:rsid w:val="009B0BB5"/>
    <w:rsid w:val="009B3EE1"/>
    <w:rsid w:val="009D5D8A"/>
    <w:rsid w:val="009E6CE9"/>
    <w:rsid w:val="00A0220D"/>
    <w:rsid w:val="00A11153"/>
    <w:rsid w:val="00A211E6"/>
    <w:rsid w:val="00A51D57"/>
    <w:rsid w:val="00A57C50"/>
    <w:rsid w:val="00AA6005"/>
    <w:rsid w:val="00AD1C4F"/>
    <w:rsid w:val="00AE4D56"/>
    <w:rsid w:val="00B10204"/>
    <w:rsid w:val="00B6787A"/>
    <w:rsid w:val="00B712E7"/>
    <w:rsid w:val="00B8077A"/>
    <w:rsid w:val="00BD6D73"/>
    <w:rsid w:val="00BD7BCA"/>
    <w:rsid w:val="00BF2566"/>
    <w:rsid w:val="00BF4A49"/>
    <w:rsid w:val="00C03CAC"/>
    <w:rsid w:val="00C37657"/>
    <w:rsid w:val="00C42D94"/>
    <w:rsid w:val="00C55609"/>
    <w:rsid w:val="00C55CB1"/>
    <w:rsid w:val="00C613BB"/>
    <w:rsid w:val="00C61E0B"/>
    <w:rsid w:val="00C778C9"/>
    <w:rsid w:val="00C9076D"/>
    <w:rsid w:val="00CA01AC"/>
    <w:rsid w:val="00CA0B5B"/>
    <w:rsid w:val="00CD487C"/>
    <w:rsid w:val="00CE3EDE"/>
    <w:rsid w:val="00D07B44"/>
    <w:rsid w:val="00D20140"/>
    <w:rsid w:val="00D25ADE"/>
    <w:rsid w:val="00D33AF5"/>
    <w:rsid w:val="00D477DA"/>
    <w:rsid w:val="00D624A6"/>
    <w:rsid w:val="00D80BFF"/>
    <w:rsid w:val="00DD0981"/>
    <w:rsid w:val="00DE24AE"/>
    <w:rsid w:val="00DF1754"/>
    <w:rsid w:val="00E12954"/>
    <w:rsid w:val="00E260CE"/>
    <w:rsid w:val="00E35757"/>
    <w:rsid w:val="00E40C94"/>
    <w:rsid w:val="00E42528"/>
    <w:rsid w:val="00E60E7A"/>
    <w:rsid w:val="00E86160"/>
    <w:rsid w:val="00E9784E"/>
    <w:rsid w:val="00EA2CC3"/>
    <w:rsid w:val="00EB06B8"/>
    <w:rsid w:val="00ED6C96"/>
    <w:rsid w:val="00EE0E8D"/>
    <w:rsid w:val="00EE3D81"/>
    <w:rsid w:val="00EF275E"/>
    <w:rsid w:val="00F00CC9"/>
    <w:rsid w:val="00F8317C"/>
    <w:rsid w:val="00FA3F34"/>
    <w:rsid w:val="00FB6295"/>
    <w:rsid w:val="00FC09DB"/>
    <w:rsid w:val="00FC3CEE"/>
    <w:rsid w:val="00FC729C"/>
    <w:rsid w:val="00FD5F76"/>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10145"/>
  <w15:docId w15:val="{37BC754F-BF42-4B7D-831C-766CC51A4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1153"/>
    <w:pPr>
      <w:spacing w:before="240" w:after="440"/>
      <w:ind w:left="720"/>
    </w:pPr>
    <w:rPr>
      <w:color w:val="343437" w:themeColor="text2" w:themeShade="BF"/>
      <w:sz w:val="24"/>
      <w:szCs w:val="20"/>
    </w:rPr>
  </w:style>
  <w:style w:type="paragraph" w:styleId="Titre1">
    <w:name w:val="heading 1"/>
    <w:basedOn w:val="Normal"/>
    <w:next w:val="Normal"/>
    <w:link w:val="Titre1Car"/>
    <w:uiPriority w:val="9"/>
    <w:unhideWhenUsed/>
    <w:qFormat/>
    <w:rsid w:val="00D80BFF"/>
    <w:pPr>
      <w:spacing w:before="360" w:after="40"/>
      <w:ind w:left="0"/>
      <w:outlineLvl w:val="0"/>
    </w:pPr>
    <w:rPr>
      <w:rFonts w:asciiTheme="majorHAnsi" w:hAnsiTheme="majorHAnsi"/>
      <w:smallCaps/>
      <w:spacing w:val="5"/>
      <w:sz w:val="32"/>
      <w:szCs w:val="32"/>
    </w:rPr>
  </w:style>
  <w:style w:type="paragraph" w:styleId="Titre2">
    <w:name w:val="heading 2"/>
    <w:basedOn w:val="Normal"/>
    <w:next w:val="Normal"/>
    <w:link w:val="Titre2Car"/>
    <w:autoRedefine/>
    <w:uiPriority w:val="9"/>
    <w:unhideWhenUsed/>
    <w:qFormat/>
    <w:rsid w:val="003A5BF8"/>
    <w:pPr>
      <w:numPr>
        <w:ilvl w:val="1"/>
        <w:numId w:val="7"/>
      </w:numPr>
      <w:spacing w:before="120" w:after="120"/>
      <w:outlineLvl w:val="1"/>
    </w:pPr>
    <w:rPr>
      <w:rFonts w:asciiTheme="majorHAnsi" w:hAnsiTheme="majorHAnsi"/>
      <w:sz w:val="28"/>
      <w:szCs w:val="28"/>
    </w:rPr>
  </w:style>
  <w:style w:type="paragraph" w:styleId="Titre3">
    <w:name w:val="heading 3"/>
    <w:basedOn w:val="Normal"/>
    <w:next w:val="Normal"/>
    <w:link w:val="Titre3Car"/>
    <w:uiPriority w:val="9"/>
    <w:unhideWhenUsed/>
    <w:qFormat/>
    <w:rsid w:val="00DD0981"/>
    <w:pPr>
      <w:spacing w:after="0"/>
      <w:outlineLvl w:val="2"/>
    </w:pPr>
    <w:rPr>
      <w:rFonts w:asciiTheme="majorHAnsi" w:hAnsiTheme="majorHAnsi"/>
      <w:spacing w:val="5"/>
      <w:sz w:val="28"/>
      <w:szCs w:val="24"/>
    </w:rPr>
  </w:style>
  <w:style w:type="paragraph" w:styleId="Titre4">
    <w:name w:val="heading 4"/>
    <w:basedOn w:val="Normal"/>
    <w:next w:val="Normal"/>
    <w:link w:val="Titre4Car"/>
    <w:uiPriority w:val="9"/>
    <w:unhideWhenUsed/>
    <w:qFormat/>
    <w:rsid w:val="008D04DF"/>
    <w:pPr>
      <w:spacing w:after="0"/>
      <w:outlineLvl w:val="3"/>
    </w:pPr>
    <w:rPr>
      <w:rFonts w:asciiTheme="majorHAnsi" w:hAnsiTheme="majorHAnsi"/>
      <w:color w:val="535356" w:themeColor="accent1" w:themeShade="BF"/>
      <w:szCs w:val="22"/>
      <w:u w:val="single"/>
    </w:rPr>
  </w:style>
  <w:style w:type="paragraph" w:styleId="Titre5">
    <w:name w:val="heading 5"/>
    <w:basedOn w:val="Normal"/>
    <w:next w:val="Normal"/>
    <w:link w:val="Titre5Car"/>
    <w:uiPriority w:val="9"/>
    <w:semiHidden/>
    <w:unhideWhenUsed/>
    <w:qFormat/>
    <w:pPr>
      <w:spacing w:after="0"/>
      <w:outlineLvl w:val="4"/>
    </w:pPr>
    <w:rPr>
      <w:i/>
      <w:color w:val="535356" w:themeColor="accent1" w:themeShade="BF"/>
      <w:sz w:val="22"/>
      <w:szCs w:val="22"/>
    </w:rPr>
  </w:style>
  <w:style w:type="paragraph" w:styleId="Titre6">
    <w:name w:val="heading 6"/>
    <w:basedOn w:val="Normal"/>
    <w:next w:val="Normal"/>
    <w:link w:val="Titre6Car"/>
    <w:uiPriority w:val="9"/>
    <w:semiHidden/>
    <w:unhideWhenUsed/>
    <w:qFormat/>
    <w:pPr>
      <w:spacing w:after="0"/>
      <w:outlineLvl w:val="5"/>
    </w:pPr>
    <w:rPr>
      <w:b/>
      <w:color w:val="535356" w:themeColor="accent1" w:themeShade="BF"/>
    </w:rPr>
  </w:style>
  <w:style w:type="paragraph" w:styleId="Titre7">
    <w:name w:val="heading 7"/>
    <w:basedOn w:val="Normal"/>
    <w:next w:val="Normal"/>
    <w:link w:val="Titre7Car"/>
    <w:uiPriority w:val="9"/>
    <w:semiHidden/>
    <w:unhideWhenUsed/>
    <w:qFormat/>
    <w:pPr>
      <w:spacing w:after="0"/>
      <w:outlineLvl w:val="6"/>
    </w:pPr>
    <w:rPr>
      <w:b/>
      <w:i/>
      <w:color w:val="535356" w:themeColor="accent1" w:themeShade="BF"/>
    </w:rPr>
  </w:style>
  <w:style w:type="paragraph" w:styleId="Titre8">
    <w:name w:val="heading 8"/>
    <w:basedOn w:val="Normal"/>
    <w:next w:val="Normal"/>
    <w:link w:val="Titre8Car"/>
    <w:uiPriority w:val="9"/>
    <w:semiHidden/>
    <w:unhideWhenUsed/>
    <w:qFormat/>
    <w:pPr>
      <w:spacing w:after="0"/>
      <w:outlineLvl w:val="7"/>
    </w:pPr>
    <w:rPr>
      <w:b/>
      <w:color w:val="80945B"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80945B"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BFF"/>
    <w:rPr>
      <w:rFonts w:asciiTheme="majorHAnsi" w:hAnsiTheme="majorHAnsi"/>
      <w:smallCaps/>
      <w:color w:val="343437" w:themeColor="text2" w:themeShade="BF"/>
      <w:spacing w:val="5"/>
      <w:sz w:val="32"/>
      <w:szCs w:val="32"/>
    </w:rPr>
  </w:style>
  <w:style w:type="character" w:customStyle="1" w:styleId="Titre2Car">
    <w:name w:val="Titre 2 Car"/>
    <w:basedOn w:val="Policepardfaut"/>
    <w:link w:val="Titre2"/>
    <w:uiPriority w:val="9"/>
    <w:rsid w:val="003A5BF8"/>
    <w:rPr>
      <w:rFonts w:asciiTheme="majorHAnsi" w:hAnsiTheme="majorHAnsi"/>
      <w:color w:val="343437" w:themeColor="text2" w:themeShade="BF"/>
      <w:sz w:val="28"/>
      <w:szCs w:val="28"/>
    </w:rPr>
  </w:style>
  <w:style w:type="paragraph" w:styleId="Titre">
    <w:name w:val="Title"/>
    <w:basedOn w:val="Normal"/>
    <w:link w:val="TitreCar"/>
    <w:uiPriority w:val="10"/>
    <w:qFormat/>
    <w:rPr>
      <w:rFonts w:asciiTheme="majorHAnsi" w:hAnsiTheme="majorHAnsi"/>
      <w:smallCaps/>
      <w:color w:val="6F6F74"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6F6F74" w:themeColor="accent1"/>
      <w:spacing w:val="10"/>
      <w:sz w:val="48"/>
      <w:szCs w:val="48"/>
    </w:rPr>
  </w:style>
  <w:style w:type="paragraph" w:styleId="Sous-titre">
    <w:name w:val="Subtitle"/>
    <w:basedOn w:val="Normal"/>
    <w:link w:val="Sous-titreCar"/>
    <w:uiPriority w:val="11"/>
    <w:qFormat/>
    <w:rPr>
      <w:i/>
      <w:color w:val="46464A" w:themeColor="text2"/>
      <w:spacing w:val="5"/>
      <w:szCs w:val="24"/>
    </w:rPr>
  </w:style>
  <w:style w:type="character" w:customStyle="1" w:styleId="Sous-titreCar">
    <w:name w:val="Sous-titre Car"/>
    <w:basedOn w:val="Policepardfaut"/>
    <w:link w:val="Sous-titre"/>
    <w:uiPriority w:val="11"/>
    <w:rPr>
      <w:rFonts w:cstheme="minorBidi"/>
      <w:i/>
      <w:color w:val="46464A"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343437"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535356" w:themeColor="accent1" w:themeShade="BF"/>
      <w:sz w:val="16"/>
      <w:szCs w:val="16"/>
    </w:rPr>
  </w:style>
  <w:style w:type="character" w:styleId="Accentuation">
    <w:name w:val="Emphasis"/>
    <w:uiPriority w:val="20"/>
    <w:qFormat/>
    <w:rPr>
      <w:b/>
      <w:i/>
      <w:color w:val="232324"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343437" w:themeColor="text2" w:themeShade="BF"/>
      <w:sz w:val="20"/>
      <w:szCs w:val="20"/>
    </w:rPr>
  </w:style>
  <w:style w:type="paragraph" w:styleId="En-tte">
    <w:name w:val="header"/>
    <w:basedOn w:val="Normal"/>
    <w:link w:val="En-tteCar"/>
    <w:unhideWhenUsed/>
    <w:pPr>
      <w:tabs>
        <w:tab w:val="center" w:pos="4680"/>
        <w:tab w:val="right" w:pos="9360"/>
      </w:tabs>
      <w:spacing w:after="0" w:line="240" w:lineRule="auto"/>
    </w:pPr>
  </w:style>
  <w:style w:type="character" w:customStyle="1" w:styleId="En-tteCar">
    <w:name w:val="En-tête Car"/>
    <w:basedOn w:val="Policepardfaut"/>
    <w:link w:val="En-tte"/>
    <w:rPr>
      <w:rFonts w:cstheme="minorBidi"/>
      <w:color w:val="343437" w:themeColor="text2" w:themeShade="BF"/>
      <w:sz w:val="20"/>
      <w:szCs w:val="20"/>
    </w:rPr>
  </w:style>
  <w:style w:type="character" w:customStyle="1" w:styleId="Titre3Car">
    <w:name w:val="Titre 3 Car"/>
    <w:basedOn w:val="Policepardfaut"/>
    <w:link w:val="Titre3"/>
    <w:uiPriority w:val="9"/>
    <w:rsid w:val="00DD0981"/>
    <w:rPr>
      <w:rFonts w:asciiTheme="majorHAnsi" w:hAnsiTheme="majorHAnsi"/>
      <w:color w:val="343437" w:themeColor="text2" w:themeShade="BF"/>
      <w:spacing w:val="5"/>
      <w:sz w:val="28"/>
      <w:szCs w:val="24"/>
    </w:rPr>
  </w:style>
  <w:style w:type="character" w:customStyle="1" w:styleId="Titre4Car">
    <w:name w:val="Titre 4 Car"/>
    <w:basedOn w:val="Policepardfaut"/>
    <w:link w:val="Titre4"/>
    <w:uiPriority w:val="9"/>
    <w:rsid w:val="008D04DF"/>
    <w:rPr>
      <w:rFonts w:asciiTheme="majorHAnsi" w:hAnsiTheme="majorHAnsi"/>
      <w:color w:val="535356" w:themeColor="accent1" w:themeShade="BF"/>
      <w:sz w:val="24"/>
      <w:u w:val="single"/>
    </w:rPr>
  </w:style>
  <w:style w:type="character" w:customStyle="1" w:styleId="Titre5Car">
    <w:name w:val="Titre 5 Car"/>
    <w:basedOn w:val="Policepardfaut"/>
    <w:link w:val="Titre5"/>
    <w:uiPriority w:val="9"/>
    <w:semiHidden/>
    <w:rPr>
      <w:rFonts w:cstheme="minorBidi"/>
      <w:i/>
      <w:color w:val="535356" w:themeColor="accent1" w:themeShade="BF"/>
    </w:rPr>
  </w:style>
  <w:style w:type="character" w:customStyle="1" w:styleId="Titre6Car">
    <w:name w:val="Titre 6 Car"/>
    <w:basedOn w:val="Policepardfaut"/>
    <w:link w:val="Titre6"/>
    <w:uiPriority w:val="9"/>
    <w:semiHidden/>
    <w:rPr>
      <w:rFonts w:cstheme="minorBidi"/>
      <w:b/>
      <w:color w:val="535356" w:themeColor="accent1" w:themeShade="BF"/>
      <w:sz w:val="20"/>
      <w:szCs w:val="20"/>
    </w:rPr>
  </w:style>
  <w:style w:type="character" w:customStyle="1" w:styleId="Titre7Car">
    <w:name w:val="Titre 7 Car"/>
    <w:basedOn w:val="Policepardfaut"/>
    <w:link w:val="Titre7"/>
    <w:uiPriority w:val="9"/>
    <w:semiHidden/>
    <w:rPr>
      <w:rFonts w:cstheme="minorBidi"/>
      <w:b/>
      <w:i/>
      <w:color w:val="535356" w:themeColor="accent1" w:themeShade="BF"/>
      <w:sz w:val="20"/>
      <w:szCs w:val="20"/>
    </w:rPr>
  </w:style>
  <w:style w:type="character" w:customStyle="1" w:styleId="Titre8Car">
    <w:name w:val="Titre 8 Car"/>
    <w:basedOn w:val="Policepardfaut"/>
    <w:link w:val="Titre8"/>
    <w:uiPriority w:val="9"/>
    <w:semiHidden/>
    <w:rPr>
      <w:rFonts w:cstheme="minorBidi"/>
      <w:b/>
      <w:color w:val="80945B" w:themeColor="accent2" w:themeShade="BF"/>
      <w:sz w:val="20"/>
      <w:szCs w:val="20"/>
    </w:rPr>
  </w:style>
  <w:style w:type="character" w:customStyle="1" w:styleId="Titre9Car">
    <w:name w:val="Titre 9 Car"/>
    <w:basedOn w:val="Policepardfaut"/>
    <w:link w:val="Titre9"/>
    <w:uiPriority w:val="9"/>
    <w:semiHidden/>
    <w:rPr>
      <w:rFonts w:cstheme="minorBidi"/>
      <w:b/>
      <w:i/>
      <w:color w:val="80945B" w:themeColor="accent2" w:themeShade="BF"/>
      <w:sz w:val="18"/>
      <w:szCs w:val="18"/>
    </w:rPr>
  </w:style>
  <w:style w:type="character" w:styleId="Emphaseintense">
    <w:name w:val="Intense Emphasis"/>
    <w:basedOn w:val="Policepardfaut"/>
    <w:uiPriority w:val="21"/>
    <w:qFormat/>
    <w:rPr>
      <w:i/>
      <w:caps/>
      <w:color w:val="535356"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343437" w:themeColor="text2" w:themeShade="BF"/>
      <w:sz w:val="20"/>
      <w:szCs w:val="20"/>
    </w:rPr>
  </w:style>
  <w:style w:type="paragraph" w:styleId="Citationintense">
    <w:name w:val="Intense Quote"/>
    <w:basedOn w:val="Citation"/>
    <w:link w:val="CitationintenseCar"/>
    <w:uiPriority w:val="30"/>
    <w:qFormat/>
    <w:pPr>
      <w:pBdr>
        <w:bottom w:val="double" w:sz="4" w:space="4" w:color="6F6F74" w:themeColor="accent1"/>
      </w:pBdr>
      <w:spacing w:line="300" w:lineRule="auto"/>
      <w:ind w:left="936" w:right="936"/>
    </w:pPr>
    <w:rPr>
      <w:i w:val="0"/>
      <w:color w:val="535356" w:themeColor="accent1" w:themeShade="BF"/>
    </w:rPr>
  </w:style>
  <w:style w:type="character" w:customStyle="1" w:styleId="CitationintenseCar">
    <w:name w:val="Citation intense Car"/>
    <w:basedOn w:val="Policepardfaut"/>
    <w:link w:val="Citationintense"/>
    <w:uiPriority w:val="30"/>
    <w:rPr>
      <w:rFonts w:cstheme="minorBidi"/>
      <w:color w:val="535356" w:themeColor="accent1" w:themeShade="BF"/>
      <w:sz w:val="20"/>
      <w:szCs w:val="20"/>
    </w:rPr>
  </w:style>
  <w:style w:type="character" w:styleId="Rfrenceintense">
    <w:name w:val="Intense Reference"/>
    <w:basedOn w:val="Policepardfaut"/>
    <w:uiPriority w:val="32"/>
    <w:qFormat/>
    <w:rPr>
      <w:rFonts w:cs="Times New Roman"/>
      <w:b/>
      <w:caps/>
      <w:color w:val="80945B" w:themeColor="accent2" w:themeShade="BF"/>
      <w:spacing w:val="5"/>
      <w:sz w:val="18"/>
      <w:szCs w:val="18"/>
    </w:rPr>
  </w:style>
  <w:style w:type="paragraph" w:styleId="Paragraphedeliste">
    <w:name w:val="List Paragraph"/>
    <w:basedOn w:val="Normal"/>
    <w:uiPriority w:val="99"/>
    <w:unhideWhenUsed/>
    <w:qFormat/>
    <w:pPr>
      <w:contextualSpacing/>
    </w:pPr>
  </w:style>
  <w:style w:type="paragraph" w:styleId="Retraitnormal">
    <w:name w:val="Normal Indent"/>
    <w:basedOn w:val="Normal"/>
    <w:uiPriority w:val="99"/>
    <w:unhideWhenUsed/>
    <w:pPr>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535356" w:themeColor="accent1" w:themeShade="BF"/>
    </w:rPr>
  </w:style>
  <w:style w:type="character" w:styleId="Rfrenceple">
    <w:name w:val="Subtle Reference"/>
    <w:basedOn w:val="Policepardfaut"/>
    <w:uiPriority w:val="31"/>
    <w:qFormat/>
    <w:rPr>
      <w:rFonts w:cs="Times New Roman"/>
      <w:b/>
      <w:i/>
      <w:color w:val="80945B"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detabledesmatires">
    <w:name w:val="TOC Heading"/>
    <w:basedOn w:val="Titre1"/>
    <w:next w:val="Normal"/>
    <w:uiPriority w:val="39"/>
    <w:semiHidden/>
    <w:unhideWhenUsed/>
    <w:qFormat/>
    <w:rsid w:val="00EE0E8D"/>
    <w:pPr>
      <w:keepNext/>
      <w:keepLines/>
      <w:spacing w:before="480" w:after="0"/>
      <w:outlineLvl w:val="9"/>
    </w:pPr>
    <w:rPr>
      <w:rFonts w:eastAsiaTheme="majorEastAsia" w:cstheme="majorBidi"/>
      <w:b/>
      <w:bCs/>
      <w:smallCaps w:val="0"/>
      <w:color w:val="535356" w:themeColor="accent1" w:themeShade="BF"/>
      <w:spacing w:val="0"/>
      <w:sz w:val="28"/>
      <w:szCs w:val="28"/>
    </w:rPr>
  </w:style>
  <w:style w:type="paragraph" w:customStyle="1" w:styleId="Paragraphe">
    <w:name w:val="Paragraphe"/>
    <w:basedOn w:val="Normal"/>
    <w:rsid w:val="00D80BFF"/>
    <w:pPr>
      <w:spacing w:after="0" w:line="240" w:lineRule="auto"/>
      <w:jc w:val="both"/>
    </w:pPr>
    <w:rPr>
      <w:rFonts w:ascii="Arial" w:eastAsia="Times New Roman" w:hAnsi="Arial" w:cs="Times New Roman"/>
      <w:color w:val="auto"/>
      <w:lang w:eastAsia="fr-FR"/>
    </w:rPr>
  </w:style>
  <w:style w:type="paragraph" w:customStyle="1" w:styleId="tt1">
    <w:name w:val="tt1"/>
    <w:basedOn w:val="Titre1"/>
    <w:rsid w:val="00D80BFF"/>
    <w:pPr>
      <w:keepNext/>
      <w:keepLines/>
      <w:pageBreakBefore/>
      <w:tabs>
        <w:tab w:val="right" w:leader="dot" w:pos="13000"/>
      </w:tabs>
      <w:spacing w:before="0" w:after="60" w:line="240" w:lineRule="auto"/>
    </w:pPr>
    <w:rPr>
      <w:rFonts w:ascii="Arial" w:eastAsia="Times New Roman" w:hAnsi="Arial" w:cs="Times New Roman"/>
      <w:b/>
      <w:caps/>
      <w:smallCaps w:val="0"/>
      <w:color w:val="auto"/>
      <w:spacing w:val="0"/>
      <w:kern w:val="28"/>
      <w:sz w:val="22"/>
      <w:szCs w:val="20"/>
      <w:lang w:eastAsia="fr-FR"/>
    </w:rPr>
  </w:style>
  <w:style w:type="paragraph" w:customStyle="1" w:styleId="tt2">
    <w:name w:val="tt2"/>
    <w:basedOn w:val="Titre2"/>
    <w:rsid w:val="00D80BFF"/>
    <w:pPr>
      <w:keepNext/>
      <w:keepLines/>
      <w:spacing w:before="240" w:after="60" w:line="240" w:lineRule="auto"/>
    </w:pPr>
    <w:rPr>
      <w:rFonts w:ascii="Arial" w:eastAsia="Times New Roman" w:hAnsi="Arial" w:cs="Times New Roman"/>
      <w:b/>
      <w:smallCaps/>
      <w:color w:val="auto"/>
      <w:sz w:val="22"/>
      <w:szCs w:val="20"/>
      <w:lang w:eastAsia="fr-FR"/>
    </w:rPr>
  </w:style>
  <w:style w:type="paragraph" w:styleId="Index1">
    <w:name w:val="index 1"/>
    <w:basedOn w:val="Normal"/>
    <w:next w:val="Normal"/>
    <w:autoRedefine/>
    <w:semiHidden/>
    <w:unhideWhenUsed/>
    <w:rsid w:val="00CD487C"/>
    <w:pPr>
      <w:spacing w:before="0" w:after="0" w:line="240" w:lineRule="auto"/>
      <w:ind w:left="240" w:hanging="240"/>
    </w:pPr>
  </w:style>
  <w:style w:type="paragraph" w:styleId="Titreindex">
    <w:name w:val="index heading"/>
    <w:basedOn w:val="Normal"/>
    <w:next w:val="Index1"/>
    <w:semiHidden/>
    <w:rsid w:val="00CD487C"/>
    <w:pPr>
      <w:spacing w:before="0" w:after="0" w:line="240" w:lineRule="auto"/>
      <w:ind w:left="0"/>
    </w:pPr>
    <w:rPr>
      <w:rFonts w:ascii="Arial" w:eastAsia="Times New Roman" w:hAnsi="Arial" w:cs="Times New Roman"/>
      <w:color w:val="auto"/>
      <w:sz w:val="22"/>
      <w:lang w:eastAsia="fr-FR"/>
    </w:rPr>
  </w:style>
  <w:style w:type="paragraph" w:styleId="Notedebasdepage">
    <w:name w:val="footnote text"/>
    <w:basedOn w:val="Normal"/>
    <w:link w:val="NotedebasdepageCar"/>
    <w:semiHidden/>
    <w:rsid w:val="00CD487C"/>
    <w:pPr>
      <w:spacing w:before="0" w:after="0" w:line="240" w:lineRule="auto"/>
      <w:ind w:left="0"/>
    </w:pPr>
    <w:rPr>
      <w:rFonts w:ascii="Arial" w:eastAsia="Times New Roman" w:hAnsi="Arial" w:cs="Times New Roman"/>
      <w:color w:val="auto"/>
      <w:sz w:val="20"/>
      <w:lang w:eastAsia="fr-FR"/>
    </w:rPr>
  </w:style>
  <w:style w:type="character" w:customStyle="1" w:styleId="NotedebasdepageCar">
    <w:name w:val="Note de bas de page Car"/>
    <w:basedOn w:val="Policepardfaut"/>
    <w:link w:val="Notedebasdepage"/>
    <w:semiHidden/>
    <w:rsid w:val="00CD487C"/>
    <w:rPr>
      <w:rFonts w:ascii="Arial" w:eastAsia="Times New Roman" w:hAnsi="Arial" w:cs="Times New Roman"/>
      <w:sz w:val="20"/>
      <w:szCs w:val="20"/>
      <w:lang w:eastAsia="fr-FR"/>
    </w:rPr>
  </w:style>
  <w:style w:type="character" w:styleId="Appelnotedebasdep">
    <w:name w:val="footnote reference"/>
    <w:basedOn w:val="Policepardfaut"/>
    <w:semiHidden/>
    <w:rsid w:val="00CD487C"/>
    <w:rPr>
      <w:vertAlign w:val="superscript"/>
    </w:rPr>
  </w:style>
  <w:style w:type="paragraph" w:styleId="TM1">
    <w:name w:val="toc 1"/>
    <w:basedOn w:val="Normal"/>
    <w:next w:val="Normal"/>
    <w:autoRedefine/>
    <w:uiPriority w:val="39"/>
    <w:unhideWhenUsed/>
    <w:qFormat/>
    <w:rsid w:val="001A2FD1"/>
    <w:pPr>
      <w:spacing w:after="100"/>
      <w:ind w:left="0"/>
    </w:pPr>
  </w:style>
  <w:style w:type="paragraph" w:styleId="TM2">
    <w:name w:val="toc 2"/>
    <w:basedOn w:val="Normal"/>
    <w:next w:val="Normal"/>
    <w:autoRedefine/>
    <w:uiPriority w:val="39"/>
    <w:unhideWhenUsed/>
    <w:qFormat/>
    <w:rsid w:val="003A5BF8"/>
    <w:pPr>
      <w:spacing w:after="100"/>
      <w:ind w:left="240"/>
    </w:pPr>
  </w:style>
  <w:style w:type="paragraph" w:styleId="TM3">
    <w:name w:val="toc 3"/>
    <w:basedOn w:val="Normal"/>
    <w:next w:val="Normal"/>
    <w:autoRedefine/>
    <w:uiPriority w:val="39"/>
    <w:unhideWhenUsed/>
    <w:qFormat/>
    <w:rsid w:val="003A5BF8"/>
    <w:pPr>
      <w:spacing w:after="100"/>
      <w:ind w:left="480"/>
    </w:pPr>
  </w:style>
  <w:style w:type="character" w:styleId="Lienhypertexte">
    <w:name w:val="Hyperlink"/>
    <w:basedOn w:val="Policepardfaut"/>
    <w:uiPriority w:val="99"/>
    <w:unhideWhenUsed/>
    <w:rsid w:val="003A5BF8"/>
    <w:rPr>
      <w:color w:val="67AABF" w:themeColor="hyperlink"/>
      <w:u w:val="single"/>
    </w:rPr>
  </w:style>
  <w:style w:type="character" w:styleId="Marquedecommentaire">
    <w:name w:val="annotation reference"/>
    <w:basedOn w:val="Policepardfaut"/>
    <w:uiPriority w:val="99"/>
    <w:semiHidden/>
    <w:unhideWhenUsed/>
    <w:rsid w:val="00F00CC9"/>
    <w:rPr>
      <w:sz w:val="16"/>
      <w:szCs w:val="16"/>
    </w:rPr>
  </w:style>
  <w:style w:type="paragraph" w:styleId="Commentaire">
    <w:name w:val="annotation text"/>
    <w:basedOn w:val="Normal"/>
    <w:link w:val="CommentaireCar"/>
    <w:uiPriority w:val="99"/>
    <w:semiHidden/>
    <w:unhideWhenUsed/>
    <w:rsid w:val="00F00CC9"/>
    <w:pPr>
      <w:spacing w:line="240" w:lineRule="auto"/>
    </w:pPr>
    <w:rPr>
      <w:sz w:val="20"/>
    </w:rPr>
  </w:style>
  <w:style w:type="character" w:customStyle="1" w:styleId="CommentaireCar">
    <w:name w:val="Commentaire Car"/>
    <w:basedOn w:val="Policepardfaut"/>
    <w:link w:val="Commentaire"/>
    <w:uiPriority w:val="99"/>
    <w:semiHidden/>
    <w:rsid w:val="00F00CC9"/>
    <w:rPr>
      <w:color w:val="343437" w:themeColor="text2" w:themeShade="BF"/>
      <w:sz w:val="20"/>
      <w:szCs w:val="20"/>
    </w:rPr>
  </w:style>
  <w:style w:type="paragraph" w:styleId="Objetducommentaire">
    <w:name w:val="annotation subject"/>
    <w:basedOn w:val="Commentaire"/>
    <w:next w:val="Commentaire"/>
    <w:link w:val="ObjetducommentaireCar"/>
    <w:uiPriority w:val="99"/>
    <w:semiHidden/>
    <w:unhideWhenUsed/>
    <w:rsid w:val="00F00CC9"/>
    <w:rPr>
      <w:b/>
      <w:bCs/>
    </w:rPr>
  </w:style>
  <w:style w:type="character" w:customStyle="1" w:styleId="ObjetducommentaireCar">
    <w:name w:val="Objet du commentaire Car"/>
    <w:basedOn w:val="CommentaireCar"/>
    <w:link w:val="Objetducommentaire"/>
    <w:uiPriority w:val="99"/>
    <w:semiHidden/>
    <w:rsid w:val="00F00CC9"/>
    <w:rPr>
      <w:b/>
      <w:bCs/>
      <w:color w:val="343437" w:themeColor="text2"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56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3.jpeg"/><Relationship Id="rId25" Type="http://schemas.openxmlformats.org/officeDocument/2006/relationships/footer" Target="footer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Hiver 2018</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FC016E89-4001-4FC2-912C-3C7572FC2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20</Pages>
  <Words>2240</Words>
  <Characters>12324</Characters>
  <Application>Microsoft Office Word</Application>
  <DocSecurity>0</DocSecurity>
  <Lines>102</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d’architecture</vt:lpstr>
      <vt:lpstr/>
    </vt:vector>
  </TitlesOfParts>
  <Company>Cégep de Lévis-Lauzon</Company>
  <LinksUpToDate>false</LinksUpToDate>
  <CharactersWithSpaces>14535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d’architecture</dc:title>
  <dc:subject>Stages étudiants</dc:subject>
  <dc:creator>prof</dc:creator>
  <cp:lastModifiedBy>Lainesse</cp:lastModifiedBy>
  <cp:revision>42</cp:revision>
  <cp:lastPrinted>2016-08-29T19:02:00Z</cp:lastPrinted>
  <dcterms:created xsi:type="dcterms:W3CDTF">2018-02-16T01:35:00Z</dcterms:created>
  <dcterms:modified xsi:type="dcterms:W3CDTF">2018-02-20T19:06:00Z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