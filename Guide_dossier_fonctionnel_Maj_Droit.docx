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E0E8D" w:rsidRPr="00E1485E" w:rsidRDefault="0044428D" w:rsidP="00E1485E">
      <w:pPr>
        <w:rPr>
          <w:i/>
          <w:iCs/>
          <w:color w:val="46464A" w:themeColor="text2"/>
          <w:spacing w:val="5"/>
          <w:szCs w:val="24"/>
        </w:rPr>
      </w:pPr>
      <w:r>
        <w:rPr>
          <w:noProof/>
        </w:rPr>
        <mc:AlternateContent>
          <mc:Choice Requires="wpg">
            <w:drawing>
              <wp:anchor distT="0" distB="0" distL="114300" distR="114300" simplePos="0" relativeHeight="251676672" behindDoc="0" locked="0" layoutInCell="1" allowOverlap="1" wp14:anchorId="2D40D40C" wp14:editId="2B13997E">
                <wp:simplePos x="0" y="0"/>
                <wp:positionH relativeFrom="page">
                  <wp:posOffset>-12065</wp:posOffset>
                </wp:positionH>
                <wp:positionV relativeFrom="paragraph">
                  <wp:posOffset>-914400</wp:posOffset>
                </wp:positionV>
                <wp:extent cx="7849235" cy="3674745"/>
                <wp:effectExtent l="0" t="0" r="0" b="1905"/>
                <wp:wrapNone/>
                <wp:docPr id="19" name="Groupe 19"/>
                <wp:cNvGraphicFramePr/>
                <a:graphic xmlns:a="http://schemas.openxmlformats.org/drawingml/2006/main">
                  <a:graphicData uri="http://schemas.microsoft.com/office/word/2010/wordprocessingGroup">
                    <wpg:wgp>
                      <wpg:cNvGrpSpPr/>
                      <wpg:grpSpPr>
                        <a:xfrm>
                          <a:off x="0" y="0"/>
                          <a:ext cx="7849235" cy="3674745"/>
                          <a:chOff x="0" y="0"/>
                          <a:chExt cx="7849235" cy="3674745"/>
                        </a:xfrm>
                      </wpg:grpSpPr>
                      <wps:wsp>
                        <wps:cNvPr id="20" name="Organigramme : Document 20"/>
                        <wps:cNvSpPr/>
                        <wps:spPr>
                          <a:xfrm>
                            <a:off x="0" y="0"/>
                            <a:ext cx="7849235" cy="3175635"/>
                          </a:xfrm>
                          <a:prstGeom prst="flowChartDocument">
                            <a:avLst/>
                          </a:prstGeom>
                          <a:blipFill dpi="0" rotWithShape="1">
                            <a:blip r:embed="rId10" cstate="print">
                              <a:extLst>
                                <a:ext uri="{28A0092B-C50C-407E-A947-70E740481C1C}">
                                  <a14:useLocalDpi xmlns:a14="http://schemas.microsoft.com/office/drawing/2010/main" val="0"/>
                                </a:ext>
                              </a:extLst>
                            </a:blip>
                            <a:srcRect/>
                            <a:stretch>
                              <a:fillRect t="-22786" r="-4" b="291"/>
                            </a:stretch>
                          </a:blip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21" name="Image 77" descr="bck_logo"/>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523875" y="2314575"/>
                            <a:ext cx="1381125" cy="1360170"/>
                          </a:xfrm>
                          <a:prstGeom prst="rect">
                            <a:avLst/>
                          </a:prstGeom>
                          <a:noFill/>
                          <a:extLst/>
                        </pic:spPr>
                      </pic:pic>
                    </wpg:wgp>
                  </a:graphicData>
                </a:graphic>
              </wp:anchor>
            </w:drawing>
          </mc:Choice>
          <mc:Fallback>
            <w:pict>
              <v:group w14:anchorId="13B46A31" id="Groupe 19" o:spid="_x0000_s1026" style="position:absolute;margin-left:-.95pt;margin-top:-1in;width:618.05pt;height:289.35pt;z-index:251676672;mso-position-horizontal-relative:page" coordsize="78492,3674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Organigramme : Document 20" o:spid="_x0000_s1027" type="#_x0000_t114" style="position:absolute;width:78492;height:3175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" stroked="f">
                  <v:fill r:id="rId12" o:title="" recolor="t" rotate="t" type="frame"/>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77" o:spid="_x0000_s1028" type="#_x0000_t75" alt="bck_logo" style="position:absolute;left:5238;top:23145;width:13812;height:1360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">
                  <v:imagedata r:id="rId13" o:title="bck_logo"/>
                </v:shape>
                <w10:wrap anchorx="page"/>
              </v:group>
            </w:pict>
          </mc:Fallback>
        </mc:AlternateContent>
      </w:r>
      <w:sdt>
        <w:sdtPr>
          <w:rPr>
            <w:i/>
            <w:iCs/>
            <w:smallCaps/>
            <w:color w:val="46464A" w:themeColor="text2"/>
            <w:spacing w:val="5"/>
            <w:szCs w:val="24"/>
          </w:rPr>
          <w:id w:val="-689369987"/>
          <w:docPartObj>
            <w:docPartGallery w:val="Cover Pages"/>
            <w:docPartUnique/>
          </w:docPartObj>
        </w:sdtPr>
        <w:sdtEndPr/>
        <w:sdtContent>
          <w:r w:rsidR="00E60E7A">
            <w:rPr>
              <w:i/>
              <w:iCs/>
              <w:smallCaps/>
              <w:noProof/>
              <w:color w:val="46464A" w:themeColor="text2"/>
              <w:spacing w:val="5"/>
              <w:szCs w:val="24"/>
            </w:rPr>
            <mc:AlternateContent>
              <mc:Choice Requires="wps">
                <w:drawing>
                  <wp:anchor distT="0" distB="0" distL="114300" distR="114300" simplePos="0" relativeHeight="251672576" behindDoc="0" locked="0" layoutInCell="0" allowOverlap="1" wp14:anchorId="226050E4" wp14:editId="640BF771">
                    <wp:simplePos x="0" y="0"/>
                    <wp:positionH relativeFrom="margin">
                      <wp:align>left</wp:align>
                    </wp:positionH>
                    <wp:positionV relativeFrom="page">
                      <wp:align>center</wp:align>
                    </wp:positionV>
                    <wp:extent cx="4663440" cy="5027930"/>
                    <wp:effectExtent l="0" t="0" r="0" b="1270"/>
                    <wp:wrapNone/>
                    <wp:docPr id="73" name="Rectangl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3440" cy="5027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0160B9" w:rsidRPr="00EE0E8D" w:rsidRDefault="00ED06B8">
                                <w:pPr>
                                  <w:rPr>
                                    <w:rFonts w:asciiTheme="majorHAnsi" w:eastAsiaTheme="majorEastAsia" w:hAnsiTheme="majorHAnsi" w:cstheme="majorBidi"/>
                                    <w:smallCaps/>
                                    <w:color w:val="56633C" w:themeColor="accent2" w:themeShade="80"/>
                                    <w:spacing w:val="20"/>
                                    <w:sz w:val="52"/>
                                    <w:szCs w:val="52"/>
                                  </w:rPr>
                                </w:pPr>
                                <w:sdt>
                                  <w:sdtPr>
                                    <w:rPr>
                                      <w:rFonts w:asciiTheme="majorHAnsi" w:eastAsiaTheme="majorEastAsia" w:hAnsiTheme="majorHAnsi" w:cstheme="majorBidi"/>
                                      <w:smallCaps/>
                                      <w:color w:val="56633C" w:themeColor="accent2" w:themeShade="80"/>
                                      <w:spacing w:val="20"/>
                                      <w:sz w:val="52"/>
                                      <w:szCs w:val="52"/>
                                    </w:rPr>
                                    <w:alias w:val="Titre"/>
                                    <w:id w:val="577480977"/>
                                    <w:dataBinding w:prefixMappings="xmlns:ns0='http://schemas.openxmlformats.org/package/2006/metadata/core-properties' xmlns:ns1='http://purl.org/dc/elements/1.1/'" w:xpath="/ns0:coreProperties[1]/ns1:title[1]" w:storeItemID="{6C3C8BC8-F283-45AE-878A-BAB7291924A1}"/>
                                    <w:text/>
                                  </w:sdtPr>
                                  <w:sdtEndPr/>
                                  <w:sdtContent>
                                    <w:r w:rsidR="000160B9" w:rsidRPr="00EE0E8D">
                                      <w:rPr>
                                        <w:rFonts w:asciiTheme="majorHAnsi" w:eastAsiaTheme="majorEastAsia" w:hAnsiTheme="majorHAnsi" w:cstheme="majorBidi"/>
                                        <w:smallCaps/>
                                        <w:color w:val="56633C" w:themeColor="accent2" w:themeShade="80"/>
                                        <w:spacing w:val="20"/>
                                        <w:sz w:val="52"/>
                                        <w:szCs w:val="52"/>
                                      </w:rPr>
                                      <w:t xml:space="preserve">Dossier </w:t>
                                    </w:r>
                                    <w:r w:rsidR="000160B9">
                                      <w:rPr>
                                        <w:rFonts w:asciiTheme="majorHAnsi" w:eastAsiaTheme="majorEastAsia" w:hAnsiTheme="majorHAnsi" w:cstheme="majorBidi"/>
                                        <w:smallCaps/>
                                        <w:color w:val="56633C" w:themeColor="accent2" w:themeShade="80"/>
                                        <w:spacing w:val="20"/>
                                        <w:sz w:val="52"/>
                                        <w:szCs w:val="52"/>
                                      </w:rPr>
                                      <w:t>fonctionnel</w:t>
                                    </w:r>
                                  </w:sdtContent>
                                </w:sdt>
                              </w:p>
                              <w:p w:rsidR="000160B9" w:rsidRDefault="00ED06B8">
                                <w:pPr>
                                  <w:rPr>
                                    <w:i/>
                                    <w:iCs/>
                                    <w:color w:val="56633C" w:themeColor="accent2" w:themeShade="80"/>
                                    <w:sz w:val="28"/>
                                    <w:szCs w:val="28"/>
                                  </w:rPr>
                                </w:pPr>
                                <w:sdt>
                                  <w:sdtPr>
                                    <w:rPr>
                                      <w:i/>
                                      <w:iCs/>
                                      <w:color w:val="56633C" w:themeColor="accent2" w:themeShade="80"/>
                                      <w:sz w:val="28"/>
                                      <w:szCs w:val="28"/>
                                    </w:rPr>
                                    <w:alias w:val="Sous-titre"/>
                                    <w:id w:val="1603840557"/>
                                    <w:dataBinding w:prefixMappings="xmlns:ns0='http://schemas.openxmlformats.org/package/2006/metadata/core-properties' xmlns:ns1='http://purl.org/dc/elements/1.1/'" w:xpath="/ns0:coreProperties[1]/ns1:subject[1]" w:storeItemID="{6C3C8BC8-F283-45AE-878A-BAB7291924A1}"/>
                                    <w:text/>
                                  </w:sdtPr>
                                  <w:sdtEndPr/>
                                  <w:sdtContent>
                                    <w:r w:rsidR="00E1485E">
                                      <w:rPr>
                                        <w:i/>
                                        <w:iCs/>
                                        <w:color w:val="56633C" w:themeColor="accent2" w:themeShade="80"/>
                                        <w:sz w:val="28"/>
                                        <w:szCs w:val="28"/>
                                      </w:rPr>
                                      <w:t>Maj droit des utilisateurs</w:t>
                                    </w:r>
                                  </w:sdtContent>
                                </w:sdt>
                              </w:p>
                              <w:p w:rsidR="000160B9" w:rsidRDefault="000160B9">
                                <w:pPr>
                                  <w:rPr>
                                    <w:i/>
                                    <w:iCs/>
                                    <w:color w:val="56633C" w:themeColor="accent2" w:themeShade="80"/>
                                    <w:sz w:val="28"/>
                                    <w:szCs w:val="28"/>
                                  </w:rPr>
                                </w:pPr>
                              </w:p>
                              <w:p w:rsidR="000160B9" w:rsidRDefault="000160B9"/>
                            </w:txbxContent>
                          </wps:txbx>
                          <wps:bodyPr rot="0" vert="horz" wrap="square" lIns="91440" tIns="45720" rIns="91440" bIns="45720" anchor="ctr" anchorCtr="0" upright="1">
                            <a:noAutofit/>
                          </wps:bodyPr>
                        </wps:wsp>
                      </a:graphicData>
                    </a:graphic>
                    <wp14:sizeRelH relativeFrom="page">
                      <wp14:pctWidth>60000</wp14:pctWidth>
                    </wp14:sizeRelH>
                    <wp14:sizeRelV relativeFrom="page">
                      <wp14:pctHeight>50000</wp14:pctHeight>
                    </wp14:sizeRelV>
                  </wp:anchor>
                </w:drawing>
              </mc:Choice>
              <mc:Fallback>
                <w:pict>
                  <v:rect w14:anchorId="226050E4" id="Rectangle 89" o:spid="_x0000_s1026" style="position:absolute;left:0;text-align:left;margin-left:0;margin-top:0;width:367.2pt;height:395.9pt;z-index:251672576;visibility:visible;mso-wrap-style:square;mso-width-percent:600;mso-height-percent:500;mso-wrap-distance-left:9pt;mso-wrap-distance-top:0;mso-wrap-distance-right:9pt;mso-wrap-distance-bottom:0;mso-position-horizontal:left;mso-position-horizontal-relative:margin;mso-position-vertical:center;mso-position-vertical-relative:page;mso-width-percent:600;mso-height-percent:5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" o:allowincell="f" filled="f" stroked="f">
                    <v:textbox>
                      <w:txbxContent>
                        <w:p w:rsidR="000160B9" w:rsidRPr="00EE0E8D" w:rsidRDefault="000160B9">
                          <w:pPr>
                            <w:rPr>
                              <w:rFonts w:asciiTheme="majorHAnsi" w:eastAsiaTheme="majorEastAsia" w:hAnsiTheme="majorHAnsi" w:cstheme="majorBidi"/>
                              <w:smallCaps/>
                              <w:color w:val="56633C" w:themeColor="accent2" w:themeShade="80"/>
                              <w:spacing w:val="20"/>
                              <w:sz w:val="52"/>
                              <w:szCs w:val="52"/>
                            </w:rPr>
                          </w:pPr>
                          <w:sdt>
                            <w:sdtPr>
                              <w:rPr>
                                <w:rFonts w:asciiTheme="majorHAnsi" w:eastAsiaTheme="majorEastAsia" w:hAnsiTheme="majorHAnsi" w:cstheme="majorBidi"/>
                                <w:smallCaps/>
                                <w:color w:val="56633C" w:themeColor="accent2" w:themeShade="80"/>
                                <w:spacing w:val="20"/>
                                <w:sz w:val="52"/>
                                <w:szCs w:val="52"/>
                              </w:rPr>
                              <w:alias w:val="Titre"/>
                              <w:id w:val="577480977"/>
                              <w:dataBinding w:prefixMappings="xmlns:ns0='http://schemas.openxmlformats.org/package/2006/metadata/core-properties' xmlns:ns1='http://purl.org/dc/elements/1.1/'" w:xpath="/ns0:coreProperties[1]/ns1:title[1]" w:storeItemID="{6C3C8BC8-F283-45AE-878A-BAB7291924A1}"/>
                              <w:text/>
                            </w:sdtPr>
                            <w:sdtContent>
                              <w:r w:rsidRPr="00EE0E8D">
                                <w:rPr>
                                  <w:rFonts w:asciiTheme="majorHAnsi" w:eastAsiaTheme="majorEastAsia" w:hAnsiTheme="majorHAnsi" w:cstheme="majorBidi"/>
                                  <w:smallCaps/>
                                  <w:color w:val="56633C" w:themeColor="accent2" w:themeShade="80"/>
                                  <w:spacing w:val="20"/>
                                  <w:sz w:val="52"/>
                                  <w:szCs w:val="52"/>
                                </w:rPr>
                                <w:t xml:space="preserve">Dossier </w:t>
                              </w:r>
                              <w:r>
                                <w:rPr>
                                  <w:rFonts w:asciiTheme="majorHAnsi" w:eastAsiaTheme="majorEastAsia" w:hAnsiTheme="majorHAnsi" w:cstheme="majorBidi"/>
                                  <w:smallCaps/>
                                  <w:color w:val="56633C" w:themeColor="accent2" w:themeShade="80"/>
                                  <w:spacing w:val="20"/>
                                  <w:sz w:val="52"/>
                                  <w:szCs w:val="52"/>
                                </w:rPr>
                                <w:t>fonctionnel</w:t>
                              </w:r>
                            </w:sdtContent>
                          </w:sdt>
                        </w:p>
                        <w:p w:rsidR="000160B9" w:rsidRDefault="000160B9">
                          <w:pPr>
                            <w:rPr>
                              <w:i/>
                              <w:iCs/>
                              <w:color w:val="56633C" w:themeColor="accent2" w:themeShade="80"/>
                              <w:sz w:val="28"/>
                              <w:szCs w:val="28"/>
                            </w:rPr>
                          </w:pPr>
                          <w:sdt>
                            <w:sdtPr>
                              <w:rPr>
                                <w:i/>
                                <w:iCs/>
                                <w:color w:val="56633C" w:themeColor="accent2" w:themeShade="80"/>
                                <w:sz w:val="28"/>
                                <w:szCs w:val="28"/>
                              </w:rPr>
                              <w:alias w:val="Sous-titre"/>
                              <w:id w:val="1603840557"/>
                              <w:dataBinding w:prefixMappings="xmlns:ns0='http://schemas.openxmlformats.org/package/2006/metadata/core-properties' xmlns:ns1='http://purl.org/dc/elements/1.1/'" w:xpath="/ns0:coreProperties[1]/ns1:subject[1]" w:storeItemID="{6C3C8BC8-F283-45AE-878A-BAB7291924A1}"/>
                              <w:text/>
                            </w:sdtPr>
                            <w:sdtContent>
                              <w:r w:rsidR="00E1485E">
                                <w:rPr>
                                  <w:i/>
                                  <w:iCs/>
                                  <w:color w:val="56633C" w:themeColor="accent2" w:themeShade="80"/>
                                  <w:sz w:val="28"/>
                                  <w:szCs w:val="28"/>
                                </w:rPr>
                                <w:t>Maj droit des utilisateurs</w:t>
                              </w:r>
                            </w:sdtContent>
                          </w:sdt>
                        </w:p>
                        <w:p w:rsidR="000160B9" w:rsidRDefault="000160B9">
                          <w:pPr>
                            <w:rPr>
                              <w:i/>
                              <w:iCs/>
                              <w:color w:val="56633C" w:themeColor="accent2" w:themeShade="80"/>
                              <w:sz w:val="28"/>
                              <w:szCs w:val="28"/>
                            </w:rPr>
                          </w:pPr>
                        </w:p>
                        <w:p w:rsidR="000160B9" w:rsidRDefault="000160B9"/>
                      </w:txbxContent>
                    </v:textbox>
                    <w10:wrap anchorx="margin" anchory="page"/>
                  </v:rect>
                </w:pict>
              </mc:Fallback>
            </mc:AlternateContent>
          </w:r>
          <w:r w:rsidR="00E60E7A">
            <w:rPr>
              <w:rFonts w:ascii="Century Schoolbook" w:hAnsi="Century Schoolbook"/>
              <w:i/>
              <w:iCs/>
              <w:smallCaps/>
              <w:noProof/>
              <w:color w:val="4F271C"/>
              <w:spacing w:val="5"/>
              <w:sz w:val="32"/>
              <w:szCs w:val="32"/>
            </w:rPr>
            <mc:AlternateContent>
              <mc:Choice Requires="wps">
                <w:drawing>
                  <wp:anchor distT="0" distB="0" distL="114300" distR="114300" simplePos="0" relativeHeight="251671552" behindDoc="0" locked="0" layoutInCell="0" allowOverlap="1" wp14:anchorId="3A20A83B" wp14:editId="11E2B4C8">
                    <wp:simplePos x="0" y="0"/>
                    <wp:positionH relativeFrom="margin">
                      <wp:align>left</wp:align>
                    </wp:positionH>
                    <wp:positionV relativeFrom="margin">
                      <wp:align>bottom</wp:align>
                    </wp:positionV>
                    <wp:extent cx="4660900" cy="815975"/>
                    <wp:effectExtent l="0" t="0" r="2540" b="3175"/>
                    <wp:wrapNone/>
                    <wp:docPr id="74" name="Rectangl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8159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0160B9" w:rsidRDefault="00ED06B8">
                                <w:pPr>
                                  <w:spacing w:after="100"/>
                                  <w:rPr>
                                    <w:color w:val="535356" w:themeColor="accent1" w:themeShade="BF"/>
                                    <w:szCs w:val="24"/>
                                  </w:rPr>
                                </w:pPr>
                                <w:sdt>
                                  <w:sdtPr>
                                    <w:rPr>
                                      <w:color w:val="535356" w:themeColor="accent1" w:themeShade="BF"/>
                                      <w:szCs w:val="24"/>
                                    </w:rPr>
                                    <w:alias w:val="Auteur"/>
                                    <w:id w:val="-1914079568"/>
                                    <w:text/>
                                  </w:sdtPr>
                                  <w:sdtEndPr/>
                                  <w:sdtContent>
                                    <w:r w:rsidR="00E1485E">
                                      <w:rPr>
                                        <w:color w:val="535356" w:themeColor="accent1" w:themeShade="BF"/>
                                        <w:szCs w:val="24"/>
                                      </w:rPr>
                                      <w:t>Anthony Dupuis</w:t>
                                    </w:r>
                                  </w:sdtContent>
                                </w:sdt>
                              </w:p>
                              <w:p w:rsidR="000160B9" w:rsidRDefault="00ED06B8">
                                <w:pPr>
                                  <w:spacing w:after="100"/>
                                  <w:rPr>
                                    <w:color w:val="535356" w:themeColor="accent1" w:themeShade="BF"/>
                                  </w:rPr>
                                </w:pPr>
                                <w:sdt>
                                  <w:sdtPr>
                                    <w:rPr>
                                      <w:color w:val="535356" w:themeColor="accent1" w:themeShade="BF"/>
                                      <w:szCs w:val="24"/>
                                    </w:rPr>
                                    <w:alias w:val="Date"/>
                                    <w:id w:val="-1723214700"/>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r w:rsidR="000160B9">
                                      <w:rPr>
                                        <w:color w:val="535356" w:themeColor="accent1" w:themeShade="BF"/>
                                        <w:szCs w:val="24"/>
                                      </w:rPr>
                                      <w:t>Hiver 2018</w:t>
                                    </w:r>
                                  </w:sdtContent>
                                </w:sdt>
                              </w:p>
                            </w:txbxContent>
                          </wps:txbx>
                          <wps:bodyPr rot="0" vert="horz" wrap="square" lIns="91440" tIns="45720" rIns="91440" bIns="45720" anchor="t" anchorCtr="0" upright="1">
                            <a:noAutofit/>
                          </wps:bodyPr>
                        </wps:wsp>
                      </a:graphicData>
                    </a:graphic>
                    <wp14:sizeRelH relativeFrom="page">
                      <wp14:pctWidth>60000</wp14:pctWidth>
                    </wp14:sizeRelH>
                    <wp14:sizeRelV relativeFrom="page">
                      <wp14:pctHeight>0</wp14:pctHeight>
                    </wp14:sizeRelV>
                  </wp:anchor>
                </w:drawing>
              </mc:Choice>
              <mc:Fallback>
                <w:pict>
                  <v:rect w14:anchorId="3A20A83B" id="Rectangle 54" o:spid="_x0000_s1027" style="position:absolute;left:0;text-align:left;margin-left:0;margin-top:0;width:367pt;height:64.25pt;z-index:251671552;visibility:visible;mso-wrap-style:square;mso-width-percent:600;mso-height-percent:0;mso-wrap-distance-left:9pt;mso-wrap-distance-top:0;mso-wrap-distance-right:9pt;mso-wrap-distance-bottom:0;mso-position-horizontal:left;mso-position-horizontal-relative:margin;mso-position-vertical:bottom;mso-position-vertical-relative:margin;mso-width-percent:60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" o:allowincell="f" stroked="f">
                    <v:textbox>
                      <w:txbxContent>
                        <w:p w:rsidR="000160B9" w:rsidRDefault="00ED06B8">
                          <w:pPr>
                            <w:spacing w:after="100"/>
                            <w:rPr>
                              <w:color w:val="535356" w:themeColor="accent1" w:themeShade="BF"/>
                              <w:szCs w:val="24"/>
                            </w:rPr>
                          </w:pPr>
                          <w:sdt>
                            <w:sdtPr>
                              <w:rPr>
                                <w:color w:val="535356" w:themeColor="accent1" w:themeShade="BF"/>
                                <w:szCs w:val="24"/>
                              </w:rPr>
                              <w:alias w:val="Auteur"/>
                              <w:id w:val="-1914079568"/>
                              <w:text/>
                            </w:sdtPr>
                            <w:sdtEndPr/>
                            <w:sdtContent>
                              <w:r w:rsidR="00E1485E">
                                <w:rPr>
                                  <w:color w:val="535356" w:themeColor="accent1" w:themeShade="BF"/>
                                  <w:szCs w:val="24"/>
                                </w:rPr>
                                <w:t>Anthony Dupuis</w:t>
                              </w:r>
                            </w:sdtContent>
                          </w:sdt>
                        </w:p>
                        <w:p w:rsidR="000160B9" w:rsidRDefault="00ED06B8">
                          <w:pPr>
                            <w:spacing w:after="100"/>
                            <w:rPr>
                              <w:color w:val="535356" w:themeColor="accent1" w:themeShade="BF"/>
                            </w:rPr>
                          </w:pPr>
                          <w:sdt>
                            <w:sdtPr>
                              <w:rPr>
                                <w:color w:val="535356" w:themeColor="accent1" w:themeShade="BF"/>
                                <w:szCs w:val="24"/>
                              </w:rPr>
                              <w:alias w:val="Date"/>
                              <w:id w:val="-1723214700"/>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r w:rsidR="000160B9">
                                <w:rPr>
                                  <w:color w:val="535356" w:themeColor="accent1" w:themeShade="BF"/>
                                  <w:szCs w:val="24"/>
                                </w:rPr>
                                <w:t>Hiver 2018</w:t>
                              </w:r>
                            </w:sdtContent>
                          </w:sdt>
                        </w:p>
                      </w:txbxContent>
                    </v:textbox>
                    <w10:wrap anchorx="margin" anchory="margin"/>
                  </v:rect>
                </w:pict>
              </mc:Fallback>
            </mc:AlternateContent>
          </w:r>
        </w:sdtContent>
      </w:sdt>
      <w:r w:rsidR="00EE0E8D">
        <w:br w:type="page"/>
      </w:r>
    </w:p>
    <w:p w:rsidR="00D80BFF" w:rsidRPr="00D80BFF" w:rsidRDefault="00D80BFF" w:rsidP="00A11153">
      <w:pPr>
        <w:pStyle w:val="Titre1"/>
        <w:numPr>
          <w:ilvl w:val="0"/>
          <w:numId w:val="7"/>
        </w:numPr>
      </w:pPr>
      <w:bookmarkStart w:id="0" w:name="_Toc316373902"/>
      <w:bookmarkStart w:id="1" w:name="_Toc506557176"/>
      <w:r w:rsidRPr="00D80BFF">
        <w:lastRenderedPageBreak/>
        <w:t>DESCRIPTION GÉNÉRALE</w:t>
      </w:r>
      <w:bookmarkEnd w:id="0"/>
      <w:bookmarkEnd w:id="1"/>
    </w:p>
    <w:p w:rsidR="00D80BFF" w:rsidRDefault="00D80BFF" w:rsidP="003A5BF8">
      <w:pPr>
        <w:pStyle w:val="Titre2"/>
      </w:pPr>
      <w:bookmarkStart w:id="2" w:name="_Toc506557177"/>
      <w:r>
        <w:t>But</w:t>
      </w:r>
      <w:bookmarkEnd w:id="2"/>
    </w:p>
    <w:p w:rsidR="00F94092" w:rsidRPr="00F94092" w:rsidRDefault="00F94092" w:rsidP="00F94092">
      <w:r>
        <w:t>Ce traitement a pour but de mettre à jour les droits des utilisateurs de l’application. De Gérer les droits des différents groupes, de créer de nouveaux droits.</w:t>
      </w:r>
    </w:p>
    <w:p w:rsidR="00D80BFF" w:rsidRDefault="00D80BFF" w:rsidP="003A5BF8">
      <w:pPr>
        <w:pStyle w:val="Titre2"/>
      </w:pPr>
      <w:bookmarkStart w:id="3" w:name="_Toc316373904"/>
      <w:bookmarkStart w:id="4" w:name="_Toc506557178"/>
      <w:r>
        <w:t>Processus administratifs</w:t>
      </w:r>
      <w:bookmarkEnd w:id="3"/>
      <w:bookmarkEnd w:id="4"/>
    </w:p>
    <w:p w:rsidR="00F94092" w:rsidRPr="00F94092" w:rsidRDefault="00F94092" w:rsidP="00F94092">
      <w:r>
        <w:t>Lorsque les personnelle du département change, l’admin doit mettre à jour les utilisateurs et leur associer les droits aux qu’elles ils ont droits.</w:t>
      </w:r>
    </w:p>
    <w:p w:rsidR="00D80BFF" w:rsidRDefault="00D80BFF" w:rsidP="003A5BF8">
      <w:pPr>
        <w:pStyle w:val="Titre2"/>
      </w:pPr>
      <w:bookmarkStart w:id="5" w:name="_Toc316373905"/>
      <w:bookmarkStart w:id="6" w:name="_Toc506557179"/>
      <w:r>
        <w:t>Description générale</w:t>
      </w:r>
      <w:bookmarkEnd w:id="5"/>
      <w:bookmarkEnd w:id="6"/>
    </w:p>
    <w:p w:rsidR="00766ED1" w:rsidRPr="00766ED1" w:rsidRDefault="00F94092" w:rsidP="006B2AD9">
      <w:r>
        <w:t xml:space="preserve">Cette unité de tâche permet la création de nouveaux droits, la création d’un groupe, de venir sélectionner un </w:t>
      </w:r>
      <w:r w:rsidR="009426C6">
        <w:t>utilisateur (</w:t>
      </w:r>
      <w:r>
        <w:t>Groupe ou enseignant). Par la suite il permet la gestion des droits, la gestion des groupes et de faire une recherche d’enseignant.</w:t>
      </w:r>
    </w:p>
    <w:p w:rsidR="00766ED1" w:rsidRDefault="00766ED1" w:rsidP="00766ED1">
      <w:pPr>
        <w:pStyle w:val="Titre2"/>
      </w:pPr>
      <w:bookmarkStart w:id="7" w:name="_Toc506557180"/>
      <w:r>
        <w:t>Sécurité</w:t>
      </w:r>
      <w:bookmarkEnd w:id="7"/>
    </w:p>
    <w:p w:rsidR="009426C6" w:rsidRPr="009426C6" w:rsidRDefault="009426C6" w:rsidP="009426C6">
      <w:r>
        <w:t>Cette unité est accessible iniquement par l’admin.</w:t>
      </w:r>
    </w:p>
    <w:p w:rsidR="00D80BFF" w:rsidRDefault="00D80BFF" w:rsidP="003A5BF8">
      <w:pPr>
        <w:pStyle w:val="Titre2"/>
      </w:pPr>
      <w:bookmarkStart w:id="8" w:name="_Toc316373908"/>
      <w:bookmarkStart w:id="9" w:name="_Toc506557181"/>
      <w:r>
        <w:t>Historique du dossier</w:t>
      </w:r>
      <w:bookmarkEnd w:id="8"/>
      <w:bookmarkEnd w:id="9"/>
    </w:p>
    <w:tbl>
      <w:tblPr>
        <w:tblW w:w="8363" w:type="dxa"/>
        <w:tblInd w:w="779"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1132"/>
        <w:gridCol w:w="1276"/>
        <w:gridCol w:w="1928"/>
        <w:gridCol w:w="4027"/>
      </w:tblGrid>
      <w:tr w:rsidR="00D51E06" w:rsidRPr="00D51E06" w:rsidTr="00D51E06">
        <w:trPr>
          <w:trHeight w:val="687"/>
          <w:tblHeader/>
        </w:trPr>
        <w:tc>
          <w:tcPr>
            <w:tcW w:w="1132" w:type="dxa"/>
            <w:shd w:val="clear" w:color="auto" w:fill="4A4E51"/>
            <w:vAlign w:val="center"/>
          </w:tcPr>
          <w:p w:rsidR="00D80BFF" w:rsidRPr="00D51E06" w:rsidRDefault="00D80BFF" w:rsidP="00D51E06">
            <w:pPr>
              <w:pStyle w:val="Paragraphe"/>
              <w:spacing w:before="0"/>
              <w:ind w:left="71"/>
              <w:jc w:val="center"/>
              <w:rPr>
                <w:rFonts w:asciiTheme="minorHAnsi" w:hAnsiTheme="minorHAnsi"/>
                <w:b/>
                <w:color w:val="FFFFFF" w:themeColor="background1"/>
                <w:lang w:val="en-CA"/>
              </w:rPr>
            </w:pPr>
            <w:r w:rsidRPr="00D51E06">
              <w:rPr>
                <w:rFonts w:asciiTheme="minorHAnsi" w:hAnsiTheme="minorHAnsi"/>
                <w:b/>
                <w:color w:val="FFFFFF" w:themeColor="background1"/>
                <w:lang w:val="en-CA"/>
              </w:rPr>
              <w:t>Version</w:t>
            </w:r>
          </w:p>
        </w:tc>
        <w:tc>
          <w:tcPr>
            <w:tcW w:w="1276" w:type="dxa"/>
            <w:shd w:val="clear" w:color="auto" w:fill="4A4E51"/>
            <w:vAlign w:val="center"/>
          </w:tcPr>
          <w:p w:rsidR="00D80BFF" w:rsidRPr="00D51E06" w:rsidRDefault="00D80BFF" w:rsidP="00D51E06">
            <w:pPr>
              <w:pStyle w:val="Paragraphe"/>
              <w:spacing w:before="0"/>
              <w:ind w:left="0"/>
              <w:jc w:val="center"/>
              <w:rPr>
                <w:rFonts w:asciiTheme="minorHAnsi" w:hAnsiTheme="minorHAnsi"/>
                <w:b/>
                <w:color w:val="FFFFFF" w:themeColor="background1"/>
                <w:lang w:val="en-CA"/>
              </w:rPr>
            </w:pPr>
            <w:r w:rsidRPr="00D51E06">
              <w:rPr>
                <w:rFonts w:asciiTheme="minorHAnsi" w:hAnsiTheme="minorHAnsi"/>
                <w:b/>
                <w:color w:val="FFFFFF" w:themeColor="background1"/>
                <w:lang w:val="en-CA"/>
              </w:rPr>
              <w:t>Date</w:t>
            </w:r>
          </w:p>
        </w:tc>
        <w:tc>
          <w:tcPr>
            <w:tcW w:w="1928" w:type="dxa"/>
            <w:shd w:val="clear" w:color="auto" w:fill="4A4E51"/>
            <w:vAlign w:val="center"/>
          </w:tcPr>
          <w:p w:rsidR="00D80BFF" w:rsidRPr="00D51E06" w:rsidRDefault="00D80BFF" w:rsidP="00D51E06">
            <w:pPr>
              <w:pStyle w:val="Paragraphe"/>
              <w:spacing w:before="0"/>
              <w:ind w:left="72"/>
              <w:jc w:val="center"/>
              <w:rPr>
                <w:rFonts w:asciiTheme="minorHAnsi" w:hAnsiTheme="minorHAnsi"/>
                <w:b/>
                <w:color w:val="FFFFFF" w:themeColor="background1"/>
              </w:rPr>
            </w:pPr>
            <w:r w:rsidRPr="00D51E06">
              <w:rPr>
                <w:rFonts w:asciiTheme="minorHAnsi" w:hAnsiTheme="minorHAnsi"/>
                <w:b/>
                <w:color w:val="FFFFFF" w:themeColor="background1"/>
              </w:rPr>
              <w:t>Nom de la ressource</w:t>
            </w:r>
          </w:p>
        </w:tc>
        <w:tc>
          <w:tcPr>
            <w:tcW w:w="4027" w:type="dxa"/>
            <w:shd w:val="clear" w:color="auto" w:fill="4A4E51"/>
            <w:vAlign w:val="center"/>
          </w:tcPr>
          <w:p w:rsidR="00D80BFF" w:rsidRPr="00D51E06" w:rsidRDefault="00D80BFF" w:rsidP="00D51E06">
            <w:pPr>
              <w:pStyle w:val="Paragraphe"/>
              <w:spacing w:before="0"/>
              <w:ind w:left="0"/>
              <w:jc w:val="center"/>
              <w:rPr>
                <w:rFonts w:asciiTheme="minorHAnsi" w:hAnsiTheme="minorHAnsi"/>
                <w:b/>
                <w:color w:val="FFFFFF" w:themeColor="background1"/>
              </w:rPr>
            </w:pPr>
            <w:r w:rsidRPr="00D51E06">
              <w:rPr>
                <w:rFonts w:asciiTheme="minorHAnsi" w:hAnsiTheme="minorHAnsi"/>
                <w:b/>
                <w:color w:val="FFFFFF" w:themeColor="background1"/>
              </w:rPr>
              <w:t>Description</w:t>
            </w:r>
          </w:p>
        </w:tc>
      </w:tr>
      <w:tr w:rsidR="00D80BFF" w:rsidRPr="00D51E06" w:rsidTr="00A11153">
        <w:tc>
          <w:tcPr>
            <w:tcW w:w="1132" w:type="dxa"/>
          </w:tcPr>
          <w:p w:rsidR="00D80BFF" w:rsidRPr="00D51E06" w:rsidRDefault="00D80BFF" w:rsidP="00A11153">
            <w:pPr>
              <w:pStyle w:val="Paragraphe"/>
              <w:spacing w:before="40" w:after="40"/>
              <w:ind w:left="0"/>
              <w:jc w:val="center"/>
              <w:rPr>
                <w:rFonts w:asciiTheme="minorHAnsi" w:hAnsiTheme="minorHAnsi"/>
              </w:rPr>
            </w:pPr>
            <w:r w:rsidRPr="00D51E06">
              <w:rPr>
                <w:rFonts w:asciiTheme="minorHAnsi" w:hAnsiTheme="minorHAnsi"/>
              </w:rPr>
              <w:t>1</w:t>
            </w:r>
          </w:p>
        </w:tc>
        <w:tc>
          <w:tcPr>
            <w:tcW w:w="1276" w:type="dxa"/>
          </w:tcPr>
          <w:p w:rsidR="00D80BFF" w:rsidRPr="00D51E06" w:rsidRDefault="009426C6" w:rsidP="005A2870">
            <w:pPr>
              <w:pStyle w:val="Paragraphe"/>
              <w:spacing w:before="40" w:after="40"/>
              <w:ind w:left="72"/>
              <w:rPr>
                <w:rFonts w:asciiTheme="minorHAnsi" w:hAnsiTheme="minorHAnsi"/>
              </w:rPr>
            </w:pPr>
            <w:r>
              <w:rPr>
                <w:rFonts w:asciiTheme="minorHAnsi" w:hAnsiTheme="minorHAnsi"/>
              </w:rPr>
              <w:t>Mars 2016</w:t>
            </w:r>
          </w:p>
        </w:tc>
        <w:tc>
          <w:tcPr>
            <w:tcW w:w="1928" w:type="dxa"/>
          </w:tcPr>
          <w:p w:rsidR="00D80BFF" w:rsidRPr="00D51E06" w:rsidRDefault="009426C6" w:rsidP="00C55609">
            <w:pPr>
              <w:pStyle w:val="Paragraphe"/>
              <w:spacing w:before="40" w:after="40"/>
              <w:ind w:left="72"/>
              <w:rPr>
                <w:rFonts w:asciiTheme="minorHAnsi" w:hAnsiTheme="minorHAnsi"/>
              </w:rPr>
            </w:pPr>
            <w:r>
              <w:rPr>
                <w:rFonts w:asciiTheme="minorHAnsi" w:hAnsiTheme="minorHAnsi"/>
              </w:rPr>
              <w:t>Anthony Dupuis</w:t>
            </w:r>
          </w:p>
        </w:tc>
        <w:tc>
          <w:tcPr>
            <w:tcW w:w="4027" w:type="dxa"/>
          </w:tcPr>
          <w:p w:rsidR="00D80BFF" w:rsidRPr="00D51E06" w:rsidRDefault="00D80BFF" w:rsidP="00A11153">
            <w:pPr>
              <w:pStyle w:val="Paragraphe"/>
              <w:spacing w:before="40" w:after="40"/>
              <w:ind w:left="0"/>
              <w:rPr>
                <w:rFonts w:asciiTheme="minorHAnsi" w:hAnsiTheme="minorHAnsi"/>
              </w:rPr>
            </w:pPr>
            <w:r w:rsidRPr="00D51E06">
              <w:rPr>
                <w:rFonts w:asciiTheme="minorHAnsi" w:hAnsiTheme="minorHAnsi"/>
              </w:rPr>
              <w:t>Version initiale</w:t>
            </w:r>
          </w:p>
        </w:tc>
      </w:tr>
      <w:tr w:rsidR="00D80BFF" w:rsidTr="00A11153">
        <w:tc>
          <w:tcPr>
            <w:tcW w:w="1132" w:type="dxa"/>
          </w:tcPr>
          <w:p w:rsidR="00D80BFF" w:rsidRDefault="00D80BFF" w:rsidP="00C55609">
            <w:pPr>
              <w:pStyle w:val="Paragraphe"/>
              <w:spacing w:before="40" w:after="40"/>
              <w:jc w:val="center"/>
              <w:rPr>
                <w:sz w:val="22"/>
              </w:rPr>
            </w:pPr>
          </w:p>
        </w:tc>
        <w:tc>
          <w:tcPr>
            <w:tcW w:w="1276" w:type="dxa"/>
          </w:tcPr>
          <w:p w:rsidR="00D80BFF" w:rsidRDefault="00D80BFF" w:rsidP="00C55609">
            <w:pPr>
              <w:pStyle w:val="Paragraphe"/>
              <w:spacing w:before="40" w:after="40"/>
              <w:rPr>
                <w:sz w:val="22"/>
              </w:rPr>
            </w:pPr>
          </w:p>
        </w:tc>
        <w:tc>
          <w:tcPr>
            <w:tcW w:w="1928" w:type="dxa"/>
          </w:tcPr>
          <w:p w:rsidR="00D80BFF" w:rsidRDefault="00D80BFF" w:rsidP="00C55609">
            <w:pPr>
              <w:pStyle w:val="Paragraphe"/>
              <w:spacing w:before="40" w:after="40"/>
              <w:ind w:left="72"/>
              <w:rPr>
                <w:sz w:val="22"/>
              </w:rPr>
            </w:pPr>
          </w:p>
        </w:tc>
        <w:tc>
          <w:tcPr>
            <w:tcW w:w="4027" w:type="dxa"/>
          </w:tcPr>
          <w:p w:rsidR="00D80BFF" w:rsidRDefault="00D80BFF" w:rsidP="00C55609">
            <w:pPr>
              <w:pStyle w:val="Paragraphe"/>
              <w:spacing w:before="40" w:after="40"/>
              <w:rPr>
                <w:sz w:val="22"/>
              </w:rPr>
            </w:pPr>
          </w:p>
        </w:tc>
      </w:tr>
      <w:tr w:rsidR="00D80BFF" w:rsidTr="00A11153">
        <w:tc>
          <w:tcPr>
            <w:tcW w:w="1132" w:type="dxa"/>
          </w:tcPr>
          <w:p w:rsidR="00D80BFF" w:rsidRPr="00D95C5A" w:rsidRDefault="00D80BFF" w:rsidP="00C55609">
            <w:pPr>
              <w:pStyle w:val="Paragraphe"/>
              <w:spacing w:before="40" w:after="40"/>
              <w:jc w:val="center"/>
              <w:rPr>
                <w:sz w:val="22"/>
              </w:rPr>
            </w:pPr>
          </w:p>
        </w:tc>
        <w:tc>
          <w:tcPr>
            <w:tcW w:w="1276" w:type="dxa"/>
          </w:tcPr>
          <w:p w:rsidR="00D80BFF" w:rsidRDefault="00D80BFF" w:rsidP="00C55609">
            <w:pPr>
              <w:pStyle w:val="Paragraphe"/>
              <w:spacing w:before="40" w:after="40"/>
              <w:rPr>
                <w:sz w:val="22"/>
              </w:rPr>
            </w:pPr>
          </w:p>
        </w:tc>
        <w:tc>
          <w:tcPr>
            <w:tcW w:w="1928" w:type="dxa"/>
          </w:tcPr>
          <w:p w:rsidR="00D80BFF" w:rsidRDefault="00D80BFF" w:rsidP="00C55609">
            <w:pPr>
              <w:pStyle w:val="Paragraphe"/>
              <w:spacing w:before="40" w:after="40"/>
              <w:ind w:left="72"/>
              <w:rPr>
                <w:sz w:val="22"/>
              </w:rPr>
            </w:pPr>
          </w:p>
        </w:tc>
        <w:tc>
          <w:tcPr>
            <w:tcW w:w="4027" w:type="dxa"/>
          </w:tcPr>
          <w:p w:rsidR="00D80BFF" w:rsidRDefault="00D80BFF" w:rsidP="00C55609">
            <w:pPr>
              <w:pStyle w:val="Paragraphe"/>
              <w:spacing w:before="40" w:after="40"/>
              <w:rPr>
                <w:sz w:val="22"/>
              </w:rPr>
            </w:pPr>
          </w:p>
        </w:tc>
      </w:tr>
    </w:tbl>
    <w:p w:rsidR="00A11153" w:rsidRDefault="00A11153" w:rsidP="00D80BFF"/>
    <w:p w:rsidR="006B2AD9" w:rsidRDefault="006B2AD9">
      <w:pPr>
        <w:spacing w:before="0" w:after="200"/>
        <w:ind w:left="0"/>
        <w:rPr>
          <w:rFonts w:asciiTheme="majorHAnsi" w:hAnsiTheme="majorHAnsi"/>
          <w:smallCaps/>
          <w:spacing w:val="5"/>
          <w:sz w:val="32"/>
          <w:szCs w:val="32"/>
        </w:rPr>
      </w:pPr>
      <w:bookmarkStart w:id="10" w:name="_Toc316373909"/>
      <w:r>
        <w:br w:type="page"/>
      </w:r>
    </w:p>
    <w:p w:rsidR="00A11153" w:rsidRDefault="006F4FD5" w:rsidP="00A11153">
      <w:pPr>
        <w:pStyle w:val="Titre1"/>
        <w:numPr>
          <w:ilvl w:val="0"/>
          <w:numId w:val="7"/>
        </w:numPr>
      </w:pPr>
      <w:bookmarkStart w:id="11" w:name="_Toc506557182"/>
      <w:bookmarkEnd w:id="10"/>
      <w:r>
        <w:lastRenderedPageBreak/>
        <w:t>Description détaillée</w:t>
      </w:r>
      <w:bookmarkEnd w:id="11"/>
    </w:p>
    <w:p w:rsidR="006F4FD5" w:rsidRDefault="006F4FD5" w:rsidP="006F4FD5">
      <w:pPr>
        <w:pStyle w:val="Titre2"/>
      </w:pPr>
      <w:bookmarkStart w:id="12" w:name="_Toc506557183"/>
      <w:bookmarkStart w:id="13" w:name="_Toc316373910"/>
      <w:r>
        <w:t>Diagramme de cas d’utilisation</w:t>
      </w:r>
      <w:bookmarkEnd w:id="12"/>
    </w:p>
    <w:bookmarkEnd w:id="13"/>
    <w:p w:rsidR="006D2F11" w:rsidRDefault="006D2F11">
      <w:pPr>
        <w:spacing w:before="0" w:after="200"/>
        <w:ind w:left="0"/>
        <w:rPr>
          <w:rFonts w:asciiTheme="majorHAnsi" w:hAnsiTheme="majorHAnsi"/>
          <w:spacing w:val="5"/>
          <w:sz w:val="28"/>
          <w:szCs w:val="24"/>
        </w:rPr>
      </w:pPr>
      <w:r>
        <w:rPr>
          <w:rFonts w:asciiTheme="majorHAnsi" w:hAnsiTheme="majorHAnsi"/>
          <w:spacing w:val="5"/>
          <w:sz w:val="28"/>
          <w:szCs w:val="24"/>
        </w:rPr>
        <w:br w:type="page"/>
      </w:r>
      <w:ins w:id="14" w:author="Direction des services informatiques" w:date="2018-02-23T13:38:00Z">
        <w:r w:rsidR="009426C6">
          <w:rPr>
            <w:noProof/>
          </w:rPr>
          <w:drawing>
            <wp:anchor distT="0" distB="0" distL="114300" distR="114300" simplePos="0" relativeHeight="251678720" behindDoc="0" locked="0" layoutInCell="1" allowOverlap="1" wp14:anchorId="511A01A9" wp14:editId="6DBE7F11">
              <wp:simplePos x="0" y="0"/>
              <wp:positionH relativeFrom="page">
                <wp:posOffset>0</wp:posOffset>
              </wp:positionH>
              <wp:positionV relativeFrom="paragraph">
                <wp:posOffset>361315</wp:posOffset>
              </wp:positionV>
              <wp:extent cx="7852410" cy="6057900"/>
              <wp:effectExtent l="0" t="0" r="0" b="0"/>
              <wp:wrapThrough wrapText="bothSides">
                <wp:wrapPolygon edited="0">
                  <wp:start x="0" y="0"/>
                  <wp:lineTo x="0" y="21532"/>
                  <wp:lineTo x="21537" y="21532"/>
                  <wp:lineTo x="21537" y="0"/>
                  <wp:lineTo x="0" y="0"/>
                </wp:wrapPolygon>
              </wp:wrapThrough>
              <wp:docPr id="10" name="Image 10" descr="E:\Session 4\Analyse de systèmes\Travail pratique 1 (Dossier Architecture)\Shéma - Maj droit des utilisateurs(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Session 4\Analyse de systèmes\Travail pratique 1 (Dossier Architecture)\Shéma - Maj droit des utilisateurs(1).jpe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7852410" cy="6057900"/>
                      </a:xfrm>
                      <a:prstGeom prst="rect">
                        <a:avLst/>
                      </a:prstGeom>
                      <a:noFill/>
                      <a:ln>
                        <a:noFill/>
                      </a:ln>
                    </pic:spPr>
                  </pic:pic>
                </a:graphicData>
              </a:graphic>
              <wp14:sizeRelH relativeFrom="margin">
                <wp14:pctWidth>0</wp14:pctWidth>
              </wp14:sizeRelH>
              <wp14:sizeRelV relativeFrom="margin">
                <wp14:pctHeight>0</wp14:pctHeight>
              </wp14:sizeRelV>
            </wp:anchor>
          </w:drawing>
        </w:r>
      </w:ins>
    </w:p>
    <w:p w:rsidR="00CE41F1" w:rsidRPr="00CE41F1" w:rsidRDefault="00A20C26" w:rsidP="00A20C26">
      <w:pPr>
        <w:pStyle w:val="Titre1"/>
      </w:pPr>
      <w:bookmarkStart w:id="15" w:name="_Toc506557184"/>
      <w:r>
        <w:lastRenderedPageBreak/>
        <w:t xml:space="preserve">2.1 </w:t>
      </w:r>
      <w:r w:rsidR="00CE41F1">
        <w:t>Étude de cas d’utilisation «</w:t>
      </w:r>
      <w:r w:rsidR="000160B9">
        <w:t xml:space="preserve"> </w:t>
      </w:r>
      <w:r w:rsidR="00CE41F1">
        <w:t xml:space="preserve">Créer </w:t>
      </w:r>
      <w:r>
        <w:t>de</w:t>
      </w:r>
      <w:r w:rsidR="00CE41F1">
        <w:t xml:space="preserve"> nouveau droit»</w:t>
      </w:r>
    </w:p>
    <w:p w:rsidR="00CE41F1" w:rsidRPr="0056204D" w:rsidRDefault="00CE41F1" w:rsidP="00A20C26">
      <w:pPr>
        <w:pStyle w:val="Titre3"/>
        <w:rPr>
          <w:b/>
        </w:rPr>
      </w:pPr>
      <w:r w:rsidRPr="0056204D">
        <w:rPr>
          <w:b/>
        </w:rPr>
        <w:t>Description :</w:t>
      </w:r>
    </w:p>
    <w:p w:rsidR="00CE41F1" w:rsidRPr="00CE41F1" w:rsidRDefault="00CE41F1" w:rsidP="00CE41F1">
      <w:r>
        <w:t>Ce cas d’utilisation permet à l’admin de créer de nouveaux droit.</w:t>
      </w:r>
    </w:p>
    <w:p w:rsidR="00CE41F1" w:rsidRPr="0056204D" w:rsidRDefault="00CE41F1" w:rsidP="00A20C26">
      <w:pPr>
        <w:pStyle w:val="Titre3"/>
        <w:rPr>
          <w:b/>
        </w:rPr>
      </w:pPr>
      <w:r w:rsidRPr="0056204D">
        <w:rPr>
          <w:b/>
        </w:rPr>
        <w:t>Acteur :</w:t>
      </w:r>
    </w:p>
    <w:p w:rsidR="00CE41F1" w:rsidRPr="00CE41F1" w:rsidRDefault="00CE41F1" w:rsidP="00CE41F1">
      <w:r>
        <w:t>L’admin</w:t>
      </w:r>
    </w:p>
    <w:p w:rsidR="00CE41F1" w:rsidRPr="0056204D" w:rsidRDefault="00CE41F1" w:rsidP="00A20C26">
      <w:pPr>
        <w:pStyle w:val="Titre3"/>
        <w:rPr>
          <w:b/>
        </w:rPr>
      </w:pPr>
      <w:r w:rsidRPr="0056204D">
        <w:rPr>
          <w:b/>
        </w:rPr>
        <w:t>Conditions de départ :</w:t>
      </w:r>
    </w:p>
    <w:p w:rsidR="00CE41F1" w:rsidRPr="00CE41F1" w:rsidRDefault="00CE41F1" w:rsidP="00CE41F1">
      <w:r>
        <w:t>Être connecter comme admin.</w:t>
      </w:r>
    </w:p>
    <w:p w:rsidR="00CE41F1" w:rsidRPr="0056204D" w:rsidRDefault="00CE41F1" w:rsidP="00A20C26">
      <w:pPr>
        <w:pStyle w:val="Titre3"/>
        <w:rPr>
          <w:b/>
        </w:rPr>
      </w:pPr>
      <w:r w:rsidRPr="0056204D">
        <w:rPr>
          <w:b/>
        </w:rPr>
        <w:t>Condition de fin :</w:t>
      </w:r>
    </w:p>
    <w:p w:rsidR="00CE41F1" w:rsidRDefault="00CE41F1" w:rsidP="00CE41F1">
      <w:r>
        <w:t>Fermeture de fenêtre</w:t>
      </w:r>
    </w:p>
    <w:p w:rsidR="00CE41F1" w:rsidRDefault="00CE41F1" w:rsidP="00CE41F1">
      <w:r>
        <w:t>Ou</w:t>
      </w:r>
    </w:p>
    <w:p w:rsidR="00CE41F1" w:rsidRDefault="00CE41F1" w:rsidP="00CE41F1">
      <w:r>
        <w:t>Bouton retour</w:t>
      </w:r>
    </w:p>
    <w:p w:rsidR="00CE41F1" w:rsidRDefault="00CE41F1" w:rsidP="00CE41F1">
      <w:r>
        <w:t xml:space="preserve">Ou </w:t>
      </w:r>
    </w:p>
    <w:p w:rsidR="00CE41F1" w:rsidRDefault="00CE41F1" w:rsidP="00CE41F1">
      <w:r>
        <w:t>Bouton Créer</w:t>
      </w:r>
    </w:p>
    <w:p w:rsidR="00CE41F1" w:rsidRPr="00CE41F1" w:rsidRDefault="00CE41F1" w:rsidP="00CE41F1"/>
    <w:p w:rsidR="00CE41F1" w:rsidRPr="0056204D" w:rsidRDefault="00CE41F1" w:rsidP="00A20C26">
      <w:pPr>
        <w:pStyle w:val="Titre3"/>
        <w:rPr>
          <w:b/>
        </w:rPr>
      </w:pPr>
      <w:r w:rsidRPr="0056204D">
        <w:rPr>
          <w:b/>
        </w:rPr>
        <w:t>Exception :</w:t>
      </w:r>
    </w:p>
    <w:p w:rsidR="00CE41F1" w:rsidRDefault="00CE41F1" w:rsidP="00CE41F1">
      <w:r>
        <w:t>N/A</w:t>
      </w:r>
    </w:p>
    <w:p w:rsidR="00CE41F1" w:rsidRDefault="00B865FE" w:rsidP="00A20C26">
      <w:pPr>
        <w:pStyle w:val="Titre2"/>
      </w:pPr>
      <w:r>
        <w:t xml:space="preserve">2.1.1 </w:t>
      </w:r>
      <w:r w:rsidR="00CE41F1">
        <w:t>Panoramas et rapports de « </w:t>
      </w:r>
      <w:r w:rsidR="00A20C26">
        <w:t>Créer de nouveau droit</w:t>
      </w:r>
      <w:r w:rsidR="00CE41F1">
        <w:t>»</w:t>
      </w:r>
    </w:p>
    <w:p w:rsidR="00391D9A" w:rsidRPr="00391D9A" w:rsidRDefault="00391D9A" w:rsidP="00391D9A">
      <w:r>
        <w:rPr>
          <w:noProof/>
        </w:rPr>
        <w:lastRenderedPageBreak/>
        <w:drawing>
          <wp:inline distT="0" distB="0" distL="0" distR="0">
            <wp:extent cx="5324475" cy="3238500"/>
            <wp:effectExtent l="0" t="0" r="9525" b="0"/>
            <wp:docPr id="8" name="Image 8" descr="C:\Users\usager\Desktop\Captur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ager\Desktop\Capture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324475" cy="3238500"/>
                    </a:xfrm>
                    <a:prstGeom prst="rect">
                      <a:avLst/>
                    </a:prstGeom>
                    <a:noFill/>
                    <a:ln>
                      <a:noFill/>
                    </a:ln>
                  </pic:spPr>
                </pic:pic>
              </a:graphicData>
            </a:graphic>
          </wp:inline>
        </w:drawing>
      </w:r>
    </w:p>
    <w:tbl>
      <w:tblPr>
        <w:tblpPr w:leftFromText="141" w:rightFromText="141" w:vertAnchor="text" w:horzAnchor="margin" w:tblpXSpec="center" w:tblpY="1633"/>
        <w:tblW w:w="11072"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1990"/>
        <w:gridCol w:w="1740"/>
        <w:gridCol w:w="4729"/>
        <w:gridCol w:w="2613"/>
      </w:tblGrid>
      <w:tr w:rsidR="008652D8" w:rsidRPr="00B60BF5" w:rsidTr="008652D8">
        <w:trPr>
          <w:cantSplit/>
          <w:trHeight w:val="460"/>
          <w:tblHeader/>
        </w:trPr>
        <w:tc>
          <w:tcPr>
            <w:tcW w:w="1990" w:type="dxa"/>
            <w:shd w:val="clear" w:color="auto" w:fill="4A4E51"/>
            <w:vAlign w:val="center"/>
          </w:tcPr>
          <w:p w:rsidR="008652D8" w:rsidRPr="00B60BF5" w:rsidRDefault="008652D8" w:rsidP="008652D8">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Nom du champ</w:t>
            </w:r>
          </w:p>
        </w:tc>
        <w:tc>
          <w:tcPr>
            <w:tcW w:w="1740" w:type="dxa"/>
            <w:shd w:val="clear" w:color="auto" w:fill="4A4E51"/>
            <w:vAlign w:val="center"/>
          </w:tcPr>
          <w:p w:rsidR="008652D8" w:rsidRPr="00B60BF5" w:rsidRDefault="008652D8" w:rsidP="008652D8">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4729" w:type="dxa"/>
            <w:shd w:val="clear" w:color="auto" w:fill="4A4E51"/>
            <w:vAlign w:val="center"/>
          </w:tcPr>
          <w:p w:rsidR="008652D8" w:rsidRPr="00B60BF5" w:rsidRDefault="008652D8" w:rsidP="008652D8">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Description</w:t>
            </w:r>
          </w:p>
        </w:tc>
        <w:tc>
          <w:tcPr>
            <w:tcW w:w="2613" w:type="dxa"/>
            <w:shd w:val="clear" w:color="auto" w:fill="4A4E51"/>
            <w:vAlign w:val="center"/>
          </w:tcPr>
          <w:p w:rsidR="008652D8" w:rsidRPr="00B60BF5" w:rsidRDefault="008652D8" w:rsidP="008652D8">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Entité</w:t>
            </w:r>
          </w:p>
        </w:tc>
      </w:tr>
      <w:tr w:rsidR="008652D8" w:rsidTr="008652D8">
        <w:trPr>
          <w:cantSplit/>
          <w:trHeight w:val="774"/>
        </w:trPr>
        <w:tc>
          <w:tcPr>
            <w:tcW w:w="1990" w:type="dxa"/>
          </w:tcPr>
          <w:p w:rsidR="008652D8" w:rsidRDefault="008652D8" w:rsidP="008652D8">
            <w:pPr>
              <w:suppressAutoHyphens/>
              <w:spacing w:after="120"/>
              <w:ind w:left="0"/>
              <w:rPr>
                <w:spacing w:val="-2"/>
              </w:rPr>
            </w:pPr>
            <w:r>
              <w:rPr>
                <w:spacing w:val="-2"/>
              </w:rPr>
              <w:t>Nom</w:t>
            </w:r>
          </w:p>
        </w:tc>
        <w:tc>
          <w:tcPr>
            <w:tcW w:w="1740" w:type="dxa"/>
          </w:tcPr>
          <w:p w:rsidR="008652D8" w:rsidRDefault="008652D8" w:rsidP="008652D8">
            <w:pPr>
              <w:spacing w:after="120"/>
              <w:ind w:left="0"/>
              <w:rPr>
                <w:spacing w:val="-2"/>
              </w:rPr>
            </w:pPr>
            <w:r>
              <w:rPr>
                <w:spacing w:val="-2"/>
              </w:rPr>
              <w:t>Texte</w:t>
            </w:r>
          </w:p>
        </w:tc>
        <w:tc>
          <w:tcPr>
            <w:tcW w:w="4729" w:type="dxa"/>
          </w:tcPr>
          <w:p w:rsidR="008652D8" w:rsidRDefault="008652D8" w:rsidP="008652D8">
            <w:pPr>
              <w:spacing w:after="120"/>
              <w:ind w:left="0"/>
              <w:rPr>
                <w:spacing w:val="-2"/>
              </w:rPr>
            </w:pPr>
            <w:r>
              <w:rPr>
                <w:spacing w:val="-2"/>
              </w:rPr>
              <w:t>Zone qu’on vient entrer le nom du droits.</w:t>
            </w:r>
          </w:p>
        </w:tc>
        <w:tc>
          <w:tcPr>
            <w:tcW w:w="2613" w:type="dxa"/>
          </w:tcPr>
          <w:p w:rsidR="008652D8" w:rsidRDefault="008652D8" w:rsidP="008652D8">
            <w:pPr>
              <w:spacing w:after="120"/>
              <w:ind w:left="0"/>
              <w:rPr>
                <w:spacing w:val="-2"/>
              </w:rPr>
            </w:pPr>
          </w:p>
          <w:p w:rsidR="008652D8" w:rsidRDefault="008652D8" w:rsidP="008652D8">
            <w:pPr>
              <w:spacing w:after="120"/>
              <w:ind w:left="0"/>
              <w:rPr>
                <w:spacing w:val="-2"/>
              </w:rPr>
            </w:pPr>
          </w:p>
        </w:tc>
      </w:tr>
      <w:tr w:rsidR="008652D8" w:rsidTr="008652D8">
        <w:trPr>
          <w:cantSplit/>
          <w:trHeight w:val="774"/>
        </w:trPr>
        <w:tc>
          <w:tcPr>
            <w:tcW w:w="1990" w:type="dxa"/>
          </w:tcPr>
          <w:p w:rsidR="008652D8" w:rsidRDefault="00B865FE" w:rsidP="008652D8">
            <w:pPr>
              <w:suppressAutoHyphens/>
              <w:spacing w:after="120"/>
              <w:ind w:left="0"/>
              <w:rPr>
                <w:spacing w:val="-2"/>
              </w:rPr>
            </w:pPr>
            <w:r>
              <w:rPr>
                <w:spacing w:val="-2"/>
              </w:rPr>
              <w:t>Description</w:t>
            </w:r>
          </w:p>
        </w:tc>
        <w:tc>
          <w:tcPr>
            <w:tcW w:w="1740" w:type="dxa"/>
          </w:tcPr>
          <w:p w:rsidR="008652D8" w:rsidRDefault="008652D8" w:rsidP="008652D8">
            <w:pPr>
              <w:spacing w:after="120"/>
              <w:ind w:left="0"/>
              <w:rPr>
                <w:spacing w:val="-2"/>
              </w:rPr>
            </w:pPr>
            <w:r>
              <w:rPr>
                <w:spacing w:val="-2"/>
              </w:rPr>
              <w:t>Liste déroulante</w:t>
            </w:r>
          </w:p>
        </w:tc>
        <w:tc>
          <w:tcPr>
            <w:tcW w:w="4729" w:type="dxa"/>
          </w:tcPr>
          <w:p w:rsidR="008652D8" w:rsidRDefault="008652D8" w:rsidP="008652D8">
            <w:pPr>
              <w:spacing w:after="120"/>
              <w:ind w:left="0"/>
              <w:rPr>
                <w:spacing w:val="-2"/>
              </w:rPr>
            </w:pPr>
            <w:r>
              <w:rPr>
                <w:spacing w:val="-2"/>
              </w:rPr>
              <w:t xml:space="preserve">Zone ou vont être affiché les différentes caractéristiques du droit. </w:t>
            </w:r>
          </w:p>
        </w:tc>
        <w:tc>
          <w:tcPr>
            <w:tcW w:w="2613" w:type="dxa"/>
          </w:tcPr>
          <w:p w:rsidR="008652D8" w:rsidRDefault="00BB6A91" w:rsidP="008652D8">
            <w:pPr>
              <w:spacing w:after="120"/>
              <w:ind w:left="0"/>
              <w:rPr>
                <w:spacing w:val="-2"/>
              </w:rPr>
            </w:pPr>
            <w:r>
              <w:rPr>
                <w:spacing w:val="-2"/>
              </w:rPr>
              <w:t>Droit.Description</w:t>
            </w:r>
          </w:p>
        </w:tc>
      </w:tr>
      <w:tr w:rsidR="008652D8" w:rsidTr="008652D8">
        <w:trPr>
          <w:cantSplit/>
          <w:trHeight w:val="774"/>
        </w:trPr>
        <w:tc>
          <w:tcPr>
            <w:tcW w:w="1990" w:type="dxa"/>
          </w:tcPr>
          <w:p w:rsidR="008652D8" w:rsidRDefault="008652D8" w:rsidP="008652D8">
            <w:pPr>
              <w:suppressAutoHyphens/>
              <w:spacing w:after="120"/>
              <w:ind w:left="0"/>
              <w:rPr>
                <w:spacing w:val="-2"/>
              </w:rPr>
            </w:pPr>
            <w:r>
              <w:rPr>
                <w:spacing w:val="-2"/>
              </w:rPr>
              <w:t>Ajouter</w:t>
            </w:r>
          </w:p>
        </w:tc>
        <w:tc>
          <w:tcPr>
            <w:tcW w:w="1740" w:type="dxa"/>
          </w:tcPr>
          <w:p w:rsidR="008652D8" w:rsidRDefault="008652D8" w:rsidP="008652D8">
            <w:pPr>
              <w:spacing w:after="120"/>
              <w:ind w:left="0"/>
              <w:rPr>
                <w:spacing w:val="-2"/>
              </w:rPr>
            </w:pPr>
            <w:r>
              <w:rPr>
                <w:spacing w:val="-2"/>
              </w:rPr>
              <w:t>Lien hypertexte</w:t>
            </w:r>
          </w:p>
        </w:tc>
        <w:tc>
          <w:tcPr>
            <w:tcW w:w="4729" w:type="dxa"/>
          </w:tcPr>
          <w:p w:rsidR="008652D8" w:rsidRDefault="008652D8" w:rsidP="008652D8">
            <w:pPr>
              <w:spacing w:after="120"/>
              <w:ind w:left="0"/>
              <w:rPr>
                <w:spacing w:val="-2"/>
              </w:rPr>
            </w:pPr>
            <w:r>
              <w:rPr>
                <w:spacing w:val="-2"/>
              </w:rPr>
              <w:t>Ouvre une fenêtre qui permet d’ajouter une description au droit en cours de création.</w:t>
            </w:r>
          </w:p>
        </w:tc>
        <w:tc>
          <w:tcPr>
            <w:tcW w:w="2613" w:type="dxa"/>
          </w:tcPr>
          <w:p w:rsidR="008652D8" w:rsidRDefault="008652D8" w:rsidP="008652D8">
            <w:pPr>
              <w:spacing w:after="120"/>
              <w:ind w:left="0"/>
              <w:rPr>
                <w:spacing w:val="-2"/>
              </w:rPr>
            </w:pPr>
          </w:p>
        </w:tc>
      </w:tr>
      <w:tr w:rsidR="008652D8" w:rsidTr="008652D8">
        <w:trPr>
          <w:cantSplit/>
          <w:trHeight w:val="774"/>
        </w:trPr>
        <w:tc>
          <w:tcPr>
            <w:tcW w:w="1990" w:type="dxa"/>
          </w:tcPr>
          <w:p w:rsidR="008652D8" w:rsidRDefault="008652D8" w:rsidP="008652D8">
            <w:pPr>
              <w:suppressAutoHyphens/>
              <w:spacing w:after="120"/>
              <w:ind w:left="0"/>
              <w:rPr>
                <w:spacing w:val="-2"/>
              </w:rPr>
            </w:pPr>
            <w:r>
              <w:rPr>
                <w:spacing w:val="-2"/>
              </w:rPr>
              <w:t xml:space="preserve">Supprimer </w:t>
            </w:r>
          </w:p>
        </w:tc>
        <w:tc>
          <w:tcPr>
            <w:tcW w:w="1740" w:type="dxa"/>
          </w:tcPr>
          <w:p w:rsidR="008652D8" w:rsidRDefault="008652D8" w:rsidP="008652D8">
            <w:pPr>
              <w:spacing w:after="120"/>
              <w:ind w:left="0"/>
              <w:rPr>
                <w:spacing w:val="-2"/>
              </w:rPr>
            </w:pPr>
            <w:r>
              <w:rPr>
                <w:spacing w:val="-2"/>
              </w:rPr>
              <w:t>Lien hypertexte</w:t>
            </w:r>
          </w:p>
        </w:tc>
        <w:tc>
          <w:tcPr>
            <w:tcW w:w="4729" w:type="dxa"/>
          </w:tcPr>
          <w:p w:rsidR="008652D8" w:rsidRDefault="008652D8" w:rsidP="008652D8">
            <w:pPr>
              <w:spacing w:after="120"/>
              <w:ind w:left="0"/>
              <w:rPr>
                <w:spacing w:val="-2"/>
              </w:rPr>
            </w:pPr>
            <w:r>
              <w:rPr>
                <w:spacing w:val="-2"/>
              </w:rPr>
              <w:t>Supprime la description du droit de la ligne associé.</w:t>
            </w:r>
          </w:p>
        </w:tc>
        <w:tc>
          <w:tcPr>
            <w:tcW w:w="2613" w:type="dxa"/>
          </w:tcPr>
          <w:p w:rsidR="008652D8" w:rsidRDefault="008652D8" w:rsidP="008652D8">
            <w:pPr>
              <w:spacing w:after="120"/>
              <w:ind w:left="0"/>
              <w:rPr>
                <w:spacing w:val="-2"/>
              </w:rPr>
            </w:pPr>
          </w:p>
        </w:tc>
      </w:tr>
    </w:tbl>
    <w:p w:rsidR="00CE41F1" w:rsidRDefault="00CE41F1" w:rsidP="00A20C26">
      <w:pPr>
        <w:pStyle w:val="Titre2"/>
      </w:pPr>
      <w:r>
        <w:t xml:space="preserve">2.2.2 </w:t>
      </w:r>
      <w:r w:rsidR="008652D8">
        <w:t xml:space="preserve"> Description des champs de </w:t>
      </w:r>
      <w:r w:rsidR="00A20C26">
        <w:t>«Créer de nouveau droit</w:t>
      </w:r>
      <w:r w:rsidR="008652D8">
        <w:t>»</w:t>
      </w:r>
    </w:p>
    <w:p w:rsidR="008652D8" w:rsidRPr="008652D8" w:rsidRDefault="008652D8" w:rsidP="008652D8"/>
    <w:p w:rsidR="008652D8" w:rsidRPr="008652D8" w:rsidRDefault="008652D8" w:rsidP="008652D8"/>
    <w:p w:rsidR="008652D8" w:rsidRDefault="008652D8" w:rsidP="00A20C26">
      <w:pPr>
        <w:pStyle w:val="Titre2"/>
      </w:pPr>
      <w:r>
        <w:t>2.2.3 Description des validations de «</w:t>
      </w:r>
      <w:r w:rsidR="00A20C26">
        <w:t xml:space="preserve"> Créer de nouveau droit </w:t>
      </w:r>
      <w:r>
        <w:t>»</w:t>
      </w:r>
    </w:p>
    <w:tbl>
      <w:tblPr>
        <w:tblpPr w:leftFromText="141" w:rightFromText="141" w:vertAnchor="text" w:horzAnchor="margin" w:tblpXSpec="center" w:tblpY="-8480"/>
        <w:tblW w:w="10614"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2776"/>
        <w:gridCol w:w="5313"/>
        <w:gridCol w:w="1429"/>
        <w:gridCol w:w="1096"/>
      </w:tblGrid>
      <w:tr w:rsidR="00346B02" w:rsidRPr="00B60BF5" w:rsidTr="00346B02">
        <w:trPr>
          <w:trHeight w:val="963"/>
          <w:tblHeader/>
        </w:trPr>
        <w:tc>
          <w:tcPr>
            <w:tcW w:w="2776" w:type="dxa"/>
            <w:shd w:val="clear" w:color="auto" w:fill="4A4E51"/>
            <w:vAlign w:val="center"/>
          </w:tcPr>
          <w:p w:rsidR="00346B02" w:rsidRPr="00B60BF5" w:rsidRDefault="00346B02" w:rsidP="00346B02">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lastRenderedPageBreak/>
              <w:t>Champs à valider</w:t>
            </w:r>
          </w:p>
        </w:tc>
        <w:tc>
          <w:tcPr>
            <w:tcW w:w="5313" w:type="dxa"/>
            <w:shd w:val="clear" w:color="auto" w:fill="4A4E51"/>
            <w:vAlign w:val="center"/>
          </w:tcPr>
          <w:p w:rsidR="00346B02" w:rsidRPr="00B60BF5" w:rsidRDefault="00346B02" w:rsidP="00346B02">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Validation</w:t>
            </w:r>
          </w:p>
        </w:tc>
        <w:tc>
          <w:tcPr>
            <w:tcW w:w="1429" w:type="dxa"/>
            <w:shd w:val="clear" w:color="auto" w:fill="4A4E51"/>
            <w:vAlign w:val="center"/>
          </w:tcPr>
          <w:p w:rsidR="00346B02" w:rsidRPr="00B60BF5" w:rsidRDefault="00346B02" w:rsidP="00346B02">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1096" w:type="dxa"/>
            <w:shd w:val="clear" w:color="auto" w:fill="4A4E51"/>
            <w:vAlign w:val="center"/>
          </w:tcPr>
          <w:p w:rsidR="00346B02" w:rsidRPr="00B60BF5" w:rsidRDefault="00346B02" w:rsidP="00346B02">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Message</w:t>
            </w:r>
          </w:p>
        </w:tc>
      </w:tr>
      <w:tr w:rsidR="00346B02" w:rsidTr="00346B02">
        <w:trPr>
          <w:trHeight w:val="1289"/>
        </w:trPr>
        <w:tc>
          <w:tcPr>
            <w:tcW w:w="2776" w:type="dxa"/>
          </w:tcPr>
          <w:p w:rsidR="00346B02" w:rsidRDefault="00346B02" w:rsidP="00346B02">
            <w:pPr>
              <w:spacing w:before="90" w:after="54"/>
              <w:ind w:left="0"/>
              <w:rPr>
                <w:spacing w:val="-2"/>
              </w:rPr>
            </w:pPr>
            <w:r>
              <w:rPr>
                <w:spacing w:val="-2"/>
              </w:rPr>
              <w:t>Nom</w:t>
            </w:r>
          </w:p>
        </w:tc>
        <w:tc>
          <w:tcPr>
            <w:tcW w:w="5313" w:type="dxa"/>
          </w:tcPr>
          <w:p w:rsidR="00346B02" w:rsidRDefault="00346B02" w:rsidP="00346B02">
            <w:pPr>
              <w:spacing w:before="90" w:after="54"/>
              <w:ind w:left="0"/>
              <w:rPr>
                <w:spacing w:val="-2"/>
              </w:rPr>
            </w:pPr>
            <w:r>
              <w:rPr>
                <w:spacing w:val="-2"/>
              </w:rPr>
              <w:t xml:space="preserve">Ne peut pas être nul </w:t>
            </w:r>
          </w:p>
          <w:p w:rsidR="00346B02" w:rsidRDefault="00346B02" w:rsidP="00346B02">
            <w:pPr>
              <w:spacing w:before="90" w:after="54"/>
              <w:ind w:left="0"/>
              <w:rPr>
                <w:spacing w:val="-2"/>
              </w:rPr>
            </w:pPr>
            <w:r>
              <w:rPr>
                <w:spacing w:val="-2"/>
              </w:rPr>
              <w:t>Longueur de 20 caractère maximum</w:t>
            </w:r>
          </w:p>
        </w:tc>
        <w:tc>
          <w:tcPr>
            <w:tcW w:w="1429" w:type="dxa"/>
          </w:tcPr>
          <w:p w:rsidR="00346B02" w:rsidRDefault="00BB6A91" w:rsidP="00346B02">
            <w:pPr>
              <w:spacing w:before="90" w:after="54"/>
              <w:ind w:left="0"/>
              <w:rPr>
                <w:spacing w:val="-2"/>
                <w:lang w:val="fr-FR"/>
              </w:rPr>
            </w:pPr>
            <w:r>
              <w:rPr>
                <w:spacing w:val="-2"/>
                <w:lang w:val="fr-FR"/>
              </w:rPr>
              <w:t>unitaire</w:t>
            </w:r>
          </w:p>
        </w:tc>
        <w:tc>
          <w:tcPr>
            <w:tcW w:w="1096" w:type="dxa"/>
          </w:tcPr>
          <w:p w:rsidR="00346B02" w:rsidRDefault="00BB6A91" w:rsidP="00346B02">
            <w:pPr>
              <w:spacing w:before="90" w:after="54"/>
              <w:ind w:left="0"/>
              <w:rPr>
                <w:spacing w:val="-2"/>
                <w:lang w:val="fr-FR"/>
              </w:rPr>
            </w:pPr>
            <w:r>
              <w:rPr>
                <w:spacing w:val="-2"/>
                <w:lang w:val="fr-FR"/>
              </w:rPr>
              <w:t>M_00</w:t>
            </w:r>
          </w:p>
          <w:p w:rsidR="00BB6A91" w:rsidRDefault="00BB6A91" w:rsidP="00346B02">
            <w:pPr>
              <w:spacing w:before="90" w:after="54"/>
              <w:ind w:left="0"/>
              <w:rPr>
                <w:spacing w:val="-2"/>
                <w:lang w:val="fr-FR"/>
              </w:rPr>
            </w:pPr>
            <w:r>
              <w:rPr>
                <w:spacing w:val="-2"/>
                <w:lang w:val="fr-FR"/>
              </w:rPr>
              <w:t>M_01</w:t>
            </w:r>
          </w:p>
        </w:tc>
      </w:tr>
      <w:tr w:rsidR="00346B02" w:rsidTr="00346B02">
        <w:trPr>
          <w:trHeight w:val="678"/>
        </w:trPr>
        <w:tc>
          <w:tcPr>
            <w:tcW w:w="2776" w:type="dxa"/>
          </w:tcPr>
          <w:p w:rsidR="00346B02" w:rsidRDefault="00B865FE" w:rsidP="00346B02">
            <w:pPr>
              <w:spacing w:before="90" w:after="54"/>
              <w:ind w:left="0"/>
              <w:rPr>
                <w:spacing w:val="-2"/>
              </w:rPr>
            </w:pPr>
            <w:r>
              <w:t>Description</w:t>
            </w:r>
          </w:p>
        </w:tc>
        <w:tc>
          <w:tcPr>
            <w:tcW w:w="5313" w:type="dxa"/>
          </w:tcPr>
          <w:p w:rsidR="00346B02" w:rsidRDefault="00346B02" w:rsidP="00346B02">
            <w:pPr>
              <w:spacing w:before="90" w:after="54"/>
              <w:ind w:left="0"/>
              <w:rPr>
                <w:spacing w:val="-2"/>
              </w:rPr>
            </w:pPr>
            <w:r>
              <w:rPr>
                <w:spacing w:val="-2"/>
              </w:rPr>
              <w:t>Doit avoir au moins une description</w:t>
            </w:r>
            <w:r w:rsidR="00B865FE">
              <w:rPr>
                <w:spacing w:val="-2"/>
              </w:rPr>
              <w:t>.</w:t>
            </w:r>
          </w:p>
        </w:tc>
        <w:tc>
          <w:tcPr>
            <w:tcW w:w="1429" w:type="dxa"/>
          </w:tcPr>
          <w:p w:rsidR="00346B02" w:rsidRDefault="00BB6A91" w:rsidP="00346B02">
            <w:pPr>
              <w:spacing w:before="90" w:after="54"/>
              <w:ind w:left="0"/>
              <w:rPr>
                <w:spacing w:val="-2"/>
                <w:lang w:val="fr-FR"/>
              </w:rPr>
            </w:pPr>
            <w:r>
              <w:rPr>
                <w:spacing w:val="-2"/>
                <w:lang w:val="fr-FR"/>
              </w:rPr>
              <w:t>unitaire</w:t>
            </w:r>
          </w:p>
        </w:tc>
        <w:tc>
          <w:tcPr>
            <w:tcW w:w="1096" w:type="dxa"/>
          </w:tcPr>
          <w:p w:rsidR="00346B02" w:rsidRDefault="00BB6A91" w:rsidP="00346B02">
            <w:pPr>
              <w:spacing w:before="90" w:after="54"/>
              <w:ind w:left="0"/>
              <w:rPr>
                <w:spacing w:val="-2"/>
                <w:lang w:val="fr-FR"/>
              </w:rPr>
            </w:pPr>
            <w:r>
              <w:rPr>
                <w:spacing w:val="-2"/>
                <w:lang w:val="fr-FR"/>
              </w:rPr>
              <w:t>M_10</w:t>
            </w:r>
          </w:p>
        </w:tc>
      </w:tr>
    </w:tbl>
    <w:p w:rsidR="00346B02" w:rsidRDefault="00346B02" w:rsidP="00A20C26">
      <w:pPr>
        <w:pStyle w:val="Titre2"/>
      </w:pPr>
      <w:r>
        <w:t>2.2.4 Paramètre d’entrée de « Créer de nouveau droits »</w:t>
      </w:r>
    </w:p>
    <w:tbl>
      <w:tblPr>
        <w:tblW w:w="8080" w:type="dxa"/>
        <w:tblInd w:w="92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260"/>
        <w:gridCol w:w="4820"/>
      </w:tblGrid>
      <w:tr w:rsidR="00346B02" w:rsidRPr="00B60BF5" w:rsidTr="00A20C26">
        <w:trPr>
          <w:trHeight w:val="727"/>
          <w:tblHeader/>
        </w:trPr>
        <w:tc>
          <w:tcPr>
            <w:tcW w:w="3260" w:type="dxa"/>
            <w:shd w:val="clear" w:color="auto" w:fill="4A4E51"/>
            <w:vAlign w:val="center"/>
          </w:tcPr>
          <w:p w:rsidR="00346B02" w:rsidRPr="00B60BF5" w:rsidRDefault="00346B02" w:rsidP="00A20C26">
            <w:pPr>
              <w:spacing w:before="0" w:after="0"/>
              <w:ind w:left="0"/>
              <w:jc w:val="center"/>
              <w:rPr>
                <w:rFonts w:cs="Arial"/>
                <w:b/>
                <w:bCs/>
                <w:color w:val="FFFFFF" w:themeColor="background1"/>
                <w:spacing w:val="-2"/>
              </w:rPr>
            </w:pPr>
            <w:r w:rsidRPr="00B60BF5">
              <w:rPr>
                <w:rFonts w:cs="Arial"/>
                <w:b/>
                <w:bCs/>
                <w:color w:val="FFFFFF" w:themeColor="background1"/>
                <w:spacing w:val="-2"/>
              </w:rPr>
              <w:t>Description</w:t>
            </w:r>
          </w:p>
        </w:tc>
        <w:tc>
          <w:tcPr>
            <w:tcW w:w="4820" w:type="dxa"/>
            <w:shd w:val="clear" w:color="auto" w:fill="4A4E51"/>
            <w:vAlign w:val="center"/>
          </w:tcPr>
          <w:p w:rsidR="00346B02" w:rsidRPr="00B60BF5" w:rsidRDefault="00346B02" w:rsidP="00A20C26">
            <w:pPr>
              <w:spacing w:before="0" w:after="0"/>
              <w:ind w:left="72"/>
              <w:jc w:val="center"/>
              <w:rPr>
                <w:rFonts w:cs="Arial"/>
                <w:b/>
                <w:bCs/>
                <w:color w:val="FFFFFF" w:themeColor="background1"/>
                <w:spacing w:val="-2"/>
              </w:rPr>
            </w:pPr>
            <w:r>
              <w:rPr>
                <w:rFonts w:cs="Arial"/>
                <w:b/>
                <w:bCs/>
                <w:color w:val="FFFFFF" w:themeColor="background1"/>
                <w:spacing w:val="-2"/>
              </w:rPr>
              <w:t>Entité</w:t>
            </w:r>
          </w:p>
        </w:tc>
      </w:tr>
      <w:tr w:rsidR="00346B02" w:rsidTr="00A20C26">
        <w:tc>
          <w:tcPr>
            <w:tcW w:w="3260" w:type="dxa"/>
          </w:tcPr>
          <w:p w:rsidR="00346B02" w:rsidRDefault="00346B02" w:rsidP="00A20C26">
            <w:pPr>
              <w:spacing w:after="120"/>
              <w:ind w:left="0"/>
              <w:rPr>
                <w:spacing w:val="-2"/>
                <w:szCs w:val="24"/>
                <w:lang w:val="fr-FR"/>
              </w:rPr>
            </w:pPr>
            <w:r>
              <w:rPr>
                <w:spacing w:val="-2"/>
                <w:szCs w:val="24"/>
                <w:lang w:val="fr-FR"/>
              </w:rPr>
              <w:t>Nom</w:t>
            </w:r>
          </w:p>
        </w:tc>
        <w:tc>
          <w:tcPr>
            <w:tcW w:w="4820" w:type="dxa"/>
          </w:tcPr>
          <w:p w:rsidR="00346B02" w:rsidRPr="00127FE4" w:rsidRDefault="00346B02" w:rsidP="00A20C26">
            <w:pPr>
              <w:spacing w:after="120"/>
              <w:ind w:left="0"/>
              <w:rPr>
                <w:spacing w:val="-2"/>
              </w:rPr>
            </w:pPr>
            <w:r>
              <w:rPr>
                <w:spacing w:val="-2"/>
              </w:rPr>
              <w:t>Droit.Nom</w:t>
            </w:r>
          </w:p>
        </w:tc>
      </w:tr>
      <w:tr w:rsidR="00346B02" w:rsidTr="00A20C26">
        <w:tc>
          <w:tcPr>
            <w:tcW w:w="3260" w:type="dxa"/>
          </w:tcPr>
          <w:p w:rsidR="00346B02" w:rsidRDefault="00346B02" w:rsidP="00A20C26">
            <w:pPr>
              <w:spacing w:after="120"/>
              <w:ind w:left="0"/>
              <w:rPr>
                <w:spacing w:val="-2"/>
                <w:szCs w:val="24"/>
                <w:lang w:val="fr-FR"/>
              </w:rPr>
            </w:pPr>
            <w:r>
              <w:rPr>
                <w:spacing w:val="-2"/>
                <w:szCs w:val="24"/>
                <w:lang w:val="fr-FR"/>
              </w:rPr>
              <w:t>Droit</w:t>
            </w:r>
          </w:p>
        </w:tc>
        <w:tc>
          <w:tcPr>
            <w:tcW w:w="4820" w:type="dxa"/>
          </w:tcPr>
          <w:p w:rsidR="00346B02" w:rsidRDefault="00346B02" w:rsidP="00A20C26">
            <w:pPr>
              <w:spacing w:after="120"/>
              <w:ind w:left="0"/>
              <w:rPr>
                <w:spacing w:val="-2"/>
              </w:rPr>
            </w:pPr>
            <w:r>
              <w:rPr>
                <w:spacing w:val="-2"/>
              </w:rPr>
              <w:t>Droit.Description</w:t>
            </w:r>
          </w:p>
        </w:tc>
      </w:tr>
    </w:tbl>
    <w:p w:rsidR="00346B02" w:rsidRDefault="00346B02" w:rsidP="00346B02">
      <w:pPr>
        <w:spacing w:before="0" w:after="200"/>
        <w:ind w:left="0"/>
        <w:rPr>
          <w:rFonts w:asciiTheme="majorHAnsi" w:hAnsiTheme="majorHAnsi"/>
          <w:smallCaps/>
          <w:spacing w:val="5"/>
          <w:sz w:val="32"/>
          <w:szCs w:val="32"/>
        </w:rPr>
      </w:pPr>
      <w:r>
        <w:br w:type="page"/>
      </w:r>
    </w:p>
    <w:p w:rsidR="00346B02" w:rsidRPr="00346B02" w:rsidRDefault="00346B02" w:rsidP="00346B02"/>
    <w:bookmarkEnd w:id="15"/>
    <w:p w:rsidR="008652D8" w:rsidRPr="008652D8" w:rsidRDefault="00A20C26" w:rsidP="00A20C26">
      <w:pPr>
        <w:pStyle w:val="Titre1"/>
      </w:pPr>
      <w:r>
        <w:t xml:space="preserve">2.2 </w:t>
      </w:r>
      <w:r w:rsidR="00346B02">
        <w:t>Étude de cas d’utilisation « Créer un groupe »</w:t>
      </w:r>
    </w:p>
    <w:p w:rsidR="006B2AD9" w:rsidRPr="0056204D" w:rsidRDefault="006B2AD9" w:rsidP="00A20C26">
      <w:pPr>
        <w:pStyle w:val="Titre3"/>
        <w:rPr>
          <w:b/>
        </w:rPr>
      </w:pPr>
      <w:r w:rsidRPr="0056204D">
        <w:rPr>
          <w:b/>
        </w:rPr>
        <w:t>Description</w:t>
      </w:r>
      <w:r w:rsidR="000C23F1" w:rsidRPr="0056204D">
        <w:rPr>
          <w:b/>
        </w:rPr>
        <w:t xml:space="preserve"> </w:t>
      </w:r>
      <w:r w:rsidRPr="0056204D">
        <w:rPr>
          <w:b/>
        </w:rPr>
        <w:t>:</w:t>
      </w:r>
    </w:p>
    <w:p w:rsidR="009426C6" w:rsidRDefault="009426C6" w:rsidP="009426C6">
      <w:r>
        <w:t>Ce cas d’utilisation permet à l’admin de créer un groupe.</w:t>
      </w:r>
    </w:p>
    <w:p w:rsidR="006B2AD9" w:rsidRPr="0056204D" w:rsidRDefault="006B2AD9" w:rsidP="0056204D">
      <w:pPr>
        <w:pStyle w:val="Titre3"/>
        <w:ind w:left="0" w:firstLine="720"/>
        <w:rPr>
          <w:b/>
        </w:rPr>
      </w:pPr>
      <w:r w:rsidRPr="0056204D">
        <w:rPr>
          <w:b/>
        </w:rPr>
        <w:t>Acteur :</w:t>
      </w:r>
    </w:p>
    <w:p w:rsidR="009426C6" w:rsidRPr="009426C6" w:rsidRDefault="009426C6" w:rsidP="009426C6">
      <w:r>
        <w:t>L’admin</w:t>
      </w:r>
    </w:p>
    <w:p w:rsidR="006B2AD9" w:rsidRPr="0056204D" w:rsidRDefault="006B2AD9" w:rsidP="00A20C26">
      <w:pPr>
        <w:pStyle w:val="Titre3"/>
        <w:rPr>
          <w:b/>
        </w:rPr>
      </w:pPr>
      <w:r w:rsidRPr="0056204D">
        <w:rPr>
          <w:b/>
        </w:rPr>
        <w:t>Conditions de départ :</w:t>
      </w:r>
    </w:p>
    <w:p w:rsidR="00CE41F1" w:rsidRPr="00CE41F1" w:rsidRDefault="00CE41F1" w:rsidP="00CE41F1">
      <w:r>
        <w:t>Être connecter comme admin.</w:t>
      </w:r>
    </w:p>
    <w:p w:rsidR="006B2AD9" w:rsidRPr="0056204D" w:rsidRDefault="006B2AD9" w:rsidP="00A20C26">
      <w:pPr>
        <w:pStyle w:val="Titre3"/>
        <w:rPr>
          <w:b/>
        </w:rPr>
      </w:pPr>
      <w:r w:rsidRPr="0056204D">
        <w:rPr>
          <w:b/>
        </w:rPr>
        <w:t>Conditions de fin :</w:t>
      </w:r>
    </w:p>
    <w:p w:rsidR="009426C6" w:rsidRDefault="009426C6" w:rsidP="009426C6">
      <w:r>
        <w:t>Fermeture de fenêtre</w:t>
      </w:r>
    </w:p>
    <w:p w:rsidR="00F53CD3" w:rsidRDefault="00F53CD3" w:rsidP="009426C6">
      <w:r>
        <w:t>Ou</w:t>
      </w:r>
    </w:p>
    <w:p w:rsidR="00F53CD3" w:rsidRDefault="00F53CD3" w:rsidP="009426C6">
      <w:r>
        <w:t>Bouton retour</w:t>
      </w:r>
    </w:p>
    <w:p w:rsidR="00F53CD3" w:rsidRDefault="00F53CD3" w:rsidP="009426C6">
      <w:r>
        <w:t xml:space="preserve">Ou </w:t>
      </w:r>
    </w:p>
    <w:p w:rsidR="00F53CD3" w:rsidRDefault="00F53CD3" w:rsidP="009426C6">
      <w:r>
        <w:t>Bouton Créer</w:t>
      </w:r>
    </w:p>
    <w:p w:rsidR="006B2AD9" w:rsidRPr="0056204D" w:rsidRDefault="006B2AD9" w:rsidP="00A20C26">
      <w:pPr>
        <w:pStyle w:val="Titre3"/>
        <w:rPr>
          <w:b/>
        </w:rPr>
      </w:pPr>
      <w:r w:rsidRPr="0056204D">
        <w:rPr>
          <w:b/>
        </w:rPr>
        <w:t>Exception :</w:t>
      </w:r>
    </w:p>
    <w:p w:rsidR="006B2AD9" w:rsidRDefault="009426C6" w:rsidP="006B2AD9">
      <w:r>
        <w:t>N/A</w:t>
      </w:r>
    </w:p>
    <w:p w:rsidR="006D2F11" w:rsidRPr="00580BFD" w:rsidRDefault="006D2F11" w:rsidP="006D2F11">
      <w:pPr>
        <w:ind w:left="426"/>
      </w:pPr>
    </w:p>
    <w:p w:rsidR="006D2F11" w:rsidRPr="006D2F11" w:rsidRDefault="006D2F11" w:rsidP="006D2F11"/>
    <w:p w:rsidR="006D2F11" w:rsidRDefault="006D2F11">
      <w:pPr>
        <w:spacing w:before="0" w:after="200"/>
        <w:ind w:left="0"/>
        <w:rPr>
          <w:rFonts w:asciiTheme="majorHAnsi" w:hAnsiTheme="majorHAnsi"/>
          <w:sz w:val="28"/>
          <w:szCs w:val="28"/>
        </w:rPr>
      </w:pPr>
      <w:r>
        <w:br w:type="page"/>
      </w:r>
    </w:p>
    <w:p w:rsidR="006B2AD9" w:rsidRDefault="006B2AD9" w:rsidP="00A20C26">
      <w:pPr>
        <w:pStyle w:val="Titre2"/>
      </w:pPr>
      <w:bookmarkStart w:id="16" w:name="_Toc363634725"/>
      <w:bookmarkStart w:id="17" w:name="_Toc363720858"/>
      <w:bookmarkStart w:id="18" w:name="_Toc444691213"/>
      <w:bookmarkStart w:id="19" w:name="_Toc506557185"/>
      <w:r>
        <w:lastRenderedPageBreak/>
        <w:t>Panoramas et rapports</w:t>
      </w:r>
      <w:bookmarkEnd w:id="16"/>
      <w:bookmarkEnd w:id="17"/>
      <w:r>
        <w:t xml:space="preserve"> de </w:t>
      </w:r>
      <w:r w:rsidR="00A20C26">
        <w:t xml:space="preserve">« Créer un groupe </w:t>
      </w:r>
      <w:r>
        <w:t>»</w:t>
      </w:r>
      <w:bookmarkEnd w:id="18"/>
      <w:bookmarkEnd w:id="19"/>
    </w:p>
    <w:p w:rsidR="006B2AD9" w:rsidRDefault="00391D9A" w:rsidP="006B2AD9">
      <w:pPr>
        <w:spacing w:before="0" w:after="200"/>
        <w:ind w:left="0"/>
      </w:pPr>
      <w:r>
        <w:rPr>
          <w:noProof/>
        </w:rPr>
        <w:drawing>
          <wp:inline distT="0" distB="0" distL="0" distR="0">
            <wp:extent cx="5334000" cy="3162300"/>
            <wp:effectExtent l="0" t="0" r="0" b="0"/>
            <wp:docPr id="6" name="Image 6" descr="C:\Users\usager\Desktop\Capt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usager\Desktop\Capture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334000" cy="3162300"/>
                    </a:xfrm>
                    <a:prstGeom prst="rect">
                      <a:avLst/>
                    </a:prstGeom>
                    <a:noFill/>
                    <a:ln>
                      <a:noFill/>
                    </a:ln>
                  </pic:spPr>
                </pic:pic>
              </a:graphicData>
            </a:graphic>
          </wp:inline>
        </w:drawing>
      </w:r>
    </w:p>
    <w:p w:rsidR="006B2AD9" w:rsidRDefault="006B2AD9" w:rsidP="006B2AD9">
      <w:pPr>
        <w:sectPr w:rsidR="006B2AD9" w:rsidSect="00BD7DAF">
          <w:headerReference w:type="default" r:id="rId17"/>
          <w:footerReference w:type="default" r:id="rId18"/>
          <w:footerReference w:type="first" r:id="rId19"/>
          <w:pgSz w:w="11907" w:h="16839"/>
          <w:pgMar w:top="1440" w:right="1751" w:bottom="1440" w:left="1751" w:header="709" w:footer="459" w:gutter="0"/>
          <w:cols w:space="720"/>
          <w:titlePg/>
          <w:docGrid w:linePitch="360"/>
        </w:sectPr>
      </w:pPr>
    </w:p>
    <w:p w:rsidR="006B2AD9" w:rsidRDefault="006B2AD9" w:rsidP="00E1485E">
      <w:pPr>
        <w:pStyle w:val="Titre2"/>
        <w:ind w:left="0"/>
      </w:pPr>
      <w:bookmarkStart w:id="20" w:name="_Toc363634726"/>
      <w:bookmarkStart w:id="21" w:name="_Toc363720859"/>
      <w:bookmarkStart w:id="22" w:name="_Toc444691214"/>
      <w:bookmarkStart w:id="23" w:name="_Toc506557186"/>
      <w:r>
        <w:lastRenderedPageBreak/>
        <w:t>Description des champs</w:t>
      </w:r>
      <w:bookmarkEnd w:id="20"/>
      <w:bookmarkEnd w:id="21"/>
      <w:r>
        <w:t xml:space="preserve"> de « </w:t>
      </w:r>
      <w:r w:rsidR="00A20C26">
        <w:t xml:space="preserve">Créer un groupe </w:t>
      </w:r>
      <w:r>
        <w:t>»</w:t>
      </w:r>
      <w:bookmarkEnd w:id="22"/>
      <w:bookmarkEnd w:id="23"/>
    </w:p>
    <w:tbl>
      <w:tblPr>
        <w:tblW w:w="12616" w:type="dxa"/>
        <w:tblInd w:w="829"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2268"/>
        <w:gridCol w:w="1983"/>
        <w:gridCol w:w="5388"/>
        <w:gridCol w:w="2977"/>
      </w:tblGrid>
      <w:tr w:rsidR="006B2AD9" w:rsidRPr="00B60BF5" w:rsidTr="00C53665">
        <w:trPr>
          <w:cantSplit/>
          <w:trHeight w:val="723"/>
          <w:tblHeader/>
        </w:trPr>
        <w:tc>
          <w:tcPr>
            <w:tcW w:w="2268"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Nom du champ</w:t>
            </w:r>
          </w:p>
        </w:tc>
        <w:tc>
          <w:tcPr>
            <w:tcW w:w="1983"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5388"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Description</w:t>
            </w:r>
          </w:p>
        </w:tc>
        <w:tc>
          <w:tcPr>
            <w:tcW w:w="2977"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Entité</w:t>
            </w:r>
          </w:p>
        </w:tc>
      </w:tr>
      <w:tr w:rsidR="006B2AD9" w:rsidTr="00C53665">
        <w:trPr>
          <w:cantSplit/>
        </w:trPr>
        <w:tc>
          <w:tcPr>
            <w:tcW w:w="2268" w:type="dxa"/>
          </w:tcPr>
          <w:p w:rsidR="006B2AD9" w:rsidRDefault="00C53665" w:rsidP="00D51E06">
            <w:pPr>
              <w:suppressAutoHyphens/>
              <w:spacing w:after="120"/>
              <w:ind w:left="0"/>
              <w:rPr>
                <w:spacing w:val="-2"/>
              </w:rPr>
            </w:pPr>
            <w:r>
              <w:rPr>
                <w:spacing w:val="-2"/>
              </w:rPr>
              <w:t>Nom</w:t>
            </w:r>
          </w:p>
        </w:tc>
        <w:tc>
          <w:tcPr>
            <w:tcW w:w="1983" w:type="dxa"/>
          </w:tcPr>
          <w:p w:rsidR="006B2AD9" w:rsidRDefault="00C53665" w:rsidP="00D51E06">
            <w:pPr>
              <w:spacing w:after="120"/>
              <w:ind w:left="0"/>
              <w:rPr>
                <w:spacing w:val="-2"/>
              </w:rPr>
            </w:pPr>
            <w:r>
              <w:rPr>
                <w:spacing w:val="-2"/>
              </w:rPr>
              <w:t>Texte</w:t>
            </w:r>
          </w:p>
        </w:tc>
        <w:tc>
          <w:tcPr>
            <w:tcW w:w="5388" w:type="dxa"/>
          </w:tcPr>
          <w:p w:rsidR="00327BAD" w:rsidRDefault="00C53665" w:rsidP="00D51E06">
            <w:pPr>
              <w:spacing w:after="120"/>
              <w:ind w:left="0"/>
              <w:rPr>
                <w:spacing w:val="-2"/>
              </w:rPr>
            </w:pPr>
            <w:r>
              <w:rPr>
                <w:spacing w:val="-2"/>
              </w:rPr>
              <w:t>Zone qu’on vient entrer le nom du groupe</w:t>
            </w:r>
          </w:p>
        </w:tc>
        <w:tc>
          <w:tcPr>
            <w:tcW w:w="2977" w:type="dxa"/>
          </w:tcPr>
          <w:p w:rsidR="006B2AD9" w:rsidRDefault="006B2AD9" w:rsidP="00D51E06">
            <w:pPr>
              <w:spacing w:after="120"/>
              <w:ind w:left="0"/>
              <w:rPr>
                <w:spacing w:val="-2"/>
              </w:rPr>
            </w:pPr>
          </w:p>
          <w:p w:rsidR="00327BAD" w:rsidRDefault="00327BAD" w:rsidP="00D51E06">
            <w:pPr>
              <w:spacing w:after="120"/>
              <w:ind w:left="0"/>
              <w:rPr>
                <w:spacing w:val="-2"/>
              </w:rPr>
            </w:pPr>
          </w:p>
        </w:tc>
      </w:tr>
      <w:tr w:rsidR="00327BAD" w:rsidTr="00C53665">
        <w:trPr>
          <w:cantSplit/>
          <w:trHeight w:val="1016"/>
        </w:trPr>
        <w:tc>
          <w:tcPr>
            <w:tcW w:w="2268" w:type="dxa"/>
          </w:tcPr>
          <w:p w:rsidR="00327BAD" w:rsidRDefault="00C53665" w:rsidP="00327BAD">
            <w:pPr>
              <w:suppressAutoHyphens/>
              <w:spacing w:after="120"/>
              <w:ind w:left="0"/>
              <w:rPr>
                <w:spacing w:val="-2"/>
              </w:rPr>
            </w:pPr>
            <w:r>
              <w:rPr>
                <w:spacing w:val="-2"/>
              </w:rPr>
              <w:t>Membre</w:t>
            </w:r>
          </w:p>
        </w:tc>
        <w:tc>
          <w:tcPr>
            <w:tcW w:w="1983" w:type="dxa"/>
          </w:tcPr>
          <w:p w:rsidR="00A94C50" w:rsidRDefault="00C53665" w:rsidP="00C53665">
            <w:pPr>
              <w:spacing w:after="120"/>
              <w:ind w:hanging="720"/>
              <w:rPr>
                <w:spacing w:val="-2"/>
              </w:rPr>
            </w:pPr>
            <w:r>
              <w:rPr>
                <w:spacing w:val="-2"/>
              </w:rPr>
              <w:t xml:space="preserve">Liste </w:t>
            </w:r>
          </w:p>
          <w:p w:rsidR="00C53665" w:rsidRDefault="00C53665" w:rsidP="00142B36">
            <w:pPr>
              <w:spacing w:after="120"/>
              <w:ind w:left="0"/>
              <w:rPr>
                <w:spacing w:val="-2"/>
              </w:rPr>
            </w:pPr>
          </w:p>
        </w:tc>
        <w:tc>
          <w:tcPr>
            <w:tcW w:w="5388" w:type="dxa"/>
          </w:tcPr>
          <w:p w:rsidR="00327BAD" w:rsidRDefault="00142B36" w:rsidP="00142B36">
            <w:pPr>
              <w:spacing w:after="120"/>
              <w:ind w:left="0"/>
              <w:rPr>
                <w:spacing w:val="-2"/>
              </w:rPr>
            </w:pPr>
            <w:r>
              <w:rPr>
                <w:spacing w:val="-2"/>
              </w:rPr>
              <w:t xml:space="preserve">Afficher tous </w:t>
            </w:r>
            <w:r w:rsidR="005B2861">
              <w:rPr>
                <w:spacing w:val="-2"/>
              </w:rPr>
              <w:t>les membres</w:t>
            </w:r>
            <w:r>
              <w:rPr>
                <w:spacing w:val="-2"/>
              </w:rPr>
              <w:t xml:space="preserve"> du groupe en cour.</w:t>
            </w:r>
            <w:r w:rsidR="00C53665">
              <w:rPr>
                <w:spacing w:val="-2"/>
              </w:rPr>
              <w:t xml:space="preserve"> </w:t>
            </w:r>
            <w:r w:rsidR="005B2861">
              <w:rPr>
                <w:spacing w:val="-2"/>
              </w:rPr>
              <w:t xml:space="preserve">Les affiche sous forme « Nom Prénom ». Les affiches en ordre alphabétique. Les noms sont en « lien hypertexte » qui nous ouvre le formulaire de la personne sélectionner. </w:t>
            </w:r>
          </w:p>
        </w:tc>
        <w:tc>
          <w:tcPr>
            <w:tcW w:w="2977" w:type="dxa"/>
          </w:tcPr>
          <w:p w:rsidR="00327BAD" w:rsidRDefault="00BB6A91" w:rsidP="00BB6A91">
            <w:pPr>
              <w:spacing w:after="120"/>
              <w:ind w:left="0"/>
              <w:rPr>
                <w:spacing w:val="-2"/>
              </w:rPr>
            </w:pPr>
            <w:r>
              <w:rPr>
                <w:spacing w:val="-2"/>
              </w:rPr>
              <w:t>Enseignant.Nom</w:t>
            </w:r>
            <w:r w:rsidR="00661F4F">
              <w:rPr>
                <w:spacing w:val="-2"/>
              </w:rPr>
              <w:t xml:space="preserve"> +« »</w:t>
            </w:r>
            <w:r w:rsidR="005B2861">
              <w:rPr>
                <w:spacing w:val="-2"/>
              </w:rPr>
              <w:t xml:space="preserve">+ </w:t>
            </w:r>
            <w:r>
              <w:rPr>
                <w:spacing w:val="-2"/>
              </w:rPr>
              <w:t>Enseigant</w:t>
            </w:r>
            <w:r w:rsidR="005B2861">
              <w:rPr>
                <w:spacing w:val="-2"/>
              </w:rPr>
              <w:t>.Prenom</w:t>
            </w:r>
          </w:p>
        </w:tc>
      </w:tr>
      <w:tr w:rsidR="00327BAD" w:rsidTr="00C53665">
        <w:trPr>
          <w:cantSplit/>
          <w:trHeight w:val="1016"/>
        </w:trPr>
        <w:tc>
          <w:tcPr>
            <w:tcW w:w="2268" w:type="dxa"/>
            <w:tcBorders>
              <w:top w:val="single" w:sz="4" w:space="0" w:color="000000"/>
              <w:left w:val="double" w:sz="6" w:space="0" w:color="000000"/>
              <w:bottom w:val="double" w:sz="6" w:space="0" w:color="000000"/>
              <w:right w:val="single" w:sz="4" w:space="0" w:color="000000"/>
            </w:tcBorders>
          </w:tcPr>
          <w:p w:rsidR="00327BAD" w:rsidRDefault="00C53665" w:rsidP="00A20C26">
            <w:pPr>
              <w:suppressAutoHyphens/>
              <w:spacing w:after="120"/>
              <w:ind w:left="0"/>
              <w:rPr>
                <w:spacing w:val="-2"/>
              </w:rPr>
            </w:pPr>
            <w:r>
              <w:rPr>
                <w:spacing w:val="-2"/>
              </w:rPr>
              <w:t>Ajouter</w:t>
            </w:r>
          </w:p>
        </w:tc>
        <w:tc>
          <w:tcPr>
            <w:tcW w:w="1983" w:type="dxa"/>
            <w:tcBorders>
              <w:top w:val="single" w:sz="4" w:space="0" w:color="000000"/>
              <w:left w:val="single" w:sz="4" w:space="0" w:color="000000"/>
              <w:bottom w:val="double" w:sz="6" w:space="0" w:color="000000"/>
              <w:right w:val="single" w:sz="4" w:space="0" w:color="000000"/>
            </w:tcBorders>
          </w:tcPr>
          <w:p w:rsidR="00327BAD" w:rsidRDefault="00C53665" w:rsidP="00C53665">
            <w:pPr>
              <w:spacing w:after="120"/>
              <w:ind w:hanging="720"/>
              <w:rPr>
                <w:spacing w:val="-2"/>
              </w:rPr>
            </w:pPr>
            <w:r>
              <w:rPr>
                <w:spacing w:val="-2"/>
              </w:rPr>
              <w:t>Lien hypertexte</w:t>
            </w:r>
          </w:p>
        </w:tc>
        <w:tc>
          <w:tcPr>
            <w:tcW w:w="5388" w:type="dxa"/>
            <w:tcBorders>
              <w:top w:val="single" w:sz="4" w:space="0" w:color="000000"/>
              <w:left w:val="single" w:sz="4" w:space="0" w:color="000000"/>
              <w:bottom w:val="double" w:sz="6" w:space="0" w:color="000000"/>
              <w:right w:val="single" w:sz="4" w:space="0" w:color="000000"/>
            </w:tcBorders>
          </w:tcPr>
          <w:p w:rsidR="00327BAD" w:rsidRDefault="00C53665" w:rsidP="00A20C26">
            <w:pPr>
              <w:spacing w:after="120"/>
              <w:ind w:left="0"/>
              <w:rPr>
                <w:spacing w:val="-2"/>
              </w:rPr>
            </w:pPr>
            <w:r>
              <w:rPr>
                <w:spacing w:val="-2"/>
              </w:rPr>
              <w:t>Ouvre une fenêtre avec tous les utilisateur enregistré sur l’application et permet l’ajout de membre au groupe</w:t>
            </w:r>
          </w:p>
        </w:tc>
        <w:tc>
          <w:tcPr>
            <w:tcW w:w="2977" w:type="dxa"/>
            <w:tcBorders>
              <w:top w:val="single" w:sz="4" w:space="0" w:color="000000"/>
              <w:left w:val="single" w:sz="4" w:space="0" w:color="000000"/>
              <w:bottom w:val="double" w:sz="6" w:space="0" w:color="000000"/>
              <w:right w:val="double" w:sz="6" w:space="0" w:color="000000"/>
            </w:tcBorders>
          </w:tcPr>
          <w:p w:rsidR="00327BAD" w:rsidRDefault="00327BAD" w:rsidP="00A20C26">
            <w:pPr>
              <w:spacing w:after="120"/>
              <w:ind w:left="0"/>
              <w:rPr>
                <w:spacing w:val="-2"/>
              </w:rPr>
            </w:pPr>
          </w:p>
        </w:tc>
      </w:tr>
      <w:tr w:rsidR="00C53665" w:rsidTr="00C53665">
        <w:trPr>
          <w:cantSplit/>
          <w:trHeight w:val="1016"/>
        </w:trPr>
        <w:tc>
          <w:tcPr>
            <w:tcW w:w="2268" w:type="dxa"/>
            <w:tcBorders>
              <w:top w:val="single" w:sz="4" w:space="0" w:color="000000"/>
              <w:left w:val="double" w:sz="6" w:space="0" w:color="000000"/>
              <w:bottom w:val="double" w:sz="6" w:space="0" w:color="000000"/>
              <w:right w:val="single" w:sz="4" w:space="0" w:color="000000"/>
            </w:tcBorders>
          </w:tcPr>
          <w:p w:rsidR="00327BAD" w:rsidRDefault="00C53665" w:rsidP="00A20C26">
            <w:pPr>
              <w:suppressAutoHyphens/>
              <w:spacing w:after="120"/>
              <w:ind w:left="0"/>
              <w:rPr>
                <w:spacing w:val="-2"/>
              </w:rPr>
            </w:pPr>
            <w:r>
              <w:rPr>
                <w:spacing w:val="-2"/>
              </w:rPr>
              <w:t xml:space="preserve">Supprimer </w:t>
            </w:r>
          </w:p>
        </w:tc>
        <w:tc>
          <w:tcPr>
            <w:tcW w:w="1983" w:type="dxa"/>
            <w:tcBorders>
              <w:top w:val="single" w:sz="4" w:space="0" w:color="000000"/>
              <w:left w:val="single" w:sz="4" w:space="0" w:color="000000"/>
              <w:bottom w:val="double" w:sz="6" w:space="0" w:color="000000"/>
              <w:right w:val="single" w:sz="4" w:space="0" w:color="000000"/>
            </w:tcBorders>
          </w:tcPr>
          <w:p w:rsidR="00327BAD" w:rsidRDefault="00C53665" w:rsidP="00A20C26">
            <w:pPr>
              <w:spacing w:after="120"/>
              <w:ind w:hanging="720"/>
              <w:rPr>
                <w:spacing w:val="-2"/>
              </w:rPr>
            </w:pPr>
            <w:r>
              <w:rPr>
                <w:spacing w:val="-2"/>
              </w:rPr>
              <w:t>Lien Hypertexte</w:t>
            </w:r>
          </w:p>
        </w:tc>
        <w:tc>
          <w:tcPr>
            <w:tcW w:w="5388" w:type="dxa"/>
            <w:tcBorders>
              <w:top w:val="single" w:sz="4" w:space="0" w:color="000000"/>
              <w:left w:val="single" w:sz="4" w:space="0" w:color="000000"/>
              <w:bottom w:val="double" w:sz="6" w:space="0" w:color="000000"/>
              <w:right w:val="single" w:sz="4" w:space="0" w:color="000000"/>
            </w:tcBorders>
          </w:tcPr>
          <w:p w:rsidR="00327BAD" w:rsidRDefault="00C53665" w:rsidP="00A20C26">
            <w:pPr>
              <w:spacing w:after="120"/>
              <w:ind w:left="0"/>
              <w:rPr>
                <w:spacing w:val="-2"/>
              </w:rPr>
            </w:pPr>
            <w:r>
              <w:rPr>
                <w:spacing w:val="-2"/>
              </w:rPr>
              <w:t>Permet de supprimer le membre associé à cette ligne.</w:t>
            </w:r>
          </w:p>
        </w:tc>
        <w:tc>
          <w:tcPr>
            <w:tcW w:w="2977" w:type="dxa"/>
            <w:tcBorders>
              <w:top w:val="single" w:sz="4" w:space="0" w:color="000000"/>
              <w:left w:val="single" w:sz="4" w:space="0" w:color="000000"/>
              <w:bottom w:val="double" w:sz="6" w:space="0" w:color="000000"/>
              <w:right w:val="double" w:sz="6" w:space="0" w:color="000000"/>
            </w:tcBorders>
          </w:tcPr>
          <w:p w:rsidR="00327BAD" w:rsidRDefault="00327BAD" w:rsidP="00A20C26">
            <w:pPr>
              <w:spacing w:after="120"/>
              <w:ind w:left="0"/>
              <w:rPr>
                <w:spacing w:val="-2"/>
              </w:rPr>
            </w:pPr>
          </w:p>
        </w:tc>
      </w:tr>
      <w:tr w:rsidR="00C53665" w:rsidTr="003660F9">
        <w:trPr>
          <w:cantSplit/>
          <w:trHeight w:val="1016"/>
        </w:trPr>
        <w:tc>
          <w:tcPr>
            <w:tcW w:w="2268" w:type="dxa"/>
            <w:tcBorders>
              <w:top w:val="single" w:sz="4" w:space="0" w:color="000000"/>
              <w:left w:val="double" w:sz="6" w:space="0" w:color="000000"/>
              <w:bottom w:val="single" w:sz="4" w:space="0" w:color="000000"/>
              <w:right w:val="single" w:sz="4" w:space="0" w:color="000000"/>
            </w:tcBorders>
          </w:tcPr>
          <w:p w:rsidR="00A94C50" w:rsidRDefault="00C53665" w:rsidP="00A94C50">
            <w:pPr>
              <w:suppressAutoHyphens/>
              <w:spacing w:after="120"/>
              <w:ind w:left="0"/>
              <w:rPr>
                <w:spacing w:val="-2"/>
              </w:rPr>
            </w:pPr>
            <w:r>
              <w:rPr>
                <w:spacing w:val="-2"/>
              </w:rPr>
              <w:t>Retour</w:t>
            </w:r>
          </w:p>
        </w:tc>
        <w:tc>
          <w:tcPr>
            <w:tcW w:w="1983" w:type="dxa"/>
            <w:tcBorders>
              <w:top w:val="single" w:sz="4" w:space="0" w:color="000000"/>
              <w:left w:val="single" w:sz="4" w:space="0" w:color="000000"/>
              <w:bottom w:val="single" w:sz="4" w:space="0" w:color="000000"/>
              <w:right w:val="single" w:sz="4" w:space="0" w:color="000000"/>
            </w:tcBorders>
          </w:tcPr>
          <w:p w:rsidR="00A94C50" w:rsidRDefault="00C53665" w:rsidP="00A94C50">
            <w:pPr>
              <w:spacing w:after="120"/>
              <w:ind w:hanging="720"/>
              <w:rPr>
                <w:spacing w:val="-2"/>
              </w:rPr>
            </w:pPr>
            <w:r>
              <w:rPr>
                <w:spacing w:val="-2"/>
              </w:rPr>
              <w:t>Bouton</w:t>
            </w:r>
          </w:p>
        </w:tc>
        <w:tc>
          <w:tcPr>
            <w:tcW w:w="5388" w:type="dxa"/>
            <w:tcBorders>
              <w:top w:val="single" w:sz="4" w:space="0" w:color="000000"/>
              <w:left w:val="single" w:sz="4" w:space="0" w:color="000000"/>
              <w:bottom w:val="single" w:sz="4" w:space="0" w:color="000000"/>
              <w:right w:val="single" w:sz="4" w:space="0" w:color="000000"/>
            </w:tcBorders>
          </w:tcPr>
          <w:p w:rsidR="00A94C50" w:rsidRDefault="00C53665" w:rsidP="00A94C50">
            <w:pPr>
              <w:spacing w:after="120"/>
              <w:ind w:left="0"/>
              <w:rPr>
                <w:spacing w:val="-2"/>
              </w:rPr>
            </w:pPr>
            <w:r>
              <w:rPr>
                <w:spacing w:val="-2"/>
              </w:rPr>
              <w:t>Annule la création de groupe et retourne l’utilisateur sur la page d’accueil de gestion des droits.</w:t>
            </w:r>
          </w:p>
        </w:tc>
        <w:tc>
          <w:tcPr>
            <w:tcW w:w="2977" w:type="dxa"/>
            <w:tcBorders>
              <w:top w:val="single" w:sz="4" w:space="0" w:color="000000"/>
              <w:left w:val="single" w:sz="4" w:space="0" w:color="000000"/>
              <w:bottom w:val="single" w:sz="4" w:space="0" w:color="000000"/>
              <w:right w:val="double" w:sz="6" w:space="0" w:color="000000"/>
            </w:tcBorders>
          </w:tcPr>
          <w:p w:rsidR="00A94C50" w:rsidRDefault="00A94C50" w:rsidP="00A94C50">
            <w:pPr>
              <w:spacing w:after="120"/>
              <w:ind w:left="0"/>
              <w:rPr>
                <w:spacing w:val="-2"/>
              </w:rPr>
            </w:pPr>
          </w:p>
        </w:tc>
      </w:tr>
      <w:tr w:rsidR="003660F9" w:rsidTr="005B2861">
        <w:trPr>
          <w:cantSplit/>
          <w:trHeight w:val="1016"/>
        </w:trPr>
        <w:tc>
          <w:tcPr>
            <w:tcW w:w="2268" w:type="dxa"/>
            <w:tcBorders>
              <w:top w:val="single" w:sz="4" w:space="0" w:color="000000"/>
              <w:left w:val="double" w:sz="6" w:space="0" w:color="000000"/>
              <w:bottom w:val="single" w:sz="4" w:space="0" w:color="000000"/>
              <w:right w:val="single" w:sz="4" w:space="0" w:color="000000"/>
            </w:tcBorders>
          </w:tcPr>
          <w:p w:rsidR="003660F9" w:rsidRDefault="003660F9" w:rsidP="00A94C50">
            <w:pPr>
              <w:suppressAutoHyphens/>
              <w:spacing w:after="120"/>
              <w:ind w:left="0"/>
              <w:rPr>
                <w:spacing w:val="-2"/>
              </w:rPr>
            </w:pPr>
            <w:r>
              <w:rPr>
                <w:spacing w:val="-2"/>
              </w:rPr>
              <w:lastRenderedPageBreak/>
              <w:t>Supprimer le groupe</w:t>
            </w:r>
          </w:p>
        </w:tc>
        <w:tc>
          <w:tcPr>
            <w:tcW w:w="1983" w:type="dxa"/>
            <w:tcBorders>
              <w:top w:val="single" w:sz="4" w:space="0" w:color="000000"/>
              <w:left w:val="single" w:sz="4" w:space="0" w:color="000000"/>
              <w:bottom w:val="single" w:sz="4" w:space="0" w:color="000000"/>
              <w:right w:val="single" w:sz="4" w:space="0" w:color="000000"/>
            </w:tcBorders>
          </w:tcPr>
          <w:p w:rsidR="003660F9" w:rsidRDefault="003660F9" w:rsidP="00A94C50">
            <w:pPr>
              <w:spacing w:after="120"/>
              <w:ind w:hanging="720"/>
              <w:rPr>
                <w:spacing w:val="-2"/>
              </w:rPr>
            </w:pPr>
            <w:r>
              <w:rPr>
                <w:spacing w:val="-2"/>
              </w:rPr>
              <w:t>Bouton</w:t>
            </w:r>
          </w:p>
        </w:tc>
        <w:tc>
          <w:tcPr>
            <w:tcW w:w="5388" w:type="dxa"/>
            <w:tcBorders>
              <w:top w:val="single" w:sz="4" w:space="0" w:color="000000"/>
              <w:left w:val="single" w:sz="4" w:space="0" w:color="000000"/>
              <w:bottom w:val="single" w:sz="4" w:space="0" w:color="000000"/>
              <w:right w:val="single" w:sz="4" w:space="0" w:color="000000"/>
            </w:tcBorders>
          </w:tcPr>
          <w:p w:rsidR="003660F9" w:rsidRDefault="001A74FE" w:rsidP="00A94C50">
            <w:pPr>
              <w:spacing w:after="120"/>
              <w:ind w:left="0"/>
              <w:rPr>
                <w:spacing w:val="-2"/>
              </w:rPr>
            </w:pPr>
            <w:r>
              <w:rPr>
                <w:spacing w:val="-2"/>
              </w:rPr>
              <w:t xml:space="preserve">Supprime le groupe </w:t>
            </w:r>
          </w:p>
        </w:tc>
        <w:tc>
          <w:tcPr>
            <w:tcW w:w="2977" w:type="dxa"/>
            <w:tcBorders>
              <w:top w:val="single" w:sz="4" w:space="0" w:color="000000"/>
              <w:left w:val="single" w:sz="4" w:space="0" w:color="000000"/>
              <w:bottom w:val="single" w:sz="4" w:space="0" w:color="000000"/>
              <w:right w:val="double" w:sz="6" w:space="0" w:color="000000"/>
            </w:tcBorders>
          </w:tcPr>
          <w:p w:rsidR="003660F9" w:rsidRDefault="003660F9" w:rsidP="00A94C50">
            <w:pPr>
              <w:spacing w:after="120"/>
              <w:ind w:left="0"/>
              <w:rPr>
                <w:spacing w:val="-2"/>
              </w:rPr>
            </w:pPr>
          </w:p>
        </w:tc>
      </w:tr>
      <w:tr w:rsidR="005B2861" w:rsidTr="00C53665">
        <w:trPr>
          <w:cantSplit/>
          <w:trHeight w:val="1016"/>
        </w:trPr>
        <w:tc>
          <w:tcPr>
            <w:tcW w:w="2268" w:type="dxa"/>
            <w:tcBorders>
              <w:top w:val="single" w:sz="4" w:space="0" w:color="000000"/>
              <w:left w:val="double" w:sz="6" w:space="0" w:color="000000"/>
              <w:bottom w:val="double" w:sz="6" w:space="0" w:color="000000"/>
              <w:right w:val="single" w:sz="4" w:space="0" w:color="000000"/>
            </w:tcBorders>
          </w:tcPr>
          <w:p w:rsidR="005B2861" w:rsidRDefault="005B2861" w:rsidP="00A94C50">
            <w:pPr>
              <w:suppressAutoHyphens/>
              <w:spacing w:after="120"/>
              <w:ind w:left="0"/>
              <w:rPr>
                <w:spacing w:val="-2"/>
              </w:rPr>
            </w:pPr>
            <w:r>
              <w:rPr>
                <w:spacing w:val="-2"/>
              </w:rPr>
              <w:t>Droit</w:t>
            </w:r>
          </w:p>
        </w:tc>
        <w:tc>
          <w:tcPr>
            <w:tcW w:w="1983" w:type="dxa"/>
            <w:tcBorders>
              <w:top w:val="single" w:sz="4" w:space="0" w:color="000000"/>
              <w:left w:val="single" w:sz="4" w:space="0" w:color="000000"/>
              <w:bottom w:val="double" w:sz="6" w:space="0" w:color="000000"/>
              <w:right w:val="single" w:sz="4" w:space="0" w:color="000000"/>
            </w:tcBorders>
          </w:tcPr>
          <w:p w:rsidR="005B2861" w:rsidRDefault="005B2861" w:rsidP="005B2861">
            <w:pPr>
              <w:spacing w:after="120"/>
              <w:ind w:hanging="720"/>
              <w:rPr>
                <w:spacing w:val="-2"/>
              </w:rPr>
            </w:pPr>
            <w:r>
              <w:rPr>
                <w:spacing w:val="-2"/>
              </w:rPr>
              <w:t xml:space="preserve">Liste </w:t>
            </w:r>
          </w:p>
          <w:p w:rsidR="005B2861" w:rsidRDefault="005B2861" w:rsidP="00A94C50">
            <w:pPr>
              <w:spacing w:after="120"/>
              <w:ind w:hanging="720"/>
              <w:rPr>
                <w:spacing w:val="-2"/>
              </w:rPr>
            </w:pPr>
          </w:p>
        </w:tc>
        <w:tc>
          <w:tcPr>
            <w:tcW w:w="5388" w:type="dxa"/>
            <w:tcBorders>
              <w:top w:val="single" w:sz="4" w:space="0" w:color="000000"/>
              <w:left w:val="single" w:sz="4" w:space="0" w:color="000000"/>
              <w:bottom w:val="double" w:sz="6" w:space="0" w:color="000000"/>
              <w:right w:val="single" w:sz="4" w:space="0" w:color="000000"/>
            </w:tcBorders>
          </w:tcPr>
          <w:p w:rsidR="005B2861" w:rsidRDefault="005B2861" w:rsidP="005B2861">
            <w:pPr>
              <w:spacing w:after="120"/>
              <w:ind w:left="0"/>
              <w:rPr>
                <w:spacing w:val="-2"/>
              </w:rPr>
            </w:pPr>
            <w:r>
              <w:rPr>
                <w:spacing w:val="-2"/>
              </w:rPr>
              <w:t>Affiche tous les droits. Les affiches en ordre alphabétique. Les noms sont en « lien hypertexte » qui nous ouvre le formulaire du droit sélectionner.</w:t>
            </w:r>
            <w:r w:rsidR="00D15894">
              <w:rPr>
                <w:spacing w:val="-2"/>
              </w:rPr>
              <w:t xml:space="preserve"> De plus, on retrouve un « checbox » qui permet de donner le droit ou non.</w:t>
            </w:r>
          </w:p>
        </w:tc>
        <w:tc>
          <w:tcPr>
            <w:tcW w:w="2977" w:type="dxa"/>
            <w:tcBorders>
              <w:top w:val="single" w:sz="4" w:space="0" w:color="000000"/>
              <w:left w:val="single" w:sz="4" w:space="0" w:color="000000"/>
              <w:bottom w:val="double" w:sz="6" w:space="0" w:color="000000"/>
              <w:right w:val="double" w:sz="6" w:space="0" w:color="000000"/>
            </w:tcBorders>
          </w:tcPr>
          <w:p w:rsidR="005B2861" w:rsidRDefault="005B2861" w:rsidP="00A94C50">
            <w:pPr>
              <w:spacing w:after="120"/>
              <w:ind w:left="0"/>
              <w:rPr>
                <w:spacing w:val="-2"/>
              </w:rPr>
            </w:pPr>
            <w:r>
              <w:rPr>
                <w:spacing w:val="-2"/>
              </w:rPr>
              <w:t>Droit.Nom</w:t>
            </w:r>
          </w:p>
          <w:p w:rsidR="00BB6A91" w:rsidRDefault="00BB6A91" w:rsidP="00A94C50">
            <w:pPr>
              <w:spacing w:after="120"/>
              <w:ind w:left="0"/>
              <w:rPr>
                <w:spacing w:val="-2"/>
              </w:rPr>
            </w:pPr>
            <w:r>
              <w:rPr>
                <w:spacing w:val="-2"/>
              </w:rPr>
              <w:t>Pour le lien Hypertexte :</w:t>
            </w:r>
          </w:p>
          <w:p w:rsidR="00BB6A91" w:rsidRDefault="00BB6A91" w:rsidP="00A94C50">
            <w:pPr>
              <w:spacing w:after="120"/>
              <w:ind w:left="0"/>
              <w:rPr>
                <w:spacing w:val="-2"/>
              </w:rPr>
            </w:pPr>
            <w:r>
              <w:rPr>
                <w:spacing w:val="-2"/>
              </w:rPr>
              <w:t>Droit.id.Droit</w:t>
            </w:r>
          </w:p>
        </w:tc>
      </w:tr>
    </w:tbl>
    <w:p w:rsidR="006B2AD9" w:rsidRDefault="006B2AD9" w:rsidP="006B2AD9">
      <w:pPr>
        <w:pStyle w:val="Sous-titre"/>
      </w:pPr>
    </w:p>
    <w:p w:rsidR="00753D7A" w:rsidRDefault="00753D7A">
      <w:pPr>
        <w:spacing w:before="0" w:after="200"/>
        <w:ind w:left="0"/>
        <w:rPr>
          <w:rFonts w:asciiTheme="majorHAnsi" w:hAnsiTheme="majorHAnsi"/>
          <w:spacing w:val="5"/>
          <w:sz w:val="28"/>
          <w:szCs w:val="24"/>
        </w:rPr>
      </w:pPr>
      <w:bookmarkStart w:id="24" w:name="_Toc363634727"/>
      <w:bookmarkStart w:id="25" w:name="_Toc363720860"/>
      <w:bookmarkStart w:id="26" w:name="_Toc444691215"/>
      <w:r>
        <w:br w:type="page"/>
      </w:r>
    </w:p>
    <w:p w:rsidR="006B2AD9" w:rsidRPr="009D3614" w:rsidRDefault="006B2AD9" w:rsidP="00A20C26">
      <w:pPr>
        <w:pStyle w:val="Titre2"/>
      </w:pPr>
      <w:bookmarkStart w:id="27" w:name="_Toc506557187"/>
      <w:r>
        <w:lastRenderedPageBreak/>
        <w:t>Tableau des validations</w:t>
      </w:r>
      <w:bookmarkEnd w:id="24"/>
      <w:bookmarkEnd w:id="25"/>
      <w:r>
        <w:t xml:space="preserve"> de « </w:t>
      </w:r>
      <w:r w:rsidR="00C53665">
        <w:t>Créer un groupe</w:t>
      </w:r>
      <w:r w:rsidR="00D51E06">
        <w:t> </w:t>
      </w:r>
      <w:r>
        <w:t>»</w:t>
      </w:r>
      <w:bookmarkEnd w:id="26"/>
      <w:bookmarkEnd w:id="27"/>
    </w:p>
    <w:tbl>
      <w:tblPr>
        <w:tblW w:w="13085" w:type="dxa"/>
        <w:tblInd w:w="97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3423"/>
        <w:gridCol w:w="6549"/>
        <w:gridCol w:w="1762"/>
        <w:gridCol w:w="1351"/>
      </w:tblGrid>
      <w:tr w:rsidR="006B2AD9" w:rsidRPr="00B60BF5" w:rsidTr="001A74FE">
        <w:trPr>
          <w:trHeight w:val="639"/>
          <w:tblHeader/>
        </w:trPr>
        <w:tc>
          <w:tcPr>
            <w:tcW w:w="3423"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Champs à valider</w:t>
            </w:r>
          </w:p>
        </w:tc>
        <w:tc>
          <w:tcPr>
            <w:tcW w:w="6549"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Validation</w:t>
            </w:r>
          </w:p>
        </w:tc>
        <w:tc>
          <w:tcPr>
            <w:tcW w:w="1762"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1351" w:type="dxa"/>
            <w:shd w:val="clear" w:color="auto" w:fill="4A4E51"/>
            <w:vAlign w:val="center"/>
          </w:tcPr>
          <w:p w:rsidR="006B2AD9" w:rsidRPr="00B60BF5" w:rsidRDefault="006B2AD9" w:rsidP="00D51E06">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Message</w:t>
            </w:r>
          </w:p>
        </w:tc>
      </w:tr>
      <w:tr w:rsidR="006B2AD9" w:rsidTr="001A74FE">
        <w:tc>
          <w:tcPr>
            <w:tcW w:w="3423" w:type="dxa"/>
          </w:tcPr>
          <w:p w:rsidR="006B2AD9" w:rsidRDefault="00C53665" w:rsidP="00D51E06">
            <w:pPr>
              <w:spacing w:before="90" w:after="54"/>
              <w:ind w:left="0"/>
              <w:rPr>
                <w:spacing w:val="-2"/>
              </w:rPr>
            </w:pPr>
            <w:r>
              <w:rPr>
                <w:spacing w:val="-2"/>
              </w:rPr>
              <w:t>Nom</w:t>
            </w:r>
          </w:p>
        </w:tc>
        <w:tc>
          <w:tcPr>
            <w:tcW w:w="6549" w:type="dxa"/>
          </w:tcPr>
          <w:p w:rsidR="006B2AD9" w:rsidRDefault="00C53665" w:rsidP="00D51E06">
            <w:pPr>
              <w:spacing w:before="90" w:after="54"/>
              <w:ind w:left="0"/>
              <w:rPr>
                <w:spacing w:val="-2"/>
              </w:rPr>
            </w:pPr>
            <w:r>
              <w:rPr>
                <w:spacing w:val="-2"/>
              </w:rPr>
              <w:t xml:space="preserve">Ne peut pas être nul </w:t>
            </w:r>
          </w:p>
          <w:p w:rsidR="00C53665" w:rsidRDefault="00C53665" w:rsidP="00D51E06">
            <w:pPr>
              <w:spacing w:before="90" w:after="54"/>
              <w:ind w:left="0"/>
              <w:rPr>
                <w:spacing w:val="-2"/>
              </w:rPr>
            </w:pPr>
            <w:r>
              <w:rPr>
                <w:spacing w:val="-2"/>
              </w:rPr>
              <w:t>Longueur de 20 caractère maximum</w:t>
            </w:r>
          </w:p>
        </w:tc>
        <w:tc>
          <w:tcPr>
            <w:tcW w:w="1762" w:type="dxa"/>
          </w:tcPr>
          <w:p w:rsidR="006B2AD9" w:rsidRDefault="00BB6A91" w:rsidP="00D51E06">
            <w:pPr>
              <w:spacing w:before="90" w:after="54"/>
              <w:ind w:left="0"/>
              <w:rPr>
                <w:spacing w:val="-2"/>
                <w:lang w:val="fr-FR"/>
              </w:rPr>
            </w:pPr>
            <w:r>
              <w:rPr>
                <w:spacing w:val="-2"/>
                <w:lang w:val="fr-FR"/>
              </w:rPr>
              <w:t>Unitaire</w:t>
            </w:r>
          </w:p>
        </w:tc>
        <w:tc>
          <w:tcPr>
            <w:tcW w:w="1351" w:type="dxa"/>
          </w:tcPr>
          <w:p w:rsidR="006B2AD9" w:rsidRDefault="00BB6A91" w:rsidP="00D51E06">
            <w:pPr>
              <w:spacing w:before="90" w:after="54"/>
              <w:ind w:left="0"/>
              <w:rPr>
                <w:spacing w:val="-2"/>
                <w:lang w:val="fr-FR"/>
              </w:rPr>
            </w:pPr>
            <w:r>
              <w:rPr>
                <w:spacing w:val="-2"/>
                <w:lang w:val="fr-FR"/>
              </w:rPr>
              <w:t>M_00</w:t>
            </w:r>
          </w:p>
          <w:p w:rsidR="00BB6A91" w:rsidRDefault="00BB6A91" w:rsidP="00D51E06">
            <w:pPr>
              <w:spacing w:before="90" w:after="54"/>
              <w:ind w:left="0"/>
              <w:rPr>
                <w:spacing w:val="-2"/>
                <w:lang w:val="fr-FR"/>
              </w:rPr>
            </w:pPr>
            <w:r>
              <w:rPr>
                <w:spacing w:val="-2"/>
                <w:lang w:val="fr-FR"/>
              </w:rPr>
              <w:t>M_01</w:t>
            </w:r>
          </w:p>
        </w:tc>
      </w:tr>
      <w:tr w:rsidR="006B2AD9" w:rsidTr="001A74FE">
        <w:tc>
          <w:tcPr>
            <w:tcW w:w="3423" w:type="dxa"/>
          </w:tcPr>
          <w:p w:rsidR="006B2AD9" w:rsidRDefault="00F53CD3" w:rsidP="00D51E06">
            <w:pPr>
              <w:spacing w:before="90" w:after="54"/>
              <w:ind w:left="0"/>
              <w:rPr>
                <w:spacing w:val="-2"/>
              </w:rPr>
            </w:pPr>
            <w:r>
              <w:rPr>
                <w:spacing w:val="-2"/>
              </w:rPr>
              <w:t>Membre</w:t>
            </w:r>
          </w:p>
        </w:tc>
        <w:tc>
          <w:tcPr>
            <w:tcW w:w="6549" w:type="dxa"/>
          </w:tcPr>
          <w:p w:rsidR="006B2AD9" w:rsidRDefault="00F53CD3" w:rsidP="00D51E06">
            <w:pPr>
              <w:spacing w:before="90" w:after="54"/>
              <w:ind w:left="0"/>
              <w:rPr>
                <w:spacing w:val="-2"/>
              </w:rPr>
            </w:pPr>
            <w:r>
              <w:rPr>
                <w:spacing w:val="-2"/>
              </w:rPr>
              <w:t>Doit avoir au moins un membre</w:t>
            </w:r>
          </w:p>
        </w:tc>
        <w:tc>
          <w:tcPr>
            <w:tcW w:w="1762" w:type="dxa"/>
          </w:tcPr>
          <w:p w:rsidR="006B2AD9" w:rsidRDefault="00D30B1B" w:rsidP="00D51E06">
            <w:pPr>
              <w:spacing w:before="90" w:after="54"/>
              <w:ind w:left="0"/>
              <w:rPr>
                <w:spacing w:val="-2"/>
                <w:lang w:val="fr-FR"/>
              </w:rPr>
            </w:pPr>
            <w:r>
              <w:rPr>
                <w:spacing w:val="-2"/>
                <w:lang w:val="fr-FR"/>
              </w:rPr>
              <w:t>Unitaire</w:t>
            </w:r>
          </w:p>
        </w:tc>
        <w:tc>
          <w:tcPr>
            <w:tcW w:w="1351" w:type="dxa"/>
          </w:tcPr>
          <w:p w:rsidR="006B2AD9" w:rsidRDefault="00D30B1B" w:rsidP="00D51E06">
            <w:pPr>
              <w:spacing w:before="90" w:after="54"/>
              <w:ind w:left="0"/>
              <w:rPr>
                <w:spacing w:val="-2"/>
                <w:lang w:val="fr-FR"/>
              </w:rPr>
            </w:pPr>
            <w:r>
              <w:rPr>
                <w:spacing w:val="-2"/>
                <w:lang w:val="fr-FR"/>
              </w:rPr>
              <w:t>M_20</w:t>
            </w:r>
          </w:p>
        </w:tc>
      </w:tr>
      <w:tr w:rsidR="001A74FE" w:rsidTr="001A74FE">
        <w:tc>
          <w:tcPr>
            <w:tcW w:w="3423" w:type="dxa"/>
          </w:tcPr>
          <w:p w:rsidR="001A74FE" w:rsidRDefault="001A74FE" w:rsidP="00D51E06">
            <w:pPr>
              <w:spacing w:before="90" w:after="54"/>
              <w:ind w:left="0"/>
              <w:rPr>
                <w:spacing w:val="-2"/>
              </w:rPr>
            </w:pPr>
            <w:r>
              <w:rPr>
                <w:spacing w:val="-2"/>
              </w:rPr>
              <w:t xml:space="preserve">Supprimer </w:t>
            </w:r>
          </w:p>
        </w:tc>
        <w:tc>
          <w:tcPr>
            <w:tcW w:w="6549" w:type="dxa"/>
          </w:tcPr>
          <w:p w:rsidR="001A74FE" w:rsidRDefault="00D30B1B" w:rsidP="00D51E06">
            <w:pPr>
              <w:spacing w:before="90" w:after="54"/>
              <w:ind w:left="0"/>
              <w:rPr>
                <w:spacing w:val="-2"/>
              </w:rPr>
            </w:pPr>
            <w:r>
              <w:rPr>
                <w:spacing w:val="-2"/>
              </w:rPr>
              <w:t>S’assurer que en cas de suppression les programme ne se retrouve pas sans utilisateur prouvent gérer les droits. Aussi avertir si une action risque d’enlever des droits a un admin.</w:t>
            </w:r>
          </w:p>
        </w:tc>
        <w:tc>
          <w:tcPr>
            <w:tcW w:w="1762" w:type="dxa"/>
          </w:tcPr>
          <w:p w:rsidR="001A74FE" w:rsidRDefault="00D30B1B" w:rsidP="00D51E06">
            <w:pPr>
              <w:spacing w:before="90" w:after="54"/>
              <w:ind w:left="0"/>
              <w:rPr>
                <w:spacing w:val="-2"/>
                <w:lang w:val="fr-FR"/>
              </w:rPr>
            </w:pPr>
            <w:r>
              <w:rPr>
                <w:spacing w:val="-2"/>
                <w:lang w:val="fr-FR"/>
              </w:rPr>
              <w:t>Cohérence</w:t>
            </w:r>
          </w:p>
        </w:tc>
        <w:tc>
          <w:tcPr>
            <w:tcW w:w="1351" w:type="dxa"/>
          </w:tcPr>
          <w:p w:rsidR="001A74FE" w:rsidRDefault="00D30B1B" w:rsidP="00D51E06">
            <w:pPr>
              <w:spacing w:before="90" w:after="54"/>
              <w:ind w:left="0"/>
              <w:rPr>
                <w:spacing w:val="-2"/>
                <w:lang w:val="fr-FR"/>
              </w:rPr>
            </w:pPr>
            <w:r>
              <w:rPr>
                <w:spacing w:val="-2"/>
                <w:lang w:val="fr-FR"/>
              </w:rPr>
              <w:t>M_11</w:t>
            </w:r>
          </w:p>
        </w:tc>
      </w:tr>
      <w:tr w:rsidR="001A74FE" w:rsidTr="001A74FE">
        <w:tc>
          <w:tcPr>
            <w:tcW w:w="3423" w:type="dxa"/>
          </w:tcPr>
          <w:p w:rsidR="001A74FE" w:rsidRDefault="001A74FE" w:rsidP="00D51E06">
            <w:pPr>
              <w:spacing w:before="90" w:after="54"/>
              <w:ind w:left="0"/>
              <w:rPr>
                <w:spacing w:val="-2"/>
              </w:rPr>
            </w:pPr>
            <w:r>
              <w:rPr>
                <w:spacing w:val="-2"/>
              </w:rPr>
              <w:t>Supprimer le groupe</w:t>
            </w:r>
          </w:p>
        </w:tc>
        <w:tc>
          <w:tcPr>
            <w:tcW w:w="6549" w:type="dxa"/>
          </w:tcPr>
          <w:p w:rsidR="001A74FE" w:rsidRDefault="00D30B1B" w:rsidP="00D51E06">
            <w:pPr>
              <w:spacing w:before="90" w:after="54"/>
              <w:ind w:left="0"/>
              <w:rPr>
                <w:spacing w:val="-2"/>
              </w:rPr>
            </w:pPr>
            <w:r>
              <w:rPr>
                <w:spacing w:val="-2"/>
              </w:rPr>
              <w:t>S’assurer que en cas de suppression les programme ne se retrouve pas sans utilisateur prouvent gérer les droits. Aussi avertir si une action risque d’enlever des droits a un admin.</w:t>
            </w:r>
          </w:p>
        </w:tc>
        <w:tc>
          <w:tcPr>
            <w:tcW w:w="1762" w:type="dxa"/>
          </w:tcPr>
          <w:p w:rsidR="001A74FE" w:rsidRDefault="00D30B1B" w:rsidP="00D51E06">
            <w:pPr>
              <w:spacing w:before="90" w:after="54"/>
              <w:ind w:left="0"/>
              <w:rPr>
                <w:spacing w:val="-2"/>
                <w:lang w:val="fr-FR"/>
              </w:rPr>
            </w:pPr>
            <w:r>
              <w:rPr>
                <w:spacing w:val="-2"/>
                <w:lang w:val="fr-FR"/>
              </w:rPr>
              <w:t xml:space="preserve">Cohérence </w:t>
            </w:r>
          </w:p>
        </w:tc>
        <w:tc>
          <w:tcPr>
            <w:tcW w:w="1351" w:type="dxa"/>
          </w:tcPr>
          <w:p w:rsidR="001A74FE" w:rsidRDefault="00D30B1B" w:rsidP="00D51E06">
            <w:pPr>
              <w:spacing w:before="90" w:after="54"/>
              <w:ind w:left="0"/>
              <w:rPr>
                <w:spacing w:val="-2"/>
                <w:lang w:val="fr-FR"/>
              </w:rPr>
            </w:pPr>
            <w:r>
              <w:rPr>
                <w:spacing w:val="-2"/>
                <w:lang w:val="fr-FR"/>
              </w:rPr>
              <w:t>M_11</w:t>
            </w:r>
          </w:p>
        </w:tc>
      </w:tr>
    </w:tbl>
    <w:p w:rsidR="006B2AD9" w:rsidRDefault="00753D7A" w:rsidP="00753D7A">
      <w:pPr>
        <w:pStyle w:val="Sous-titre"/>
        <w:spacing w:before="0" w:after="0"/>
        <w:ind w:firstLine="504"/>
      </w:pPr>
      <w:r>
        <w:t>Unitaire :</w:t>
      </w:r>
      <w:r w:rsidR="007E4472">
        <w:t xml:space="preserve"> </w:t>
      </w:r>
      <w:r w:rsidR="00405B95">
        <w:t>validation liée au format de la donnée, au nombre de caractères, à l’aspect obligatoire de la donnée</w:t>
      </w:r>
    </w:p>
    <w:p w:rsidR="00753D7A" w:rsidRDefault="00753D7A" w:rsidP="00753D7A">
      <w:pPr>
        <w:pStyle w:val="Sous-titre"/>
        <w:spacing w:before="0" w:after="0"/>
        <w:ind w:firstLine="504"/>
      </w:pPr>
      <w:r>
        <w:t>Cohérence :</w:t>
      </w:r>
      <w:r w:rsidR="00405B95">
        <w:t xml:space="preserve"> validation de croisement entre les données de l’écran. Exemple : la date de fin doit être supérieure à la date de début</w:t>
      </w:r>
    </w:p>
    <w:p w:rsidR="00753D7A" w:rsidRDefault="00753D7A" w:rsidP="00753D7A">
      <w:pPr>
        <w:pStyle w:val="Sous-titre"/>
        <w:spacing w:before="0" w:after="0"/>
        <w:ind w:firstLine="504"/>
        <w:sectPr w:rsidR="00753D7A" w:rsidSect="009E6CE9">
          <w:footerReference w:type="first" r:id="rId20"/>
          <w:pgSz w:w="16839" w:h="11907" w:orient="landscape"/>
          <w:pgMar w:top="1751" w:right="1440" w:bottom="1751" w:left="1440" w:header="709" w:footer="459" w:gutter="0"/>
          <w:cols w:space="720"/>
          <w:titlePg/>
          <w:docGrid w:linePitch="360"/>
        </w:sectPr>
      </w:pPr>
      <w:r>
        <w:t>Contexte :</w:t>
      </w:r>
      <w:r w:rsidR="00405B95">
        <w:t xml:space="preserve"> validation de concordance avec les données de l’application. Exemple : l’utilisateur qui tente de se connecter n’existe pas</w:t>
      </w:r>
    </w:p>
    <w:p w:rsidR="006B2AD9" w:rsidRDefault="006B2AD9" w:rsidP="00A20C26">
      <w:pPr>
        <w:pStyle w:val="Titre2"/>
      </w:pPr>
      <w:bookmarkStart w:id="28" w:name="_Toc363634728"/>
      <w:bookmarkStart w:id="29" w:name="_Toc363720861"/>
      <w:bookmarkStart w:id="30" w:name="_Toc444691216"/>
      <w:bookmarkStart w:id="31" w:name="_Toc506557188"/>
      <w:r>
        <w:lastRenderedPageBreak/>
        <w:t>Paramètres d'entrée</w:t>
      </w:r>
      <w:bookmarkEnd w:id="28"/>
      <w:bookmarkEnd w:id="29"/>
      <w:r>
        <w:t xml:space="preserve"> de « </w:t>
      </w:r>
      <w:r w:rsidR="00F53CD3">
        <w:t>Créer un groupe</w:t>
      </w:r>
      <w:r w:rsidR="00A20C26">
        <w:t xml:space="preserve"> </w:t>
      </w:r>
      <w:r>
        <w:t>»</w:t>
      </w:r>
      <w:bookmarkEnd w:id="30"/>
      <w:bookmarkEnd w:id="31"/>
    </w:p>
    <w:tbl>
      <w:tblPr>
        <w:tblW w:w="8080" w:type="dxa"/>
        <w:tblInd w:w="92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260"/>
        <w:gridCol w:w="4820"/>
      </w:tblGrid>
      <w:tr w:rsidR="00D51E06" w:rsidRPr="00B60BF5" w:rsidTr="00D51E06">
        <w:trPr>
          <w:trHeight w:val="727"/>
          <w:tblHeader/>
        </w:trPr>
        <w:tc>
          <w:tcPr>
            <w:tcW w:w="3260" w:type="dxa"/>
            <w:shd w:val="clear" w:color="auto" w:fill="4A4E51"/>
            <w:vAlign w:val="center"/>
          </w:tcPr>
          <w:p w:rsidR="006B2AD9" w:rsidRPr="00B60BF5" w:rsidRDefault="006B2AD9" w:rsidP="00D51E06">
            <w:pPr>
              <w:spacing w:before="0" w:after="0"/>
              <w:ind w:left="0"/>
              <w:jc w:val="center"/>
              <w:rPr>
                <w:rFonts w:cs="Arial"/>
                <w:b/>
                <w:bCs/>
                <w:color w:val="FFFFFF" w:themeColor="background1"/>
                <w:spacing w:val="-2"/>
              </w:rPr>
            </w:pPr>
            <w:r w:rsidRPr="00B60BF5">
              <w:rPr>
                <w:rFonts w:cs="Arial"/>
                <w:b/>
                <w:bCs/>
                <w:color w:val="FFFFFF" w:themeColor="background1"/>
                <w:spacing w:val="-2"/>
              </w:rPr>
              <w:t>Description</w:t>
            </w:r>
          </w:p>
        </w:tc>
        <w:tc>
          <w:tcPr>
            <w:tcW w:w="4820" w:type="dxa"/>
            <w:shd w:val="clear" w:color="auto" w:fill="4A4E51"/>
            <w:vAlign w:val="center"/>
          </w:tcPr>
          <w:p w:rsidR="006B2AD9" w:rsidRPr="00B60BF5" w:rsidRDefault="00127FE4" w:rsidP="00D51E06">
            <w:pPr>
              <w:spacing w:before="0" w:after="0"/>
              <w:ind w:left="72"/>
              <w:jc w:val="center"/>
              <w:rPr>
                <w:rFonts w:cs="Arial"/>
                <w:b/>
                <w:bCs/>
                <w:color w:val="FFFFFF" w:themeColor="background1"/>
                <w:spacing w:val="-2"/>
              </w:rPr>
            </w:pPr>
            <w:r>
              <w:rPr>
                <w:rFonts w:cs="Arial"/>
                <w:b/>
                <w:bCs/>
                <w:color w:val="FFFFFF" w:themeColor="background1"/>
                <w:spacing w:val="-2"/>
              </w:rPr>
              <w:t>Entité</w:t>
            </w:r>
          </w:p>
        </w:tc>
      </w:tr>
      <w:tr w:rsidR="00F53CD3" w:rsidTr="00D51E06">
        <w:tc>
          <w:tcPr>
            <w:tcW w:w="3260" w:type="dxa"/>
          </w:tcPr>
          <w:p w:rsidR="00F53CD3" w:rsidRDefault="00F53CD3" w:rsidP="00127FE4">
            <w:pPr>
              <w:spacing w:after="120"/>
              <w:ind w:left="0"/>
              <w:rPr>
                <w:spacing w:val="-2"/>
                <w:szCs w:val="24"/>
                <w:lang w:val="fr-FR"/>
              </w:rPr>
            </w:pPr>
            <w:r>
              <w:rPr>
                <w:spacing w:val="-2"/>
                <w:szCs w:val="24"/>
                <w:lang w:val="fr-FR"/>
              </w:rPr>
              <w:t>Droit</w:t>
            </w:r>
          </w:p>
        </w:tc>
        <w:tc>
          <w:tcPr>
            <w:tcW w:w="4820" w:type="dxa"/>
          </w:tcPr>
          <w:p w:rsidR="00F53CD3" w:rsidRDefault="00D30B1B" w:rsidP="00127FE4">
            <w:pPr>
              <w:spacing w:after="120"/>
              <w:ind w:left="0"/>
              <w:rPr>
                <w:spacing w:val="-2"/>
              </w:rPr>
            </w:pPr>
            <w:r>
              <w:rPr>
                <w:spacing w:val="-2"/>
              </w:rPr>
              <w:t>Droit.idDroit</w:t>
            </w:r>
          </w:p>
        </w:tc>
      </w:tr>
      <w:tr w:rsidR="00F53CD3" w:rsidTr="00D51E06">
        <w:tc>
          <w:tcPr>
            <w:tcW w:w="3260" w:type="dxa"/>
          </w:tcPr>
          <w:p w:rsidR="00F53CD3" w:rsidRDefault="00F53CD3" w:rsidP="00127FE4">
            <w:pPr>
              <w:spacing w:after="120"/>
              <w:ind w:left="0"/>
              <w:rPr>
                <w:spacing w:val="-2"/>
                <w:szCs w:val="24"/>
                <w:lang w:val="fr-FR"/>
              </w:rPr>
            </w:pPr>
            <w:r>
              <w:rPr>
                <w:spacing w:val="-2"/>
                <w:szCs w:val="24"/>
                <w:lang w:val="fr-FR"/>
              </w:rPr>
              <w:t>Membre</w:t>
            </w:r>
          </w:p>
        </w:tc>
        <w:tc>
          <w:tcPr>
            <w:tcW w:w="4820" w:type="dxa"/>
          </w:tcPr>
          <w:p w:rsidR="00F53CD3" w:rsidRDefault="00D30B1B" w:rsidP="00127FE4">
            <w:pPr>
              <w:spacing w:after="120"/>
              <w:ind w:left="0"/>
              <w:rPr>
                <w:spacing w:val="-2"/>
              </w:rPr>
            </w:pPr>
            <w:r>
              <w:rPr>
                <w:spacing w:val="-2"/>
              </w:rPr>
              <w:t>Enseigant.idEnseignant</w:t>
            </w:r>
          </w:p>
        </w:tc>
      </w:tr>
    </w:tbl>
    <w:p w:rsidR="00346B02" w:rsidRDefault="00A20C26" w:rsidP="00A20C26">
      <w:pPr>
        <w:pStyle w:val="Titre1"/>
      </w:pPr>
      <w:bookmarkStart w:id="32" w:name="_Toc444691217"/>
      <w:bookmarkStart w:id="33" w:name="_Toc316373919"/>
      <w:r>
        <w:t>2.3</w:t>
      </w:r>
      <w:r w:rsidR="00346B02">
        <w:t xml:space="preserve"> étude de cas </w:t>
      </w:r>
      <w:r w:rsidR="000160B9">
        <w:t>D’UTILISATION «</w:t>
      </w:r>
      <w:r w:rsidR="003660F9">
        <w:t xml:space="preserve"> Choisir l’utilisateur</w:t>
      </w:r>
      <w:r w:rsidR="00346B02">
        <w:t xml:space="preserve"> »</w:t>
      </w:r>
    </w:p>
    <w:p w:rsidR="00346B02" w:rsidRPr="0056204D" w:rsidRDefault="00346B02" w:rsidP="00346B02">
      <w:pPr>
        <w:pStyle w:val="Titre3"/>
        <w:rPr>
          <w:b/>
        </w:rPr>
      </w:pPr>
      <w:r w:rsidRPr="0056204D">
        <w:rPr>
          <w:b/>
        </w:rPr>
        <w:t>Description :</w:t>
      </w:r>
      <w:r w:rsidR="000160B9">
        <w:rPr>
          <w:b/>
        </w:rPr>
        <w:t xml:space="preserve"> Page principale de la section miss à jour des droits. Elle nous permet de faire une recherche pour retrouver un utilisateur ou un groupe. De plus la page nous permet d’ouvrir les formulaires pour créer un nouveau groupe, créer de nouveaux droits, supprimer et modifier un groupe ou un utilisateur au niveaux des droits.</w:t>
      </w:r>
    </w:p>
    <w:p w:rsidR="00346B02" w:rsidRDefault="00346B02" w:rsidP="00346B02">
      <w:pPr>
        <w:pStyle w:val="Titre3"/>
        <w:rPr>
          <w:b/>
        </w:rPr>
      </w:pPr>
      <w:r w:rsidRPr="0056204D">
        <w:rPr>
          <w:b/>
        </w:rPr>
        <w:t>Acteur :</w:t>
      </w:r>
    </w:p>
    <w:p w:rsidR="000160B9" w:rsidRPr="000160B9" w:rsidRDefault="000160B9" w:rsidP="000160B9">
      <w:r>
        <w:t>L’admin</w:t>
      </w:r>
    </w:p>
    <w:p w:rsidR="00346B02" w:rsidRDefault="00346B02" w:rsidP="00346B02">
      <w:pPr>
        <w:pStyle w:val="Titre3"/>
        <w:rPr>
          <w:b/>
        </w:rPr>
      </w:pPr>
      <w:r w:rsidRPr="0056204D">
        <w:rPr>
          <w:b/>
        </w:rPr>
        <w:t>Condition de départ :</w:t>
      </w:r>
    </w:p>
    <w:p w:rsidR="000160B9" w:rsidRPr="000160B9" w:rsidRDefault="000160B9" w:rsidP="000160B9">
      <w:r>
        <w:t>Être connecter comme admin.</w:t>
      </w:r>
    </w:p>
    <w:p w:rsidR="00346B02" w:rsidRDefault="00346B02" w:rsidP="00346B02">
      <w:pPr>
        <w:pStyle w:val="Titre3"/>
        <w:rPr>
          <w:b/>
        </w:rPr>
      </w:pPr>
      <w:r w:rsidRPr="0056204D">
        <w:rPr>
          <w:b/>
        </w:rPr>
        <w:t>Condition de fin :</w:t>
      </w:r>
    </w:p>
    <w:p w:rsidR="000160B9" w:rsidRDefault="000160B9" w:rsidP="000160B9">
      <w:r>
        <w:t xml:space="preserve">Fermer la page </w:t>
      </w:r>
    </w:p>
    <w:p w:rsidR="000160B9" w:rsidRDefault="000160B9" w:rsidP="000160B9">
      <w:r>
        <w:t>Ou</w:t>
      </w:r>
    </w:p>
    <w:p w:rsidR="000160B9" w:rsidRPr="000160B9" w:rsidRDefault="000160B9" w:rsidP="000160B9">
      <w:r>
        <w:t>Cliquer sur un liens cliquable pour changer de page</w:t>
      </w:r>
    </w:p>
    <w:p w:rsidR="00346B02" w:rsidRPr="0056204D" w:rsidRDefault="00346B02" w:rsidP="00346B02">
      <w:pPr>
        <w:pStyle w:val="Titre3"/>
        <w:rPr>
          <w:b/>
        </w:rPr>
      </w:pPr>
      <w:r w:rsidRPr="0056204D">
        <w:rPr>
          <w:b/>
        </w:rPr>
        <w:t>Exception :</w:t>
      </w:r>
    </w:p>
    <w:p w:rsidR="00A20C26" w:rsidRDefault="00A20C26" w:rsidP="00A20C26">
      <w:pPr>
        <w:pStyle w:val="Titre2"/>
      </w:pPr>
      <w:r>
        <w:t>2.3.</w:t>
      </w:r>
      <w:r w:rsidRPr="00346B02">
        <w:t>1</w:t>
      </w:r>
      <w:r>
        <w:t xml:space="preserve"> </w:t>
      </w:r>
      <w:r w:rsidRPr="00346B02">
        <w:t>Panoramas</w:t>
      </w:r>
      <w:r>
        <w:t xml:space="preserve"> et rapports de «</w:t>
      </w:r>
      <w:r w:rsidR="003660F9">
        <w:t xml:space="preserve"> Choisir l’utilisateur</w:t>
      </w:r>
      <w:r>
        <w:t xml:space="preserve"> »</w:t>
      </w:r>
    </w:p>
    <w:p w:rsidR="00391D9A" w:rsidRPr="00391D9A" w:rsidRDefault="00391D9A" w:rsidP="00391D9A">
      <w:r>
        <w:rPr>
          <w:noProof/>
        </w:rPr>
        <w:lastRenderedPageBreak/>
        <w:drawing>
          <wp:inline distT="0" distB="0" distL="0" distR="0">
            <wp:extent cx="5334000" cy="3257550"/>
            <wp:effectExtent l="0" t="0" r="0" b="0"/>
            <wp:docPr id="5" name="Image 5" descr="C:\Users\usag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usager\Desktop\Capture.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334000" cy="3257550"/>
                    </a:xfrm>
                    <a:prstGeom prst="rect">
                      <a:avLst/>
                    </a:prstGeom>
                    <a:noFill/>
                    <a:ln>
                      <a:noFill/>
                    </a:ln>
                  </pic:spPr>
                </pic:pic>
              </a:graphicData>
            </a:graphic>
          </wp:inline>
        </w:drawing>
      </w:r>
    </w:p>
    <w:p w:rsidR="005B2861" w:rsidRPr="005B2861" w:rsidRDefault="005B2861" w:rsidP="005B2861">
      <w:pPr>
        <w:pStyle w:val="Titre2"/>
      </w:pPr>
      <w:r>
        <w:t>2.3.2 Description des champs de « Choisir l’utilisateur »</w:t>
      </w:r>
    </w:p>
    <w:tbl>
      <w:tblPr>
        <w:tblpPr w:leftFromText="141" w:rightFromText="141" w:vertAnchor="text" w:horzAnchor="margin" w:tblpXSpec="center" w:tblpY="1189"/>
        <w:tblW w:w="11072"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1990"/>
        <w:gridCol w:w="1740"/>
        <w:gridCol w:w="4729"/>
        <w:gridCol w:w="2613"/>
      </w:tblGrid>
      <w:tr w:rsidR="005B2861" w:rsidRPr="00B60BF5" w:rsidTr="005B2861">
        <w:trPr>
          <w:cantSplit/>
          <w:trHeight w:val="460"/>
          <w:tblHeader/>
        </w:trPr>
        <w:tc>
          <w:tcPr>
            <w:tcW w:w="1990" w:type="dxa"/>
            <w:shd w:val="clear" w:color="auto" w:fill="4A4E51"/>
            <w:vAlign w:val="center"/>
          </w:tcPr>
          <w:p w:rsidR="005B2861" w:rsidRPr="00B60BF5" w:rsidRDefault="005B2861"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Nom du champ</w:t>
            </w:r>
          </w:p>
        </w:tc>
        <w:tc>
          <w:tcPr>
            <w:tcW w:w="1740" w:type="dxa"/>
            <w:shd w:val="clear" w:color="auto" w:fill="4A4E51"/>
            <w:vAlign w:val="center"/>
          </w:tcPr>
          <w:p w:rsidR="005B2861" w:rsidRPr="00B60BF5" w:rsidRDefault="005B2861"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4729" w:type="dxa"/>
            <w:shd w:val="clear" w:color="auto" w:fill="4A4E51"/>
            <w:vAlign w:val="center"/>
          </w:tcPr>
          <w:p w:rsidR="005B2861" w:rsidRPr="00B60BF5" w:rsidRDefault="005B2861"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Description</w:t>
            </w:r>
          </w:p>
        </w:tc>
        <w:tc>
          <w:tcPr>
            <w:tcW w:w="2613" w:type="dxa"/>
            <w:shd w:val="clear" w:color="auto" w:fill="4A4E51"/>
            <w:vAlign w:val="center"/>
          </w:tcPr>
          <w:p w:rsidR="005B2861" w:rsidRPr="00B60BF5" w:rsidRDefault="005B2861"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Entité</w:t>
            </w:r>
          </w:p>
        </w:tc>
      </w:tr>
      <w:tr w:rsidR="005B2861" w:rsidTr="005B2861">
        <w:trPr>
          <w:cantSplit/>
          <w:trHeight w:val="774"/>
        </w:trPr>
        <w:tc>
          <w:tcPr>
            <w:tcW w:w="1990" w:type="dxa"/>
          </w:tcPr>
          <w:p w:rsidR="005B2861" w:rsidRDefault="005B2861" w:rsidP="005B2861">
            <w:pPr>
              <w:suppressAutoHyphens/>
              <w:spacing w:after="120"/>
              <w:ind w:left="0"/>
              <w:rPr>
                <w:spacing w:val="-2"/>
              </w:rPr>
            </w:pPr>
            <w:r>
              <w:rPr>
                <w:spacing w:val="-2"/>
              </w:rPr>
              <w:t>Nom</w:t>
            </w:r>
          </w:p>
        </w:tc>
        <w:tc>
          <w:tcPr>
            <w:tcW w:w="1740" w:type="dxa"/>
          </w:tcPr>
          <w:p w:rsidR="005B2861" w:rsidRDefault="005B2861" w:rsidP="005B2861">
            <w:pPr>
              <w:spacing w:after="120"/>
              <w:ind w:left="0"/>
              <w:rPr>
                <w:spacing w:val="-2"/>
              </w:rPr>
            </w:pPr>
            <w:r>
              <w:rPr>
                <w:spacing w:val="-2"/>
              </w:rPr>
              <w:t>Texte</w:t>
            </w:r>
          </w:p>
        </w:tc>
        <w:tc>
          <w:tcPr>
            <w:tcW w:w="4729" w:type="dxa"/>
          </w:tcPr>
          <w:p w:rsidR="005B2861" w:rsidRDefault="005B2861" w:rsidP="005B2861">
            <w:pPr>
              <w:spacing w:after="120"/>
              <w:ind w:left="0"/>
              <w:rPr>
                <w:spacing w:val="-2"/>
              </w:rPr>
            </w:pPr>
            <w:r>
              <w:rPr>
                <w:spacing w:val="-2"/>
              </w:rPr>
              <w:t>Permet de saisir le nom d’un enseignent ou d’un groupe pour filtrer la liste.</w:t>
            </w:r>
          </w:p>
        </w:tc>
        <w:tc>
          <w:tcPr>
            <w:tcW w:w="2613" w:type="dxa"/>
          </w:tcPr>
          <w:p w:rsidR="005B2861" w:rsidRDefault="00D30B1B" w:rsidP="005B2861">
            <w:pPr>
              <w:spacing w:after="120"/>
              <w:ind w:left="0"/>
              <w:rPr>
                <w:spacing w:val="-2"/>
              </w:rPr>
            </w:pPr>
            <w:r>
              <w:rPr>
                <w:spacing w:val="-2"/>
              </w:rPr>
              <w:t>Type.Nom</w:t>
            </w:r>
          </w:p>
          <w:p w:rsidR="005B2861" w:rsidRDefault="005B2861" w:rsidP="005B2861">
            <w:pPr>
              <w:spacing w:after="120"/>
              <w:ind w:left="0"/>
              <w:rPr>
                <w:spacing w:val="-2"/>
              </w:rPr>
            </w:pPr>
          </w:p>
        </w:tc>
      </w:tr>
      <w:tr w:rsidR="005B2861" w:rsidTr="005B2861">
        <w:trPr>
          <w:cantSplit/>
          <w:trHeight w:val="774"/>
        </w:trPr>
        <w:tc>
          <w:tcPr>
            <w:tcW w:w="1990" w:type="dxa"/>
          </w:tcPr>
          <w:p w:rsidR="005B2861" w:rsidRDefault="005B2861" w:rsidP="005B2861">
            <w:pPr>
              <w:suppressAutoHyphens/>
              <w:spacing w:after="120"/>
              <w:ind w:left="0"/>
              <w:rPr>
                <w:spacing w:val="-2"/>
              </w:rPr>
            </w:pPr>
            <w:r>
              <w:rPr>
                <w:spacing w:val="-2"/>
              </w:rPr>
              <w:t>Type</w:t>
            </w:r>
          </w:p>
        </w:tc>
        <w:tc>
          <w:tcPr>
            <w:tcW w:w="1740" w:type="dxa"/>
          </w:tcPr>
          <w:p w:rsidR="005B2861" w:rsidRDefault="005B2861" w:rsidP="005B2861">
            <w:pPr>
              <w:spacing w:after="120"/>
              <w:ind w:left="0"/>
              <w:rPr>
                <w:spacing w:val="-2"/>
              </w:rPr>
            </w:pPr>
            <w:r>
              <w:rPr>
                <w:spacing w:val="-2"/>
              </w:rPr>
              <w:t>Liste déroulante</w:t>
            </w:r>
          </w:p>
        </w:tc>
        <w:tc>
          <w:tcPr>
            <w:tcW w:w="4729" w:type="dxa"/>
          </w:tcPr>
          <w:p w:rsidR="005B2861" w:rsidRDefault="005B2861" w:rsidP="005B2861">
            <w:pPr>
              <w:spacing w:after="120"/>
              <w:ind w:left="0"/>
              <w:rPr>
                <w:spacing w:val="-2"/>
              </w:rPr>
            </w:pPr>
            <w:r>
              <w:rPr>
                <w:spacing w:val="-2"/>
              </w:rPr>
              <w:t>Permet de sélectionner le type rechercher</w:t>
            </w:r>
          </w:p>
          <w:p w:rsidR="005B2861" w:rsidRDefault="005B2861" w:rsidP="005B2861">
            <w:pPr>
              <w:spacing w:after="120"/>
              <w:ind w:left="0"/>
              <w:rPr>
                <w:spacing w:val="-2"/>
              </w:rPr>
            </w:pPr>
            <w:r>
              <w:rPr>
                <w:spacing w:val="-2"/>
              </w:rPr>
              <w:t>-Enseignent</w:t>
            </w:r>
          </w:p>
          <w:p w:rsidR="005B2861" w:rsidRDefault="005B2861" w:rsidP="005B2861">
            <w:pPr>
              <w:spacing w:after="120"/>
              <w:ind w:left="0"/>
              <w:rPr>
                <w:spacing w:val="-2"/>
              </w:rPr>
            </w:pPr>
            <w:r>
              <w:rPr>
                <w:spacing w:val="-2"/>
              </w:rPr>
              <w:t xml:space="preserve">-Groupe </w:t>
            </w:r>
          </w:p>
        </w:tc>
        <w:tc>
          <w:tcPr>
            <w:tcW w:w="2613" w:type="dxa"/>
          </w:tcPr>
          <w:p w:rsidR="005B2861" w:rsidRDefault="00D30B1B" w:rsidP="005B2861">
            <w:pPr>
              <w:spacing w:after="120"/>
              <w:ind w:left="0"/>
              <w:rPr>
                <w:spacing w:val="-2"/>
              </w:rPr>
            </w:pPr>
            <w:r>
              <w:rPr>
                <w:spacing w:val="-2"/>
              </w:rPr>
              <w:t>Type</w:t>
            </w:r>
          </w:p>
        </w:tc>
      </w:tr>
      <w:tr w:rsidR="005B2861" w:rsidTr="005B2861">
        <w:trPr>
          <w:cantSplit/>
          <w:trHeight w:val="774"/>
        </w:trPr>
        <w:tc>
          <w:tcPr>
            <w:tcW w:w="1990" w:type="dxa"/>
          </w:tcPr>
          <w:p w:rsidR="005B2861" w:rsidRDefault="005B2861" w:rsidP="005B2861">
            <w:pPr>
              <w:suppressAutoHyphens/>
              <w:spacing w:after="120"/>
              <w:ind w:left="0"/>
              <w:rPr>
                <w:spacing w:val="-2"/>
              </w:rPr>
            </w:pPr>
            <w:r>
              <w:rPr>
                <w:spacing w:val="-2"/>
              </w:rPr>
              <w:t>Rechercher</w:t>
            </w:r>
          </w:p>
        </w:tc>
        <w:tc>
          <w:tcPr>
            <w:tcW w:w="1740" w:type="dxa"/>
          </w:tcPr>
          <w:p w:rsidR="005B2861" w:rsidRDefault="005B2861" w:rsidP="005B2861">
            <w:pPr>
              <w:spacing w:after="120"/>
              <w:ind w:left="0"/>
              <w:rPr>
                <w:spacing w:val="-2"/>
              </w:rPr>
            </w:pPr>
            <w:r>
              <w:rPr>
                <w:spacing w:val="-2"/>
              </w:rPr>
              <w:t>Bouton</w:t>
            </w:r>
          </w:p>
        </w:tc>
        <w:tc>
          <w:tcPr>
            <w:tcW w:w="4729" w:type="dxa"/>
          </w:tcPr>
          <w:p w:rsidR="005B2861" w:rsidRDefault="005B2861" w:rsidP="005B2861">
            <w:pPr>
              <w:spacing w:after="120"/>
              <w:ind w:left="0"/>
              <w:rPr>
                <w:spacing w:val="-2"/>
              </w:rPr>
            </w:pPr>
            <w:r>
              <w:rPr>
                <w:spacing w:val="-2"/>
              </w:rPr>
              <w:t>Permet de lancer une recherche</w:t>
            </w:r>
          </w:p>
        </w:tc>
        <w:tc>
          <w:tcPr>
            <w:tcW w:w="2613" w:type="dxa"/>
          </w:tcPr>
          <w:p w:rsidR="005B2861" w:rsidRDefault="005B2861" w:rsidP="005B2861">
            <w:pPr>
              <w:spacing w:after="120"/>
              <w:ind w:left="0"/>
              <w:rPr>
                <w:spacing w:val="-2"/>
              </w:rPr>
            </w:pPr>
          </w:p>
        </w:tc>
      </w:tr>
      <w:tr w:rsidR="005B2861" w:rsidTr="005B2861">
        <w:trPr>
          <w:cantSplit/>
          <w:trHeight w:val="774"/>
        </w:trPr>
        <w:tc>
          <w:tcPr>
            <w:tcW w:w="1990" w:type="dxa"/>
          </w:tcPr>
          <w:p w:rsidR="005B2861" w:rsidRDefault="005B2861" w:rsidP="005B2861">
            <w:pPr>
              <w:suppressAutoHyphens/>
              <w:spacing w:after="120"/>
              <w:ind w:left="0"/>
              <w:rPr>
                <w:spacing w:val="-2"/>
              </w:rPr>
            </w:pPr>
            <w:r>
              <w:rPr>
                <w:spacing w:val="-2"/>
              </w:rPr>
              <w:t>Créer un nouveau groupe</w:t>
            </w:r>
          </w:p>
        </w:tc>
        <w:tc>
          <w:tcPr>
            <w:tcW w:w="1740" w:type="dxa"/>
          </w:tcPr>
          <w:p w:rsidR="005B2861" w:rsidRDefault="005B2861" w:rsidP="005B2861">
            <w:pPr>
              <w:spacing w:after="120"/>
              <w:ind w:left="0"/>
              <w:rPr>
                <w:spacing w:val="-2"/>
              </w:rPr>
            </w:pPr>
            <w:r>
              <w:rPr>
                <w:spacing w:val="-2"/>
              </w:rPr>
              <w:t>Bouton</w:t>
            </w:r>
          </w:p>
        </w:tc>
        <w:tc>
          <w:tcPr>
            <w:tcW w:w="4729" w:type="dxa"/>
          </w:tcPr>
          <w:p w:rsidR="005B2861" w:rsidRDefault="005B2861" w:rsidP="005B2861">
            <w:pPr>
              <w:spacing w:after="120"/>
              <w:ind w:left="0"/>
              <w:rPr>
                <w:spacing w:val="-2"/>
              </w:rPr>
            </w:pPr>
            <w:r>
              <w:rPr>
                <w:spacing w:val="-2"/>
              </w:rPr>
              <w:t>Permet de ouvrir le formulaire pour faire la création de groupe «Créer un group»</w:t>
            </w:r>
          </w:p>
        </w:tc>
        <w:tc>
          <w:tcPr>
            <w:tcW w:w="2613" w:type="dxa"/>
          </w:tcPr>
          <w:p w:rsidR="005B2861" w:rsidRDefault="005B2861" w:rsidP="005B2861">
            <w:pPr>
              <w:spacing w:after="120"/>
              <w:ind w:left="0"/>
              <w:rPr>
                <w:spacing w:val="-2"/>
              </w:rPr>
            </w:pPr>
          </w:p>
        </w:tc>
      </w:tr>
      <w:tr w:rsidR="005B2861" w:rsidTr="005B2861">
        <w:trPr>
          <w:cantSplit/>
          <w:trHeight w:val="774"/>
        </w:trPr>
        <w:tc>
          <w:tcPr>
            <w:tcW w:w="1990" w:type="dxa"/>
          </w:tcPr>
          <w:p w:rsidR="005B2861" w:rsidRDefault="005B2861" w:rsidP="005B2861">
            <w:pPr>
              <w:suppressAutoHyphens/>
              <w:spacing w:after="120"/>
              <w:ind w:left="0"/>
              <w:rPr>
                <w:spacing w:val="-2"/>
              </w:rPr>
            </w:pPr>
            <w:r>
              <w:rPr>
                <w:spacing w:val="-2"/>
              </w:rPr>
              <w:lastRenderedPageBreak/>
              <w:t>Créer de nouveaux droit</w:t>
            </w:r>
          </w:p>
        </w:tc>
        <w:tc>
          <w:tcPr>
            <w:tcW w:w="1740" w:type="dxa"/>
          </w:tcPr>
          <w:p w:rsidR="005B2861" w:rsidRDefault="005B2861" w:rsidP="005B2861">
            <w:pPr>
              <w:spacing w:after="120"/>
              <w:ind w:left="0"/>
              <w:rPr>
                <w:spacing w:val="-2"/>
              </w:rPr>
            </w:pPr>
            <w:r>
              <w:rPr>
                <w:spacing w:val="-2"/>
              </w:rPr>
              <w:t>Bouton</w:t>
            </w:r>
          </w:p>
        </w:tc>
        <w:tc>
          <w:tcPr>
            <w:tcW w:w="4729" w:type="dxa"/>
          </w:tcPr>
          <w:p w:rsidR="005B2861" w:rsidRDefault="005B2861" w:rsidP="005B2861">
            <w:pPr>
              <w:spacing w:after="120"/>
              <w:ind w:left="0"/>
              <w:rPr>
                <w:spacing w:val="-2"/>
              </w:rPr>
            </w:pPr>
            <w:r>
              <w:rPr>
                <w:spacing w:val="-2"/>
              </w:rPr>
              <w:t xml:space="preserve">Permet de ouvrir le formulaire pour faire la création de nouveaux droit «Créer de nouveaux droits» </w:t>
            </w:r>
          </w:p>
        </w:tc>
        <w:tc>
          <w:tcPr>
            <w:tcW w:w="2613" w:type="dxa"/>
          </w:tcPr>
          <w:p w:rsidR="005B2861" w:rsidRDefault="005B2861" w:rsidP="005B2861">
            <w:pPr>
              <w:spacing w:after="120"/>
              <w:ind w:left="0"/>
              <w:rPr>
                <w:spacing w:val="-2"/>
              </w:rPr>
            </w:pPr>
          </w:p>
        </w:tc>
      </w:tr>
      <w:tr w:rsidR="005B2861" w:rsidTr="005B2861">
        <w:trPr>
          <w:cantSplit/>
          <w:trHeight w:val="774"/>
        </w:trPr>
        <w:tc>
          <w:tcPr>
            <w:tcW w:w="1990" w:type="dxa"/>
          </w:tcPr>
          <w:p w:rsidR="005B2861" w:rsidRDefault="005B2861" w:rsidP="005B2861">
            <w:pPr>
              <w:suppressAutoHyphens/>
              <w:spacing w:after="120"/>
              <w:ind w:left="0"/>
              <w:rPr>
                <w:spacing w:val="-2"/>
              </w:rPr>
            </w:pPr>
            <w:r>
              <w:rPr>
                <w:spacing w:val="-2"/>
              </w:rPr>
              <w:t>Modifier</w:t>
            </w:r>
          </w:p>
        </w:tc>
        <w:tc>
          <w:tcPr>
            <w:tcW w:w="1740" w:type="dxa"/>
          </w:tcPr>
          <w:p w:rsidR="005B2861" w:rsidRDefault="005B2861" w:rsidP="005B2861">
            <w:pPr>
              <w:spacing w:after="120"/>
              <w:ind w:left="0"/>
              <w:rPr>
                <w:spacing w:val="-2"/>
              </w:rPr>
            </w:pPr>
            <w:r>
              <w:rPr>
                <w:spacing w:val="-2"/>
              </w:rPr>
              <w:t>Lien hypertexte</w:t>
            </w:r>
          </w:p>
        </w:tc>
        <w:tc>
          <w:tcPr>
            <w:tcW w:w="4729" w:type="dxa"/>
          </w:tcPr>
          <w:p w:rsidR="005B2861" w:rsidRDefault="005B2861" w:rsidP="005B2861">
            <w:pPr>
              <w:spacing w:after="120"/>
              <w:ind w:left="0"/>
              <w:rPr>
                <w:spacing w:val="-2"/>
              </w:rPr>
            </w:pPr>
            <w:r>
              <w:rPr>
                <w:spacing w:val="-2"/>
              </w:rPr>
              <w:t>Permet d’ouvrir le formulaire de gestion selon le type sélectionner :</w:t>
            </w:r>
          </w:p>
          <w:p w:rsidR="005B2861" w:rsidRDefault="005B2861" w:rsidP="005B2861">
            <w:pPr>
              <w:pStyle w:val="Paragraphedeliste"/>
              <w:numPr>
                <w:ilvl w:val="0"/>
                <w:numId w:val="21"/>
              </w:numPr>
              <w:spacing w:after="120"/>
              <w:rPr>
                <w:spacing w:val="-2"/>
              </w:rPr>
            </w:pPr>
            <w:r>
              <w:rPr>
                <w:spacing w:val="-2"/>
              </w:rPr>
              <w:t xml:space="preserve">De groupe </w:t>
            </w:r>
          </w:p>
          <w:p w:rsidR="005B2861" w:rsidRPr="005B2861" w:rsidRDefault="005B2861" w:rsidP="005B2861">
            <w:pPr>
              <w:pStyle w:val="Paragraphedeliste"/>
              <w:numPr>
                <w:ilvl w:val="0"/>
                <w:numId w:val="21"/>
              </w:numPr>
              <w:spacing w:after="120"/>
              <w:rPr>
                <w:spacing w:val="-2"/>
              </w:rPr>
            </w:pPr>
            <w:r>
              <w:rPr>
                <w:spacing w:val="-2"/>
              </w:rPr>
              <w:t>D’enseignent</w:t>
            </w:r>
            <w:r w:rsidRPr="005B2861">
              <w:rPr>
                <w:spacing w:val="-2"/>
              </w:rPr>
              <w:t xml:space="preserve"> </w:t>
            </w:r>
          </w:p>
        </w:tc>
        <w:tc>
          <w:tcPr>
            <w:tcW w:w="2613" w:type="dxa"/>
          </w:tcPr>
          <w:p w:rsidR="005B2861" w:rsidRDefault="00D30B1B" w:rsidP="005B2861">
            <w:pPr>
              <w:spacing w:after="120"/>
              <w:ind w:left="0"/>
              <w:rPr>
                <w:spacing w:val="-2"/>
              </w:rPr>
            </w:pPr>
            <w:r>
              <w:rPr>
                <w:spacing w:val="-2"/>
              </w:rPr>
              <w:t>Enseigant.idGroupe</w:t>
            </w:r>
          </w:p>
          <w:p w:rsidR="00D30B1B" w:rsidRDefault="00D30B1B" w:rsidP="005B2861">
            <w:pPr>
              <w:spacing w:after="120"/>
              <w:ind w:left="0"/>
              <w:rPr>
                <w:spacing w:val="-2"/>
              </w:rPr>
            </w:pPr>
            <w:r>
              <w:rPr>
                <w:spacing w:val="-2"/>
              </w:rPr>
              <w:t>Ou</w:t>
            </w:r>
          </w:p>
          <w:p w:rsidR="00D30B1B" w:rsidRDefault="00D30B1B" w:rsidP="005B2861">
            <w:pPr>
              <w:spacing w:after="120"/>
              <w:ind w:left="0"/>
              <w:rPr>
                <w:spacing w:val="-2"/>
              </w:rPr>
            </w:pPr>
            <w:r>
              <w:rPr>
                <w:spacing w:val="-2"/>
              </w:rPr>
              <w:t>Groupe.idGroupe</w:t>
            </w:r>
          </w:p>
        </w:tc>
      </w:tr>
      <w:tr w:rsidR="005B2861" w:rsidTr="005B2861">
        <w:trPr>
          <w:cantSplit/>
          <w:trHeight w:val="774"/>
        </w:trPr>
        <w:tc>
          <w:tcPr>
            <w:tcW w:w="1990" w:type="dxa"/>
          </w:tcPr>
          <w:p w:rsidR="005B2861" w:rsidRDefault="005B2861" w:rsidP="005B2861">
            <w:pPr>
              <w:suppressAutoHyphens/>
              <w:spacing w:after="120"/>
              <w:ind w:left="0"/>
              <w:rPr>
                <w:spacing w:val="-2"/>
              </w:rPr>
            </w:pPr>
            <w:r>
              <w:rPr>
                <w:spacing w:val="-2"/>
              </w:rPr>
              <w:t>Supprimer</w:t>
            </w:r>
          </w:p>
        </w:tc>
        <w:tc>
          <w:tcPr>
            <w:tcW w:w="1740" w:type="dxa"/>
          </w:tcPr>
          <w:p w:rsidR="005B2861" w:rsidRDefault="005B2861" w:rsidP="005B2861">
            <w:pPr>
              <w:spacing w:after="120"/>
              <w:ind w:left="0"/>
              <w:rPr>
                <w:spacing w:val="-2"/>
              </w:rPr>
            </w:pPr>
            <w:r>
              <w:rPr>
                <w:spacing w:val="-2"/>
              </w:rPr>
              <w:t>Lien hypertexte</w:t>
            </w:r>
          </w:p>
        </w:tc>
        <w:tc>
          <w:tcPr>
            <w:tcW w:w="4729" w:type="dxa"/>
          </w:tcPr>
          <w:p w:rsidR="005B2861" w:rsidRDefault="005B2861" w:rsidP="005B2861">
            <w:pPr>
              <w:spacing w:after="120"/>
              <w:ind w:left="0"/>
              <w:rPr>
                <w:spacing w:val="-2"/>
              </w:rPr>
            </w:pPr>
            <w:r>
              <w:rPr>
                <w:spacing w:val="-2"/>
              </w:rPr>
              <w:t xml:space="preserve">Permet de supprimer l’entité associé.  </w:t>
            </w:r>
          </w:p>
        </w:tc>
        <w:tc>
          <w:tcPr>
            <w:tcW w:w="2613" w:type="dxa"/>
          </w:tcPr>
          <w:p w:rsidR="00D30B1B" w:rsidRDefault="00D30B1B" w:rsidP="00D30B1B">
            <w:pPr>
              <w:spacing w:after="120"/>
              <w:ind w:left="0"/>
              <w:rPr>
                <w:spacing w:val="-2"/>
              </w:rPr>
            </w:pPr>
            <w:r>
              <w:rPr>
                <w:spacing w:val="-2"/>
              </w:rPr>
              <w:t>Enseigant.idGroupe</w:t>
            </w:r>
          </w:p>
          <w:p w:rsidR="00D30B1B" w:rsidRDefault="00D30B1B" w:rsidP="00D30B1B">
            <w:pPr>
              <w:spacing w:after="120"/>
              <w:ind w:left="0"/>
              <w:rPr>
                <w:spacing w:val="-2"/>
              </w:rPr>
            </w:pPr>
            <w:r>
              <w:rPr>
                <w:spacing w:val="-2"/>
              </w:rPr>
              <w:t>Ou</w:t>
            </w:r>
          </w:p>
          <w:p w:rsidR="005B2861" w:rsidRDefault="00D30B1B" w:rsidP="00D30B1B">
            <w:pPr>
              <w:spacing w:after="120"/>
              <w:ind w:left="0"/>
              <w:rPr>
                <w:spacing w:val="-2"/>
              </w:rPr>
            </w:pPr>
            <w:r>
              <w:rPr>
                <w:spacing w:val="-2"/>
              </w:rPr>
              <w:t>Groupe.idGroupe</w:t>
            </w:r>
          </w:p>
        </w:tc>
      </w:tr>
    </w:tbl>
    <w:p w:rsidR="005B2861" w:rsidRPr="005B2861" w:rsidRDefault="005B2861" w:rsidP="00D30B1B">
      <w:pPr>
        <w:ind w:left="0"/>
      </w:pPr>
    </w:p>
    <w:p w:rsidR="00947863" w:rsidRPr="00947863" w:rsidRDefault="00947863" w:rsidP="00947863"/>
    <w:p w:rsidR="00346B02" w:rsidRDefault="00A20C26" w:rsidP="00346B02">
      <w:pPr>
        <w:pStyle w:val="Titre2"/>
      </w:pPr>
      <w:r>
        <w:t>2.3</w:t>
      </w:r>
      <w:r w:rsidR="00346B02">
        <w:t>.3 Tableau des validations de «</w:t>
      </w:r>
      <w:r w:rsidR="003660F9">
        <w:t xml:space="preserve"> Choisir l’utilisateur</w:t>
      </w:r>
      <w:r w:rsidR="00346B02">
        <w:t xml:space="preserve"> » </w:t>
      </w:r>
    </w:p>
    <w:tbl>
      <w:tblPr>
        <w:tblW w:w="11543" w:type="dxa"/>
        <w:tblInd w:w="-1774"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3020"/>
        <w:gridCol w:w="4543"/>
        <w:gridCol w:w="2552"/>
        <w:gridCol w:w="1428"/>
      </w:tblGrid>
      <w:tr w:rsidR="00947863" w:rsidRPr="00B60BF5" w:rsidTr="005B2861">
        <w:trPr>
          <w:trHeight w:val="578"/>
          <w:tblHeader/>
        </w:trPr>
        <w:tc>
          <w:tcPr>
            <w:tcW w:w="3020"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5B2861">
              <w:rPr>
                <w:rFonts w:asciiTheme="minorHAnsi" w:hAnsiTheme="minorHAnsi"/>
                <w:b/>
                <w:color w:val="FFFFFF" w:themeColor="background1"/>
              </w:rPr>
              <w:t>Champ</w:t>
            </w:r>
            <w:r w:rsidRPr="00B60BF5">
              <w:rPr>
                <w:rFonts w:asciiTheme="minorHAnsi" w:hAnsiTheme="minorHAnsi"/>
                <w:b/>
                <w:color w:val="FFFFFF" w:themeColor="background1"/>
                <w:lang w:val="en-CA"/>
              </w:rPr>
              <w:t>s à valider</w:t>
            </w:r>
          </w:p>
        </w:tc>
        <w:tc>
          <w:tcPr>
            <w:tcW w:w="4543"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Validation</w:t>
            </w:r>
          </w:p>
        </w:tc>
        <w:tc>
          <w:tcPr>
            <w:tcW w:w="2552"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1428"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Message</w:t>
            </w:r>
          </w:p>
        </w:tc>
      </w:tr>
      <w:tr w:rsidR="00947863" w:rsidTr="005B2861">
        <w:trPr>
          <w:trHeight w:val="760"/>
        </w:trPr>
        <w:tc>
          <w:tcPr>
            <w:tcW w:w="3020" w:type="dxa"/>
          </w:tcPr>
          <w:p w:rsidR="00947863" w:rsidRDefault="005B2861" w:rsidP="005B2861">
            <w:pPr>
              <w:spacing w:before="90" w:after="54"/>
              <w:ind w:left="0"/>
              <w:rPr>
                <w:spacing w:val="-2"/>
              </w:rPr>
            </w:pPr>
            <w:r>
              <w:rPr>
                <w:spacing w:val="-2"/>
              </w:rPr>
              <w:t>Supprimer</w:t>
            </w:r>
          </w:p>
        </w:tc>
        <w:tc>
          <w:tcPr>
            <w:tcW w:w="4543" w:type="dxa"/>
          </w:tcPr>
          <w:p w:rsidR="00947863" w:rsidRDefault="000160B9" w:rsidP="005B2861">
            <w:pPr>
              <w:spacing w:before="90" w:after="54"/>
              <w:ind w:left="0"/>
              <w:rPr>
                <w:spacing w:val="-2"/>
              </w:rPr>
            </w:pPr>
            <w:r>
              <w:rPr>
                <w:spacing w:val="-2"/>
              </w:rPr>
              <w:t>S’assurer que en cas de suppression les programme ne se retrouve pas sans utilisateur prouvent gérer les droits. Aussi avertir si une action risque d’enlever des droits a un admin.</w:t>
            </w:r>
          </w:p>
        </w:tc>
        <w:tc>
          <w:tcPr>
            <w:tcW w:w="2552" w:type="dxa"/>
          </w:tcPr>
          <w:p w:rsidR="00947863" w:rsidRDefault="00D30B1B" w:rsidP="005B2861">
            <w:pPr>
              <w:spacing w:before="90" w:after="54"/>
              <w:ind w:left="0"/>
              <w:rPr>
                <w:spacing w:val="-2"/>
                <w:lang w:val="fr-FR"/>
              </w:rPr>
            </w:pPr>
            <w:r>
              <w:rPr>
                <w:spacing w:val="-2"/>
                <w:lang w:val="fr-FR"/>
              </w:rPr>
              <w:t>Cohérence</w:t>
            </w:r>
          </w:p>
        </w:tc>
        <w:tc>
          <w:tcPr>
            <w:tcW w:w="1428" w:type="dxa"/>
          </w:tcPr>
          <w:p w:rsidR="00947863" w:rsidRDefault="00D30B1B" w:rsidP="005B2861">
            <w:pPr>
              <w:spacing w:before="90" w:after="54"/>
              <w:ind w:left="0"/>
              <w:rPr>
                <w:spacing w:val="-2"/>
                <w:lang w:val="fr-FR"/>
              </w:rPr>
            </w:pPr>
            <w:r>
              <w:rPr>
                <w:spacing w:val="-2"/>
                <w:lang w:val="fr-FR"/>
              </w:rPr>
              <w:t>M_11</w:t>
            </w:r>
          </w:p>
          <w:p w:rsidR="007E11AB" w:rsidRDefault="007E11AB" w:rsidP="005B2861">
            <w:pPr>
              <w:spacing w:before="90" w:after="54"/>
              <w:ind w:left="0"/>
              <w:rPr>
                <w:spacing w:val="-2"/>
                <w:lang w:val="fr-FR"/>
              </w:rPr>
            </w:pPr>
            <w:r>
              <w:rPr>
                <w:spacing w:val="-2"/>
                <w:lang w:val="fr-FR"/>
              </w:rPr>
              <w:t>M_12</w:t>
            </w:r>
          </w:p>
        </w:tc>
      </w:tr>
    </w:tbl>
    <w:p w:rsidR="00947863" w:rsidRPr="00947863" w:rsidRDefault="00947863" w:rsidP="00947863"/>
    <w:p w:rsidR="00346B02" w:rsidRDefault="00A20C26" w:rsidP="00346B02">
      <w:pPr>
        <w:pStyle w:val="Titre2"/>
      </w:pPr>
      <w:r>
        <w:t>2.3</w:t>
      </w:r>
      <w:r w:rsidR="00346B02">
        <w:t>.4 Paramètre d’entrée de «</w:t>
      </w:r>
      <w:r w:rsidR="003660F9">
        <w:t xml:space="preserve"> Choisir l’utilisateur</w:t>
      </w:r>
      <w:r w:rsidR="00346B02">
        <w:t xml:space="preserve"> » </w:t>
      </w:r>
    </w:p>
    <w:tbl>
      <w:tblPr>
        <w:tblW w:w="8080" w:type="dxa"/>
        <w:tblInd w:w="92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260"/>
        <w:gridCol w:w="4820"/>
      </w:tblGrid>
      <w:tr w:rsidR="00947863" w:rsidRPr="00B60BF5" w:rsidTr="005B2861">
        <w:trPr>
          <w:trHeight w:val="727"/>
          <w:tblHeader/>
        </w:trPr>
        <w:tc>
          <w:tcPr>
            <w:tcW w:w="3260" w:type="dxa"/>
            <w:shd w:val="clear" w:color="auto" w:fill="4A4E51"/>
            <w:vAlign w:val="center"/>
          </w:tcPr>
          <w:p w:rsidR="00947863" w:rsidRPr="00B60BF5" w:rsidRDefault="00947863" w:rsidP="005B2861">
            <w:pPr>
              <w:spacing w:before="0" w:after="0"/>
              <w:ind w:left="0"/>
              <w:jc w:val="center"/>
              <w:rPr>
                <w:rFonts w:cs="Arial"/>
                <w:b/>
                <w:bCs/>
                <w:color w:val="FFFFFF" w:themeColor="background1"/>
                <w:spacing w:val="-2"/>
              </w:rPr>
            </w:pPr>
            <w:r w:rsidRPr="00B60BF5">
              <w:rPr>
                <w:rFonts w:cs="Arial"/>
                <w:b/>
                <w:bCs/>
                <w:color w:val="FFFFFF" w:themeColor="background1"/>
                <w:spacing w:val="-2"/>
              </w:rPr>
              <w:t>Description</w:t>
            </w:r>
          </w:p>
        </w:tc>
        <w:tc>
          <w:tcPr>
            <w:tcW w:w="4820" w:type="dxa"/>
            <w:shd w:val="clear" w:color="auto" w:fill="4A4E51"/>
            <w:vAlign w:val="center"/>
          </w:tcPr>
          <w:p w:rsidR="00947863" w:rsidRPr="00B60BF5" w:rsidRDefault="00947863" w:rsidP="005B2861">
            <w:pPr>
              <w:spacing w:before="0" w:after="0"/>
              <w:ind w:left="72"/>
              <w:jc w:val="center"/>
              <w:rPr>
                <w:rFonts w:cs="Arial"/>
                <w:b/>
                <w:bCs/>
                <w:color w:val="FFFFFF" w:themeColor="background1"/>
                <w:spacing w:val="-2"/>
              </w:rPr>
            </w:pPr>
            <w:r>
              <w:rPr>
                <w:rFonts w:cs="Arial"/>
                <w:b/>
                <w:bCs/>
                <w:color w:val="FFFFFF" w:themeColor="background1"/>
                <w:spacing w:val="-2"/>
              </w:rPr>
              <w:t>Entité</w:t>
            </w:r>
          </w:p>
        </w:tc>
      </w:tr>
      <w:tr w:rsidR="00947863" w:rsidRPr="00127FE4" w:rsidTr="005B2861">
        <w:tc>
          <w:tcPr>
            <w:tcW w:w="3260" w:type="dxa"/>
          </w:tcPr>
          <w:p w:rsidR="00947863" w:rsidRDefault="00947863" w:rsidP="005B2861">
            <w:pPr>
              <w:spacing w:after="120"/>
              <w:ind w:left="0"/>
              <w:rPr>
                <w:spacing w:val="-2"/>
                <w:szCs w:val="24"/>
                <w:lang w:val="fr-FR"/>
              </w:rPr>
            </w:pPr>
          </w:p>
        </w:tc>
        <w:tc>
          <w:tcPr>
            <w:tcW w:w="4820" w:type="dxa"/>
          </w:tcPr>
          <w:p w:rsidR="00947863" w:rsidRPr="00127FE4" w:rsidRDefault="00947863" w:rsidP="005B2861">
            <w:pPr>
              <w:spacing w:after="120"/>
              <w:ind w:left="0"/>
              <w:rPr>
                <w:spacing w:val="-2"/>
              </w:rPr>
            </w:pPr>
          </w:p>
        </w:tc>
      </w:tr>
    </w:tbl>
    <w:p w:rsidR="00947863" w:rsidRPr="00947863" w:rsidRDefault="00947863" w:rsidP="00947863"/>
    <w:p w:rsidR="00A20C26" w:rsidRDefault="00A20C26" w:rsidP="00A20C26">
      <w:pPr>
        <w:pStyle w:val="Titre1"/>
      </w:pPr>
      <w:r>
        <w:t>2.4 étude de cas d’utilisation«</w:t>
      </w:r>
      <w:r w:rsidR="003660F9">
        <w:t xml:space="preserve"> Gérer des droits</w:t>
      </w:r>
      <w:r>
        <w:t xml:space="preserve"> »</w:t>
      </w:r>
    </w:p>
    <w:p w:rsidR="00A20C26" w:rsidRDefault="00A20C26" w:rsidP="00A20C26">
      <w:pPr>
        <w:pStyle w:val="Titre3"/>
        <w:rPr>
          <w:b/>
        </w:rPr>
      </w:pPr>
      <w:r w:rsidRPr="0056204D">
        <w:rPr>
          <w:b/>
        </w:rPr>
        <w:lastRenderedPageBreak/>
        <w:t>Description :</w:t>
      </w:r>
    </w:p>
    <w:p w:rsidR="0056204D" w:rsidRPr="0056204D" w:rsidRDefault="0056204D" w:rsidP="0056204D">
      <w:r>
        <w:t>Cette zone permet de gérer les droits d’un utilisateur.</w:t>
      </w:r>
    </w:p>
    <w:p w:rsidR="00A20C26" w:rsidRDefault="00A20C26" w:rsidP="00A20C26">
      <w:pPr>
        <w:pStyle w:val="Titre3"/>
        <w:rPr>
          <w:b/>
        </w:rPr>
      </w:pPr>
      <w:r w:rsidRPr="0056204D">
        <w:rPr>
          <w:b/>
        </w:rPr>
        <w:t>Acteur :</w:t>
      </w:r>
    </w:p>
    <w:p w:rsidR="0056204D" w:rsidRPr="0056204D" w:rsidRDefault="0056204D" w:rsidP="0056204D">
      <w:r>
        <w:t>L’admin</w:t>
      </w:r>
    </w:p>
    <w:p w:rsidR="00A20C26" w:rsidRDefault="00A20C26" w:rsidP="00A20C26">
      <w:pPr>
        <w:pStyle w:val="Titre3"/>
        <w:rPr>
          <w:b/>
        </w:rPr>
      </w:pPr>
      <w:r w:rsidRPr="0056204D">
        <w:rPr>
          <w:b/>
        </w:rPr>
        <w:t>Condition de départ :</w:t>
      </w:r>
    </w:p>
    <w:p w:rsidR="0056204D" w:rsidRPr="0056204D" w:rsidRDefault="0056204D" w:rsidP="0056204D">
      <w:r>
        <w:t>Être connecter comme admin</w:t>
      </w:r>
    </w:p>
    <w:p w:rsidR="00A20C26" w:rsidRDefault="00A20C26" w:rsidP="00A20C26">
      <w:pPr>
        <w:pStyle w:val="Titre3"/>
        <w:rPr>
          <w:b/>
        </w:rPr>
      </w:pPr>
      <w:r w:rsidRPr="0056204D">
        <w:rPr>
          <w:b/>
        </w:rPr>
        <w:t>Condition de fin :</w:t>
      </w:r>
    </w:p>
    <w:p w:rsidR="0056204D" w:rsidRDefault="0056204D" w:rsidP="0056204D">
      <w:r>
        <w:t>Fermeture de page</w:t>
      </w:r>
    </w:p>
    <w:p w:rsidR="0056204D" w:rsidRDefault="0056204D" w:rsidP="0056204D">
      <w:r>
        <w:t xml:space="preserve">Ou </w:t>
      </w:r>
    </w:p>
    <w:p w:rsidR="0056204D" w:rsidRDefault="0056204D" w:rsidP="0056204D">
      <w:r>
        <w:t>Sélection du bouton Retour</w:t>
      </w:r>
    </w:p>
    <w:p w:rsidR="0056204D" w:rsidRDefault="0056204D" w:rsidP="0056204D">
      <w:r>
        <w:t>Ou</w:t>
      </w:r>
    </w:p>
    <w:p w:rsidR="0056204D" w:rsidRPr="0056204D" w:rsidRDefault="0056204D" w:rsidP="0056204D">
      <w:r>
        <w:t>Sélection du bouton Appliquer</w:t>
      </w:r>
    </w:p>
    <w:p w:rsidR="00A20C26" w:rsidRDefault="00A20C26" w:rsidP="00A20C26">
      <w:pPr>
        <w:pStyle w:val="Titre3"/>
        <w:rPr>
          <w:b/>
        </w:rPr>
      </w:pPr>
      <w:r w:rsidRPr="0056204D">
        <w:rPr>
          <w:b/>
        </w:rPr>
        <w:t>Exception :</w:t>
      </w:r>
    </w:p>
    <w:p w:rsidR="0056204D" w:rsidRPr="0056204D" w:rsidRDefault="0056204D" w:rsidP="0056204D">
      <w:r>
        <w:t>N/A</w:t>
      </w:r>
    </w:p>
    <w:p w:rsidR="00947863" w:rsidRDefault="00A20C26" w:rsidP="00A20C26">
      <w:pPr>
        <w:pStyle w:val="Titre2"/>
      </w:pPr>
      <w:r>
        <w:t>2.4.</w:t>
      </w:r>
      <w:r w:rsidRPr="00346B02">
        <w:t>1</w:t>
      </w:r>
      <w:r>
        <w:t xml:space="preserve"> </w:t>
      </w:r>
      <w:r w:rsidRPr="00346B02">
        <w:t>Panoramas</w:t>
      </w:r>
      <w:r>
        <w:t xml:space="preserve"> et rapports de «</w:t>
      </w:r>
      <w:r w:rsidR="003660F9">
        <w:t xml:space="preserve"> Gérer des droits</w:t>
      </w:r>
      <w:r>
        <w:t xml:space="preserve"> »</w:t>
      </w:r>
    </w:p>
    <w:p w:rsidR="00391D9A" w:rsidRPr="00391D9A" w:rsidRDefault="00391D9A" w:rsidP="00391D9A">
      <w:r>
        <w:rPr>
          <w:noProof/>
        </w:rPr>
        <w:lastRenderedPageBreak/>
        <w:drawing>
          <wp:inline distT="0" distB="0" distL="0" distR="0">
            <wp:extent cx="5334000" cy="3267075"/>
            <wp:effectExtent l="0" t="0" r="0" b="9525"/>
            <wp:docPr id="9" name="Image 9" descr="C:\Users\usager\Desktop\Captur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usager\Desktop\Capture4.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334000" cy="3267075"/>
                    </a:xfrm>
                    <a:prstGeom prst="rect">
                      <a:avLst/>
                    </a:prstGeom>
                    <a:noFill/>
                    <a:ln>
                      <a:noFill/>
                    </a:ln>
                  </pic:spPr>
                </pic:pic>
              </a:graphicData>
            </a:graphic>
          </wp:inline>
        </w:drawing>
      </w:r>
    </w:p>
    <w:tbl>
      <w:tblPr>
        <w:tblpPr w:leftFromText="141" w:rightFromText="141" w:vertAnchor="text" w:horzAnchor="margin" w:tblpXSpec="center" w:tblpY="1633"/>
        <w:tblW w:w="11072"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1990"/>
        <w:gridCol w:w="1740"/>
        <w:gridCol w:w="4729"/>
        <w:gridCol w:w="2613"/>
      </w:tblGrid>
      <w:tr w:rsidR="00947863" w:rsidRPr="00B60BF5" w:rsidTr="005B2861">
        <w:trPr>
          <w:cantSplit/>
          <w:trHeight w:val="460"/>
          <w:tblHeader/>
        </w:trPr>
        <w:tc>
          <w:tcPr>
            <w:tcW w:w="1990"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Nom du champ</w:t>
            </w:r>
          </w:p>
        </w:tc>
        <w:tc>
          <w:tcPr>
            <w:tcW w:w="1740"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4729"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Description</w:t>
            </w:r>
          </w:p>
        </w:tc>
        <w:tc>
          <w:tcPr>
            <w:tcW w:w="2613"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Entité</w:t>
            </w:r>
          </w:p>
        </w:tc>
      </w:tr>
      <w:tr w:rsidR="00947863" w:rsidTr="005B2861">
        <w:trPr>
          <w:cantSplit/>
          <w:trHeight w:val="774"/>
        </w:trPr>
        <w:tc>
          <w:tcPr>
            <w:tcW w:w="1990" w:type="dxa"/>
          </w:tcPr>
          <w:p w:rsidR="00947863" w:rsidRDefault="00947863" w:rsidP="005B2861">
            <w:pPr>
              <w:suppressAutoHyphens/>
              <w:spacing w:after="120"/>
              <w:ind w:left="0"/>
              <w:rPr>
                <w:spacing w:val="-2"/>
              </w:rPr>
            </w:pPr>
            <w:r>
              <w:rPr>
                <w:spacing w:val="-2"/>
              </w:rPr>
              <w:t>Gérer les droits de</w:t>
            </w:r>
          </w:p>
        </w:tc>
        <w:tc>
          <w:tcPr>
            <w:tcW w:w="1740" w:type="dxa"/>
          </w:tcPr>
          <w:p w:rsidR="00947863" w:rsidRDefault="00947863" w:rsidP="005B2861">
            <w:pPr>
              <w:spacing w:after="120"/>
              <w:ind w:left="0"/>
              <w:rPr>
                <w:spacing w:val="-2"/>
              </w:rPr>
            </w:pPr>
            <w:r>
              <w:rPr>
                <w:spacing w:val="-2"/>
              </w:rPr>
              <w:t>Zone de texte</w:t>
            </w:r>
          </w:p>
        </w:tc>
        <w:tc>
          <w:tcPr>
            <w:tcW w:w="4729" w:type="dxa"/>
          </w:tcPr>
          <w:p w:rsidR="00947863" w:rsidRDefault="00947863" w:rsidP="005B2861">
            <w:pPr>
              <w:spacing w:after="120"/>
              <w:ind w:left="0"/>
              <w:rPr>
                <w:spacing w:val="-2"/>
              </w:rPr>
            </w:pPr>
            <w:r>
              <w:rPr>
                <w:spacing w:val="-2"/>
              </w:rPr>
              <w:t>Zone pour entrer le nom de la personne de qui on veut gérer les droits.</w:t>
            </w:r>
            <w:r w:rsidR="007E11AB">
              <w:rPr>
                <w:spacing w:val="-2"/>
              </w:rPr>
              <w:t xml:space="preserve"> Si arrive de la recherche place le nom de la personne dans la zone</w:t>
            </w:r>
          </w:p>
        </w:tc>
        <w:tc>
          <w:tcPr>
            <w:tcW w:w="2613" w:type="dxa"/>
          </w:tcPr>
          <w:p w:rsidR="00947863" w:rsidRDefault="007E11AB" w:rsidP="005B2861">
            <w:pPr>
              <w:spacing w:after="120"/>
              <w:ind w:left="0"/>
              <w:rPr>
                <w:spacing w:val="-2"/>
              </w:rPr>
            </w:pPr>
            <w:r>
              <w:rPr>
                <w:spacing w:val="-2"/>
              </w:rPr>
              <w:t xml:space="preserve">Enseignant.Nom + « » + Enseignant.Prenom </w:t>
            </w:r>
          </w:p>
          <w:p w:rsidR="007E11AB" w:rsidRDefault="007E11AB" w:rsidP="005B2861">
            <w:pPr>
              <w:spacing w:after="120"/>
              <w:ind w:left="0"/>
              <w:rPr>
                <w:spacing w:val="-2"/>
              </w:rPr>
            </w:pPr>
            <w:r>
              <w:rPr>
                <w:spacing w:val="-2"/>
              </w:rPr>
              <w:t xml:space="preserve">Ou </w:t>
            </w:r>
          </w:p>
          <w:p w:rsidR="007E11AB" w:rsidRDefault="007E11AB" w:rsidP="005B2861">
            <w:pPr>
              <w:spacing w:after="120"/>
              <w:ind w:left="0"/>
              <w:rPr>
                <w:spacing w:val="-2"/>
              </w:rPr>
            </w:pPr>
            <w:r>
              <w:rPr>
                <w:spacing w:val="-2"/>
              </w:rPr>
              <w:t>Enseignant.idEnseignant</w:t>
            </w:r>
          </w:p>
          <w:p w:rsidR="00947863" w:rsidRDefault="00947863" w:rsidP="005B2861">
            <w:pPr>
              <w:spacing w:after="120"/>
              <w:ind w:left="0"/>
              <w:rPr>
                <w:spacing w:val="-2"/>
              </w:rPr>
            </w:pPr>
          </w:p>
        </w:tc>
      </w:tr>
      <w:tr w:rsidR="00947863" w:rsidTr="005B2861">
        <w:trPr>
          <w:cantSplit/>
          <w:trHeight w:val="774"/>
        </w:trPr>
        <w:tc>
          <w:tcPr>
            <w:tcW w:w="1990" w:type="dxa"/>
          </w:tcPr>
          <w:p w:rsidR="00947863" w:rsidRDefault="00947863" w:rsidP="005B2861">
            <w:pPr>
              <w:suppressAutoHyphens/>
              <w:spacing w:after="120"/>
              <w:ind w:left="0"/>
              <w:rPr>
                <w:spacing w:val="-2"/>
              </w:rPr>
            </w:pPr>
            <w:r>
              <w:rPr>
                <w:spacing w:val="-2"/>
              </w:rPr>
              <w:t>Droit</w:t>
            </w:r>
          </w:p>
        </w:tc>
        <w:tc>
          <w:tcPr>
            <w:tcW w:w="1740" w:type="dxa"/>
          </w:tcPr>
          <w:p w:rsidR="00947863" w:rsidRDefault="00947863" w:rsidP="005B2861">
            <w:pPr>
              <w:spacing w:after="120"/>
              <w:ind w:left="0"/>
              <w:rPr>
                <w:spacing w:val="-2"/>
              </w:rPr>
            </w:pPr>
            <w:r>
              <w:rPr>
                <w:spacing w:val="-2"/>
              </w:rPr>
              <w:t>Liste</w:t>
            </w:r>
          </w:p>
        </w:tc>
        <w:tc>
          <w:tcPr>
            <w:tcW w:w="4729" w:type="dxa"/>
          </w:tcPr>
          <w:p w:rsidR="00947863" w:rsidRDefault="00947863" w:rsidP="005B2861">
            <w:pPr>
              <w:spacing w:after="120"/>
              <w:ind w:left="0"/>
              <w:rPr>
                <w:spacing w:val="-2"/>
              </w:rPr>
            </w:pPr>
            <w:r>
              <w:rPr>
                <w:spacing w:val="-2"/>
              </w:rPr>
              <w:t>Liste de tous les droits</w:t>
            </w:r>
            <w:r w:rsidR="00661F4F">
              <w:rPr>
                <w:spacing w:val="-2"/>
              </w:rPr>
              <w:t>. P</w:t>
            </w:r>
            <w:r>
              <w:rPr>
                <w:spacing w:val="-2"/>
              </w:rPr>
              <w:t>ossibilité de valider un check box si on veut donner le droit ou non.</w:t>
            </w:r>
          </w:p>
        </w:tc>
        <w:tc>
          <w:tcPr>
            <w:tcW w:w="2613" w:type="dxa"/>
          </w:tcPr>
          <w:p w:rsidR="00947863" w:rsidRDefault="00D30B1B" w:rsidP="005B2861">
            <w:pPr>
              <w:spacing w:after="120"/>
              <w:ind w:left="0"/>
              <w:rPr>
                <w:spacing w:val="-2"/>
              </w:rPr>
            </w:pPr>
            <w:r>
              <w:rPr>
                <w:spacing w:val="-2"/>
              </w:rPr>
              <w:t>Droit.Nom</w:t>
            </w:r>
          </w:p>
          <w:p w:rsidR="00D30B1B" w:rsidRDefault="00D30B1B" w:rsidP="005B2861">
            <w:pPr>
              <w:spacing w:after="120"/>
              <w:ind w:left="0"/>
              <w:rPr>
                <w:spacing w:val="-2"/>
              </w:rPr>
            </w:pPr>
            <w:r>
              <w:rPr>
                <w:spacing w:val="-2"/>
              </w:rPr>
              <w:t>et</w:t>
            </w:r>
          </w:p>
          <w:p w:rsidR="00D30B1B" w:rsidRDefault="00D30B1B" w:rsidP="005B2861">
            <w:pPr>
              <w:spacing w:after="120"/>
              <w:ind w:left="0"/>
              <w:rPr>
                <w:spacing w:val="-2"/>
              </w:rPr>
            </w:pPr>
            <w:r>
              <w:rPr>
                <w:spacing w:val="-2"/>
              </w:rPr>
              <w:t>Droit.idDroit</w:t>
            </w:r>
          </w:p>
        </w:tc>
      </w:tr>
      <w:tr w:rsidR="00947863" w:rsidTr="005B2861">
        <w:trPr>
          <w:cantSplit/>
          <w:trHeight w:val="774"/>
        </w:trPr>
        <w:tc>
          <w:tcPr>
            <w:tcW w:w="1990" w:type="dxa"/>
          </w:tcPr>
          <w:p w:rsidR="00947863" w:rsidRDefault="00947863" w:rsidP="005B2861">
            <w:pPr>
              <w:suppressAutoHyphens/>
              <w:spacing w:after="120"/>
              <w:ind w:left="0"/>
              <w:rPr>
                <w:spacing w:val="-2"/>
              </w:rPr>
            </w:pPr>
            <w:r>
              <w:rPr>
                <w:spacing w:val="-2"/>
              </w:rPr>
              <w:t>Retour</w:t>
            </w:r>
          </w:p>
        </w:tc>
        <w:tc>
          <w:tcPr>
            <w:tcW w:w="1740" w:type="dxa"/>
          </w:tcPr>
          <w:p w:rsidR="00947863" w:rsidRDefault="00947863" w:rsidP="005B2861">
            <w:pPr>
              <w:spacing w:after="120"/>
              <w:ind w:left="0"/>
              <w:rPr>
                <w:spacing w:val="-2"/>
              </w:rPr>
            </w:pPr>
            <w:r>
              <w:rPr>
                <w:spacing w:val="-2"/>
              </w:rPr>
              <w:t>Bouton</w:t>
            </w:r>
          </w:p>
        </w:tc>
        <w:tc>
          <w:tcPr>
            <w:tcW w:w="4729" w:type="dxa"/>
          </w:tcPr>
          <w:p w:rsidR="00947863" w:rsidRDefault="00947863" w:rsidP="005B2861">
            <w:pPr>
              <w:spacing w:after="120"/>
              <w:ind w:left="0"/>
              <w:rPr>
                <w:spacing w:val="-2"/>
              </w:rPr>
            </w:pPr>
            <w:r>
              <w:rPr>
                <w:spacing w:val="-2"/>
              </w:rPr>
              <w:t>Annule les modifications apportées et ferme la page.</w:t>
            </w:r>
          </w:p>
        </w:tc>
        <w:tc>
          <w:tcPr>
            <w:tcW w:w="2613" w:type="dxa"/>
          </w:tcPr>
          <w:p w:rsidR="00947863" w:rsidRDefault="00947863" w:rsidP="005B2861">
            <w:pPr>
              <w:spacing w:after="120"/>
              <w:ind w:left="0"/>
              <w:rPr>
                <w:spacing w:val="-2"/>
              </w:rPr>
            </w:pPr>
          </w:p>
        </w:tc>
      </w:tr>
      <w:tr w:rsidR="00947863" w:rsidTr="005B2861">
        <w:trPr>
          <w:cantSplit/>
          <w:trHeight w:val="774"/>
        </w:trPr>
        <w:tc>
          <w:tcPr>
            <w:tcW w:w="1990" w:type="dxa"/>
          </w:tcPr>
          <w:p w:rsidR="00947863" w:rsidRDefault="00947863" w:rsidP="005B2861">
            <w:pPr>
              <w:suppressAutoHyphens/>
              <w:spacing w:after="120"/>
              <w:ind w:left="0"/>
              <w:rPr>
                <w:spacing w:val="-2"/>
              </w:rPr>
            </w:pPr>
            <w:r>
              <w:rPr>
                <w:spacing w:val="-2"/>
              </w:rPr>
              <w:lastRenderedPageBreak/>
              <w:t xml:space="preserve">Appliquer </w:t>
            </w:r>
          </w:p>
        </w:tc>
        <w:tc>
          <w:tcPr>
            <w:tcW w:w="1740" w:type="dxa"/>
          </w:tcPr>
          <w:p w:rsidR="00947863" w:rsidRDefault="00947863" w:rsidP="005B2861">
            <w:pPr>
              <w:spacing w:after="120"/>
              <w:ind w:left="0"/>
              <w:rPr>
                <w:spacing w:val="-2"/>
              </w:rPr>
            </w:pPr>
            <w:r>
              <w:rPr>
                <w:spacing w:val="-2"/>
              </w:rPr>
              <w:t>Bouton</w:t>
            </w:r>
          </w:p>
        </w:tc>
        <w:tc>
          <w:tcPr>
            <w:tcW w:w="4729" w:type="dxa"/>
          </w:tcPr>
          <w:p w:rsidR="00947863" w:rsidRDefault="00947863" w:rsidP="005B2861">
            <w:pPr>
              <w:spacing w:after="120"/>
              <w:ind w:left="0"/>
              <w:rPr>
                <w:spacing w:val="-2"/>
              </w:rPr>
            </w:pPr>
            <w:r>
              <w:rPr>
                <w:spacing w:val="-2"/>
              </w:rPr>
              <w:t>Valide les changements apporter et les enregistre puis ferme la page.</w:t>
            </w:r>
          </w:p>
        </w:tc>
        <w:tc>
          <w:tcPr>
            <w:tcW w:w="2613" w:type="dxa"/>
          </w:tcPr>
          <w:p w:rsidR="00947863" w:rsidRDefault="00947863" w:rsidP="005B2861">
            <w:pPr>
              <w:spacing w:after="120"/>
              <w:ind w:left="0"/>
              <w:rPr>
                <w:spacing w:val="-2"/>
              </w:rPr>
            </w:pPr>
          </w:p>
        </w:tc>
      </w:tr>
    </w:tbl>
    <w:p w:rsidR="00A20C26" w:rsidRDefault="00A20C26" w:rsidP="00A20C26">
      <w:pPr>
        <w:pStyle w:val="Titre2"/>
      </w:pPr>
    </w:p>
    <w:p w:rsidR="00A20C26" w:rsidRDefault="00A20C26" w:rsidP="00A20C26">
      <w:pPr>
        <w:pStyle w:val="Titre2"/>
      </w:pPr>
      <w:r>
        <w:t>2.4.2 Description des champs de «</w:t>
      </w:r>
      <w:r w:rsidR="003660F9">
        <w:t xml:space="preserve"> Gérer des droits</w:t>
      </w:r>
      <w:r>
        <w:t xml:space="preserve"> » </w:t>
      </w:r>
    </w:p>
    <w:p w:rsidR="00947863" w:rsidRPr="00947863" w:rsidRDefault="00947863" w:rsidP="00947863"/>
    <w:p w:rsidR="00A20C26" w:rsidRDefault="00A20C26" w:rsidP="00A20C26">
      <w:pPr>
        <w:pStyle w:val="Titre2"/>
      </w:pPr>
      <w:r>
        <w:t>2.4.3 Tableau des validations de «</w:t>
      </w:r>
      <w:r w:rsidR="003660F9">
        <w:t xml:space="preserve"> Gérer des droits</w:t>
      </w:r>
      <w:r>
        <w:t xml:space="preserve"> » </w:t>
      </w:r>
    </w:p>
    <w:tbl>
      <w:tblPr>
        <w:tblW w:w="11543" w:type="dxa"/>
        <w:tblInd w:w="-1774"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3020"/>
        <w:gridCol w:w="4543"/>
        <w:gridCol w:w="2552"/>
        <w:gridCol w:w="1428"/>
      </w:tblGrid>
      <w:tr w:rsidR="00947863" w:rsidRPr="00B60BF5" w:rsidTr="00947863">
        <w:trPr>
          <w:trHeight w:val="578"/>
          <w:tblHeader/>
        </w:trPr>
        <w:tc>
          <w:tcPr>
            <w:tcW w:w="3020"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Champs à valider</w:t>
            </w:r>
          </w:p>
        </w:tc>
        <w:tc>
          <w:tcPr>
            <w:tcW w:w="4543"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Validation</w:t>
            </w:r>
          </w:p>
        </w:tc>
        <w:tc>
          <w:tcPr>
            <w:tcW w:w="2552"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1428"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Message</w:t>
            </w:r>
          </w:p>
        </w:tc>
      </w:tr>
      <w:tr w:rsidR="00947863" w:rsidTr="00947863">
        <w:trPr>
          <w:trHeight w:val="760"/>
        </w:trPr>
        <w:tc>
          <w:tcPr>
            <w:tcW w:w="3020" w:type="dxa"/>
          </w:tcPr>
          <w:p w:rsidR="00947863" w:rsidRDefault="00D30B1B" w:rsidP="005B2861">
            <w:pPr>
              <w:spacing w:before="90" w:after="54"/>
              <w:ind w:left="0"/>
              <w:rPr>
                <w:spacing w:val="-2"/>
              </w:rPr>
            </w:pPr>
            <w:r>
              <w:rPr>
                <w:spacing w:val="-2"/>
              </w:rPr>
              <w:t>Droit</w:t>
            </w:r>
          </w:p>
        </w:tc>
        <w:tc>
          <w:tcPr>
            <w:tcW w:w="4543" w:type="dxa"/>
          </w:tcPr>
          <w:p w:rsidR="00947863" w:rsidRDefault="00D30B1B" w:rsidP="005B2861">
            <w:pPr>
              <w:spacing w:before="90" w:after="54"/>
              <w:ind w:left="0"/>
              <w:rPr>
                <w:spacing w:val="-2"/>
              </w:rPr>
            </w:pPr>
            <w:r>
              <w:rPr>
                <w:spacing w:val="-2"/>
              </w:rPr>
              <w:t>S’assurer que en cas de suppression les programme ne se retrouve pas sans utilisateur prouvent gérer les droits. Aussi avertir si une action risque d’enlever des droits a un admin.</w:t>
            </w:r>
          </w:p>
        </w:tc>
        <w:tc>
          <w:tcPr>
            <w:tcW w:w="2552" w:type="dxa"/>
          </w:tcPr>
          <w:p w:rsidR="00947863" w:rsidRDefault="00D30B1B" w:rsidP="005B2861">
            <w:pPr>
              <w:spacing w:before="90" w:after="54"/>
              <w:ind w:left="0"/>
              <w:rPr>
                <w:spacing w:val="-2"/>
                <w:lang w:val="fr-FR"/>
              </w:rPr>
            </w:pPr>
            <w:r>
              <w:rPr>
                <w:spacing w:val="-2"/>
                <w:lang w:val="fr-FR"/>
              </w:rPr>
              <w:t>Unitaire</w:t>
            </w:r>
          </w:p>
        </w:tc>
        <w:tc>
          <w:tcPr>
            <w:tcW w:w="1428" w:type="dxa"/>
          </w:tcPr>
          <w:p w:rsidR="00947863" w:rsidRDefault="00D30B1B" w:rsidP="005B2861">
            <w:pPr>
              <w:spacing w:before="90" w:after="54"/>
              <w:ind w:left="0"/>
              <w:rPr>
                <w:spacing w:val="-2"/>
                <w:lang w:val="fr-FR"/>
              </w:rPr>
            </w:pPr>
            <w:r>
              <w:rPr>
                <w:spacing w:val="-2"/>
                <w:lang w:val="fr-FR"/>
              </w:rPr>
              <w:t>M_11</w:t>
            </w:r>
          </w:p>
        </w:tc>
      </w:tr>
      <w:tr w:rsidR="007E11AB" w:rsidTr="00947863">
        <w:trPr>
          <w:trHeight w:val="760"/>
        </w:trPr>
        <w:tc>
          <w:tcPr>
            <w:tcW w:w="3020" w:type="dxa"/>
          </w:tcPr>
          <w:p w:rsidR="007E11AB" w:rsidRDefault="007E11AB" w:rsidP="005B2861">
            <w:pPr>
              <w:spacing w:before="90" w:after="54"/>
              <w:ind w:left="0"/>
              <w:rPr>
                <w:spacing w:val="-2"/>
              </w:rPr>
            </w:pPr>
            <w:r>
              <w:rPr>
                <w:spacing w:val="-2"/>
              </w:rPr>
              <w:t>Gérer les droits de :</w:t>
            </w:r>
          </w:p>
        </w:tc>
        <w:tc>
          <w:tcPr>
            <w:tcW w:w="4543" w:type="dxa"/>
          </w:tcPr>
          <w:p w:rsidR="007E11AB" w:rsidRDefault="007E11AB" w:rsidP="005B2861">
            <w:pPr>
              <w:spacing w:before="90" w:after="54"/>
              <w:ind w:left="0"/>
              <w:rPr>
                <w:spacing w:val="-2"/>
              </w:rPr>
            </w:pPr>
            <w:r>
              <w:rPr>
                <w:spacing w:val="-2"/>
              </w:rPr>
              <w:t>Que la personne existe</w:t>
            </w:r>
          </w:p>
        </w:tc>
        <w:tc>
          <w:tcPr>
            <w:tcW w:w="2552" w:type="dxa"/>
          </w:tcPr>
          <w:p w:rsidR="007E11AB" w:rsidRDefault="007E11AB" w:rsidP="005B2861">
            <w:pPr>
              <w:spacing w:before="90" w:after="54"/>
              <w:ind w:left="0"/>
              <w:rPr>
                <w:spacing w:val="-2"/>
                <w:lang w:val="fr-FR"/>
              </w:rPr>
            </w:pPr>
            <w:r>
              <w:rPr>
                <w:spacing w:val="-2"/>
                <w:lang w:val="fr-FR"/>
              </w:rPr>
              <w:t>Cohérence</w:t>
            </w:r>
          </w:p>
        </w:tc>
        <w:tc>
          <w:tcPr>
            <w:tcW w:w="1428" w:type="dxa"/>
          </w:tcPr>
          <w:p w:rsidR="007E11AB" w:rsidRDefault="007E11AB" w:rsidP="005B2861">
            <w:pPr>
              <w:spacing w:before="90" w:after="54"/>
              <w:ind w:left="0"/>
              <w:rPr>
                <w:spacing w:val="-2"/>
                <w:lang w:val="fr-FR"/>
              </w:rPr>
            </w:pPr>
            <w:r>
              <w:rPr>
                <w:spacing w:val="-2"/>
                <w:lang w:val="fr-FR"/>
              </w:rPr>
              <w:t>M_02</w:t>
            </w:r>
          </w:p>
        </w:tc>
      </w:tr>
    </w:tbl>
    <w:p w:rsidR="00947863" w:rsidRPr="00947863" w:rsidRDefault="00947863" w:rsidP="00947863"/>
    <w:p w:rsidR="00A20C26" w:rsidRDefault="00A20C26" w:rsidP="00A20C26">
      <w:pPr>
        <w:pStyle w:val="Titre2"/>
      </w:pPr>
      <w:r>
        <w:t>2.4.4 Paramètre d’entrée de «</w:t>
      </w:r>
      <w:r w:rsidR="003660F9">
        <w:t xml:space="preserve"> Gérer des droits</w:t>
      </w:r>
      <w:r>
        <w:t xml:space="preserve"> » </w:t>
      </w:r>
    </w:p>
    <w:tbl>
      <w:tblPr>
        <w:tblW w:w="8080" w:type="dxa"/>
        <w:tblInd w:w="92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260"/>
        <w:gridCol w:w="4820"/>
      </w:tblGrid>
      <w:tr w:rsidR="00947863" w:rsidRPr="00B60BF5" w:rsidTr="005B2861">
        <w:trPr>
          <w:trHeight w:val="727"/>
          <w:tblHeader/>
        </w:trPr>
        <w:tc>
          <w:tcPr>
            <w:tcW w:w="3260" w:type="dxa"/>
            <w:shd w:val="clear" w:color="auto" w:fill="4A4E51"/>
            <w:vAlign w:val="center"/>
          </w:tcPr>
          <w:p w:rsidR="00947863" w:rsidRPr="00B60BF5" w:rsidRDefault="00947863" w:rsidP="005B2861">
            <w:pPr>
              <w:spacing w:before="0" w:after="0"/>
              <w:ind w:left="0"/>
              <w:jc w:val="center"/>
              <w:rPr>
                <w:rFonts w:cs="Arial"/>
                <w:b/>
                <w:bCs/>
                <w:color w:val="FFFFFF" w:themeColor="background1"/>
                <w:spacing w:val="-2"/>
              </w:rPr>
            </w:pPr>
            <w:r w:rsidRPr="00B60BF5">
              <w:rPr>
                <w:rFonts w:cs="Arial"/>
                <w:b/>
                <w:bCs/>
                <w:color w:val="FFFFFF" w:themeColor="background1"/>
                <w:spacing w:val="-2"/>
              </w:rPr>
              <w:t>Description</w:t>
            </w:r>
          </w:p>
        </w:tc>
        <w:tc>
          <w:tcPr>
            <w:tcW w:w="4820" w:type="dxa"/>
            <w:shd w:val="clear" w:color="auto" w:fill="4A4E51"/>
            <w:vAlign w:val="center"/>
          </w:tcPr>
          <w:p w:rsidR="00947863" w:rsidRPr="00B60BF5" w:rsidRDefault="00947863" w:rsidP="005B2861">
            <w:pPr>
              <w:spacing w:before="0" w:after="0"/>
              <w:ind w:left="72"/>
              <w:jc w:val="center"/>
              <w:rPr>
                <w:rFonts w:cs="Arial"/>
                <w:b/>
                <w:bCs/>
                <w:color w:val="FFFFFF" w:themeColor="background1"/>
                <w:spacing w:val="-2"/>
              </w:rPr>
            </w:pPr>
            <w:r>
              <w:rPr>
                <w:rFonts w:cs="Arial"/>
                <w:b/>
                <w:bCs/>
                <w:color w:val="FFFFFF" w:themeColor="background1"/>
                <w:spacing w:val="-2"/>
              </w:rPr>
              <w:t>Entité</w:t>
            </w:r>
          </w:p>
        </w:tc>
      </w:tr>
      <w:tr w:rsidR="00947863" w:rsidRPr="00127FE4" w:rsidTr="005B2861">
        <w:tc>
          <w:tcPr>
            <w:tcW w:w="3260" w:type="dxa"/>
          </w:tcPr>
          <w:p w:rsidR="00947863" w:rsidRDefault="007E11AB" w:rsidP="005B2861">
            <w:pPr>
              <w:spacing w:after="120"/>
              <w:ind w:left="0"/>
              <w:rPr>
                <w:spacing w:val="-2"/>
                <w:szCs w:val="24"/>
                <w:lang w:val="fr-FR"/>
              </w:rPr>
            </w:pPr>
            <w:r>
              <w:rPr>
                <w:spacing w:val="-2"/>
                <w:szCs w:val="24"/>
                <w:lang w:val="fr-FR"/>
              </w:rPr>
              <w:t>Si provient du formulaire recherche</w:t>
            </w:r>
            <w:r w:rsidR="00E1485E">
              <w:rPr>
                <w:spacing w:val="-2"/>
                <w:szCs w:val="24"/>
                <w:lang w:val="fr-FR"/>
              </w:rPr>
              <w:t xml:space="preserve"> remplie la zone « Gérer les droits de » avec son id </w:t>
            </w:r>
          </w:p>
        </w:tc>
        <w:tc>
          <w:tcPr>
            <w:tcW w:w="4820" w:type="dxa"/>
          </w:tcPr>
          <w:p w:rsidR="00947863" w:rsidRPr="00127FE4" w:rsidRDefault="00E1485E" w:rsidP="005B2861">
            <w:pPr>
              <w:spacing w:after="120"/>
              <w:ind w:left="0"/>
              <w:rPr>
                <w:spacing w:val="-2"/>
              </w:rPr>
            </w:pPr>
            <w:r>
              <w:rPr>
                <w:spacing w:val="-2"/>
              </w:rPr>
              <w:t>Enseigant.idEnseignant</w:t>
            </w:r>
          </w:p>
        </w:tc>
      </w:tr>
    </w:tbl>
    <w:p w:rsidR="00947863" w:rsidRPr="00947863" w:rsidRDefault="00947863" w:rsidP="00947863"/>
    <w:p w:rsidR="00A20C26" w:rsidRDefault="00A20C26" w:rsidP="00A20C26">
      <w:pPr>
        <w:pStyle w:val="Titre1"/>
      </w:pPr>
      <w:r>
        <w:t xml:space="preserve">2.5 étude de cas </w:t>
      </w:r>
      <w:r w:rsidR="000160B9">
        <w:t>D’UTILISATION «</w:t>
      </w:r>
      <w:r w:rsidR="003660F9">
        <w:t xml:space="preserve"> Gérer le groupe</w:t>
      </w:r>
      <w:r>
        <w:t xml:space="preserve"> »</w:t>
      </w:r>
    </w:p>
    <w:p w:rsidR="00A20C26" w:rsidRPr="0056204D" w:rsidRDefault="00A20C26" w:rsidP="00A20C26">
      <w:pPr>
        <w:pStyle w:val="Titre3"/>
        <w:rPr>
          <w:b/>
        </w:rPr>
      </w:pPr>
      <w:r w:rsidRPr="0056204D">
        <w:rPr>
          <w:b/>
        </w:rPr>
        <w:t>Description :</w:t>
      </w:r>
      <w:r w:rsidR="000160B9">
        <w:rPr>
          <w:b/>
        </w:rPr>
        <w:t xml:space="preserve">  Fenêtre permettent de de gérer un groupe de droits, les utilisateurs présent</w:t>
      </w:r>
      <w:r w:rsidR="00D30B1B">
        <w:rPr>
          <w:b/>
        </w:rPr>
        <w:t>s</w:t>
      </w:r>
      <w:r w:rsidR="000160B9">
        <w:rPr>
          <w:b/>
        </w:rPr>
        <w:t xml:space="preserve"> dedans et </w:t>
      </w:r>
      <w:r w:rsidR="007E11AB">
        <w:rPr>
          <w:b/>
        </w:rPr>
        <w:t>les droits attribués</w:t>
      </w:r>
      <w:r w:rsidR="000160B9">
        <w:rPr>
          <w:b/>
        </w:rPr>
        <w:t>.</w:t>
      </w:r>
    </w:p>
    <w:p w:rsidR="00A20C26" w:rsidRDefault="00A20C26" w:rsidP="00A20C26">
      <w:pPr>
        <w:pStyle w:val="Titre3"/>
        <w:rPr>
          <w:b/>
        </w:rPr>
      </w:pPr>
      <w:r w:rsidRPr="0056204D">
        <w:rPr>
          <w:b/>
        </w:rPr>
        <w:t>Acteur :</w:t>
      </w:r>
    </w:p>
    <w:p w:rsidR="000160B9" w:rsidRPr="000160B9" w:rsidRDefault="000160B9" w:rsidP="000160B9">
      <w:r>
        <w:t>L’admin</w:t>
      </w:r>
    </w:p>
    <w:p w:rsidR="00A20C26" w:rsidRDefault="00A20C26" w:rsidP="00A20C26">
      <w:pPr>
        <w:pStyle w:val="Titre3"/>
        <w:rPr>
          <w:b/>
        </w:rPr>
      </w:pPr>
      <w:r w:rsidRPr="0056204D">
        <w:rPr>
          <w:b/>
        </w:rPr>
        <w:lastRenderedPageBreak/>
        <w:t>Condition de départ :</w:t>
      </w:r>
    </w:p>
    <w:p w:rsidR="000160B9" w:rsidRPr="000160B9" w:rsidRDefault="000160B9" w:rsidP="000160B9">
      <w:r>
        <w:t>Être connecter comme admin</w:t>
      </w:r>
    </w:p>
    <w:p w:rsidR="00A20C26" w:rsidRDefault="00A20C26" w:rsidP="00A20C26">
      <w:pPr>
        <w:pStyle w:val="Titre3"/>
        <w:rPr>
          <w:b/>
        </w:rPr>
      </w:pPr>
      <w:r w:rsidRPr="0056204D">
        <w:rPr>
          <w:b/>
        </w:rPr>
        <w:t>Condition de fin :</w:t>
      </w:r>
    </w:p>
    <w:p w:rsidR="000160B9" w:rsidRDefault="000160B9" w:rsidP="000160B9">
      <w:r>
        <w:t xml:space="preserve">Fermer la fenêtre </w:t>
      </w:r>
    </w:p>
    <w:p w:rsidR="000160B9" w:rsidRDefault="000160B9" w:rsidP="000160B9">
      <w:r>
        <w:t xml:space="preserve">Ou </w:t>
      </w:r>
    </w:p>
    <w:p w:rsidR="000160B9" w:rsidRDefault="000160B9" w:rsidP="000160B9">
      <w:r>
        <w:t>Supprimer le groupe</w:t>
      </w:r>
    </w:p>
    <w:p w:rsidR="000160B9" w:rsidRDefault="000160B9" w:rsidP="000160B9">
      <w:r>
        <w:t>Ou</w:t>
      </w:r>
    </w:p>
    <w:p w:rsidR="000160B9" w:rsidRDefault="000160B9" w:rsidP="000160B9">
      <w:r>
        <w:t>Le bouton retour</w:t>
      </w:r>
    </w:p>
    <w:p w:rsidR="000160B9" w:rsidRDefault="000160B9" w:rsidP="000160B9">
      <w:r>
        <w:t>Ou</w:t>
      </w:r>
    </w:p>
    <w:p w:rsidR="000160B9" w:rsidRPr="000160B9" w:rsidRDefault="000160B9" w:rsidP="000160B9">
      <w:r>
        <w:t>Le bouton appliquer</w:t>
      </w:r>
    </w:p>
    <w:p w:rsidR="00947863" w:rsidRDefault="00A20C26" w:rsidP="00A20C26">
      <w:pPr>
        <w:pStyle w:val="Titre3"/>
        <w:rPr>
          <w:b/>
        </w:rPr>
      </w:pPr>
      <w:r w:rsidRPr="0056204D">
        <w:rPr>
          <w:b/>
        </w:rPr>
        <w:t>Exception :</w:t>
      </w:r>
    </w:p>
    <w:p w:rsidR="00D15894" w:rsidRPr="00D15894" w:rsidRDefault="00D15894" w:rsidP="00D15894">
      <w:r>
        <w:t>N/A</w:t>
      </w:r>
    </w:p>
    <w:p w:rsidR="00D15894" w:rsidRDefault="00D15894" w:rsidP="00D15894">
      <w:pPr>
        <w:pStyle w:val="Titre2"/>
      </w:pPr>
      <w:r>
        <w:t>2.5.</w:t>
      </w:r>
      <w:r w:rsidRPr="00346B02">
        <w:t>1</w:t>
      </w:r>
      <w:r>
        <w:t xml:space="preserve"> </w:t>
      </w:r>
      <w:r w:rsidRPr="00346B02">
        <w:t>Panoramas</w:t>
      </w:r>
      <w:r>
        <w:t xml:space="preserve"> et rapports de « Gérer le groupe »</w:t>
      </w:r>
    </w:p>
    <w:p w:rsidR="00391D9A" w:rsidRPr="00391D9A" w:rsidRDefault="00391D9A" w:rsidP="00391D9A">
      <w:r>
        <w:rPr>
          <w:noProof/>
        </w:rPr>
        <w:lastRenderedPageBreak/>
        <w:drawing>
          <wp:inline distT="0" distB="0" distL="0" distR="0">
            <wp:extent cx="5324475" cy="3248025"/>
            <wp:effectExtent l="0" t="0" r="9525" b="9525"/>
            <wp:docPr id="11" name="Image 11" descr="C:\Users\usager\Desktop\Capture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usager\Desktop\Capture6.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24475" cy="3248025"/>
                    </a:xfrm>
                    <a:prstGeom prst="rect">
                      <a:avLst/>
                    </a:prstGeom>
                    <a:noFill/>
                    <a:ln>
                      <a:noFill/>
                    </a:ln>
                  </pic:spPr>
                </pic:pic>
              </a:graphicData>
            </a:graphic>
          </wp:inline>
        </w:drawing>
      </w:r>
    </w:p>
    <w:p w:rsidR="00D15894" w:rsidRDefault="00D15894" w:rsidP="00D15894">
      <w:pPr>
        <w:pStyle w:val="Titre2"/>
      </w:pPr>
      <w:r>
        <w:t xml:space="preserve">2.5.2 Description des champs de « Gérer le groupe » </w:t>
      </w:r>
    </w:p>
    <w:p w:rsidR="00D15894" w:rsidRPr="00D15894" w:rsidRDefault="00D15894" w:rsidP="00D15894"/>
    <w:tbl>
      <w:tblPr>
        <w:tblpPr w:leftFromText="141" w:rightFromText="141" w:vertAnchor="text" w:horzAnchor="margin" w:tblpXSpec="center" w:tblpY="1633"/>
        <w:tblW w:w="11072"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1990"/>
        <w:gridCol w:w="1740"/>
        <w:gridCol w:w="4729"/>
        <w:gridCol w:w="2613"/>
      </w:tblGrid>
      <w:tr w:rsidR="00947863" w:rsidRPr="00B60BF5" w:rsidTr="005B2861">
        <w:trPr>
          <w:cantSplit/>
          <w:trHeight w:val="460"/>
          <w:tblHeader/>
        </w:trPr>
        <w:tc>
          <w:tcPr>
            <w:tcW w:w="1990"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Nom du champ</w:t>
            </w:r>
          </w:p>
        </w:tc>
        <w:tc>
          <w:tcPr>
            <w:tcW w:w="1740"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4729"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Description</w:t>
            </w:r>
          </w:p>
        </w:tc>
        <w:tc>
          <w:tcPr>
            <w:tcW w:w="2613"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Entité</w:t>
            </w:r>
          </w:p>
        </w:tc>
      </w:tr>
      <w:tr w:rsidR="00947863" w:rsidTr="005B2861">
        <w:trPr>
          <w:cantSplit/>
          <w:trHeight w:val="774"/>
        </w:trPr>
        <w:tc>
          <w:tcPr>
            <w:tcW w:w="1990" w:type="dxa"/>
          </w:tcPr>
          <w:p w:rsidR="00947863" w:rsidRDefault="000160B9" w:rsidP="005B2861">
            <w:pPr>
              <w:suppressAutoHyphens/>
              <w:spacing w:after="120"/>
              <w:ind w:left="0"/>
              <w:rPr>
                <w:spacing w:val="-2"/>
              </w:rPr>
            </w:pPr>
            <w:r>
              <w:rPr>
                <w:spacing w:val="-2"/>
              </w:rPr>
              <w:t>Nom</w:t>
            </w:r>
          </w:p>
          <w:p w:rsidR="000160B9" w:rsidRDefault="000160B9" w:rsidP="005B2861">
            <w:pPr>
              <w:suppressAutoHyphens/>
              <w:spacing w:after="120"/>
              <w:ind w:left="0"/>
              <w:rPr>
                <w:spacing w:val="-2"/>
              </w:rPr>
            </w:pPr>
          </w:p>
        </w:tc>
        <w:tc>
          <w:tcPr>
            <w:tcW w:w="1740" w:type="dxa"/>
          </w:tcPr>
          <w:p w:rsidR="00947863" w:rsidRDefault="000160B9" w:rsidP="005B2861">
            <w:pPr>
              <w:spacing w:after="120"/>
              <w:ind w:left="0"/>
              <w:rPr>
                <w:spacing w:val="-2"/>
              </w:rPr>
            </w:pPr>
            <w:r>
              <w:rPr>
                <w:spacing w:val="-2"/>
              </w:rPr>
              <w:t>Texte</w:t>
            </w:r>
          </w:p>
        </w:tc>
        <w:tc>
          <w:tcPr>
            <w:tcW w:w="4729" w:type="dxa"/>
          </w:tcPr>
          <w:p w:rsidR="00947863" w:rsidRDefault="000160B9" w:rsidP="005B2861">
            <w:pPr>
              <w:spacing w:after="120"/>
              <w:ind w:left="0"/>
              <w:rPr>
                <w:spacing w:val="-2"/>
              </w:rPr>
            </w:pPr>
            <w:r>
              <w:rPr>
                <w:spacing w:val="-2"/>
              </w:rPr>
              <w:t xml:space="preserve">Zone contenant le nom du groupe </w:t>
            </w:r>
          </w:p>
        </w:tc>
        <w:tc>
          <w:tcPr>
            <w:tcW w:w="2613" w:type="dxa"/>
          </w:tcPr>
          <w:p w:rsidR="00947863" w:rsidRDefault="00947863" w:rsidP="005B2861">
            <w:pPr>
              <w:spacing w:after="120"/>
              <w:ind w:left="0"/>
              <w:rPr>
                <w:spacing w:val="-2"/>
              </w:rPr>
            </w:pPr>
          </w:p>
          <w:p w:rsidR="00947863" w:rsidRDefault="00947863" w:rsidP="005B2861">
            <w:pPr>
              <w:spacing w:after="120"/>
              <w:ind w:left="0"/>
              <w:rPr>
                <w:spacing w:val="-2"/>
              </w:rPr>
            </w:pPr>
          </w:p>
        </w:tc>
      </w:tr>
      <w:tr w:rsidR="000160B9" w:rsidTr="005B2861">
        <w:trPr>
          <w:cantSplit/>
          <w:trHeight w:val="774"/>
        </w:trPr>
        <w:tc>
          <w:tcPr>
            <w:tcW w:w="1990" w:type="dxa"/>
          </w:tcPr>
          <w:p w:rsidR="000160B9" w:rsidRDefault="000160B9" w:rsidP="005B2861">
            <w:pPr>
              <w:suppressAutoHyphens/>
              <w:spacing w:after="120"/>
              <w:ind w:left="0"/>
              <w:rPr>
                <w:spacing w:val="-2"/>
              </w:rPr>
            </w:pPr>
            <w:r>
              <w:rPr>
                <w:spacing w:val="-2"/>
              </w:rPr>
              <w:t>Membre</w:t>
            </w:r>
          </w:p>
        </w:tc>
        <w:tc>
          <w:tcPr>
            <w:tcW w:w="1740" w:type="dxa"/>
          </w:tcPr>
          <w:p w:rsidR="000160B9" w:rsidRDefault="000160B9" w:rsidP="005B2861">
            <w:pPr>
              <w:spacing w:after="120"/>
              <w:ind w:left="0"/>
              <w:rPr>
                <w:spacing w:val="-2"/>
              </w:rPr>
            </w:pPr>
            <w:r>
              <w:rPr>
                <w:spacing w:val="-2"/>
              </w:rPr>
              <w:t>Liste</w:t>
            </w:r>
          </w:p>
        </w:tc>
        <w:tc>
          <w:tcPr>
            <w:tcW w:w="4729" w:type="dxa"/>
          </w:tcPr>
          <w:p w:rsidR="000160B9" w:rsidRDefault="000160B9" w:rsidP="005B2861">
            <w:pPr>
              <w:spacing w:after="120"/>
              <w:ind w:left="0"/>
              <w:rPr>
                <w:spacing w:val="-2"/>
              </w:rPr>
            </w:pPr>
            <w:r>
              <w:rPr>
                <w:spacing w:val="-2"/>
              </w:rPr>
              <w:t xml:space="preserve">Zone contenant le nom de chaque membre du groupe sous forme de liste et en ordre alphabétique. Chaque ligne a un </w:t>
            </w:r>
            <w:r w:rsidR="00D15894">
              <w:rPr>
                <w:spacing w:val="-2"/>
              </w:rPr>
              <w:t>lien hypertexte  « Supprimer »</w:t>
            </w:r>
            <w:r>
              <w:rPr>
                <w:spacing w:val="-2"/>
              </w:rPr>
              <w:t xml:space="preserve"> </w:t>
            </w:r>
            <w:r w:rsidR="00D15894">
              <w:rPr>
                <w:spacing w:val="-2"/>
              </w:rPr>
              <w:t xml:space="preserve"> qui permet de retirer la personne du groupe. De plus, les nom son afficher sous forme de « nom prénom ». Les noms sont en lien hypertexte permettant d’ouvrir la page de l’utilisateur sélectionner. </w:t>
            </w:r>
          </w:p>
        </w:tc>
        <w:tc>
          <w:tcPr>
            <w:tcW w:w="2613" w:type="dxa"/>
          </w:tcPr>
          <w:p w:rsidR="000160B9" w:rsidRDefault="00D30B1B" w:rsidP="005B2861">
            <w:pPr>
              <w:spacing w:after="120"/>
              <w:ind w:left="0"/>
              <w:rPr>
                <w:spacing w:val="-2"/>
              </w:rPr>
            </w:pPr>
            <w:r>
              <w:rPr>
                <w:spacing w:val="-2"/>
              </w:rPr>
              <w:t xml:space="preserve">Enseigant.Nom </w:t>
            </w:r>
          </w:p>
          <w:p w:rsidR="00D30B1B" w:rsidRDefault="00D30B1B" w:rsidP="005B2861">
            <w:pPr>
              <w:spacing w:after="120"/>
              <w:ind w:left="0"/>
              <w:rPr>
                <w:spacing w:val="-2"/>
              </w:rPr>
            </w:pPr>
            <w:r>
              <w:rPr>
                <w:spacing w:val="-2"/>
              </w:rPr>
              <w:t>+ « » + Enseigant.Prenom</w:t>
            </w:r>
          </w:p>
          <w:p w:rsidR="00D30B1B" w:rsidRDefault="00D30B1B" w:rsidP="005B2861">
            <w:pPr>
              <w:spacing w:after="120"/>
              <w:ind w:left="0"/>
              <w:rPr>
                <w:spacing w:val="-2"/>
              </w:rPr>
            </w:pPr>
            <w:r>
              <w:rPr>
                <w:spacing w:val="-2"/>
              </w:rPr>
              <w:t>Ou</w:t>
            </w:r>
          </w:p>
          <w:p w:rsidR="00D30B1B" w:rsidRDefault="00D30B1B" w:rsidP="005B2861">
            <w:pPr>
              <w:spacing w:after="120"/>
              <w:ind w:left="0"/>
              <w:rPr>
                <w:spacing w:val="-2"/>
              </w:rPr>
            </w:pPr>
            <w:r>
              <w:rPr>
                <w:spacing w:val="-2"/>
              </w:rPr>
              <w:t>Groupe.Nom</w:t>
            </w:r>
          </w:p>
        </w:tc>
      </w:tr>
      <w:tr w:rsidR="00D15894" w:rsidTr="005B2861">
        <w:trPr>
          <w:cantSplit/>
          <w:trHeight w:val="774"/>
        </w:trPr>
        <w:tc>
          <w:tcPr>
            <w:tcW w:w="1990" w:type="dxa"/>
          </w:tcPr>
          <w:p w:rsidR="00D15894" w:rsidRDefault="00D15894" w:rsidP="00D15894">
            <w:pPr>
              <w:suppressAutoHyphens/>
              <w:spacing w:after="120"/>
              <w:ind w:left="0"/>
              <w:rPr>
                <w:spacing w:val="-2"/>
              </w:rPr>
            </w:pPr>
            <w:r>
              <w:rPr>
                <w:spacing w:val="-2"/>
              </w:rPr>
              <w:lastRenderedPageBreak/>
              <w:t xml:space="preserve">Droits </w:t>
            </w:r>
          </w:p>
        </w:tc>
        <w:tc>
          <w:tcPr>
            <w:tcW w:w="1740" w:type="dxa"/>
          </w:tcPr>
          <w:p w:rsidR="00D15894" w:rsidRDefault="00D15894" w:rsidP="00D15894">
            <w:pPr>
              <w:spacing w:after="120"/>
              <w:ind w:left="0"/>
              <w:rPr>
                <w:spacing w:val="-2"/>
              </w:rPr>
            </w:pPr>
            <w:r>
              <w:rPr>
                <w:spacing w:val="-2"/>
              </w:rPr>
              <w:t>Liste</w:t>
            </w:r>
          </w:p>
        </w:tc>
        <w:tc>
          <w:tcPr>
            <w:tcW w:w="4729" w:type="dxa"/>
          </w:tcPr>
          <w:p w:rsidR="00D15894" w:rsidRDefault="00D15894" w:rsidP="00D15894">
            <w:pPr>
              <w:spacing w:after="120"/>
              <w:ind w:left="0"/>
              <w:rPr>
                <w:spacing w:val="-2"/>
              </w:rPr>
            </w:pPr>
            <w:r>
              <w:rPr>
                <w:spacing w:val="-2"/>
              </w:rPr>
              <w:t>Affiche tous les droits. Les affiches en ordre alphabétique. Les noms sont en « lien hypertexte » qui nous ouvre le formulaire du droit sélectionner. De plus, on retrouve un « chec</w:t>
            </w:r>
            <w:r w:rsidR="00D30B1B">
              <w:rPr>
                <w:spacing w:val="-2"/>
              </w:rPr>
              <w:t xml:space="preserve">k </w:t>
            </w:r>
            <w:r>
              <w:rPr>
                <w:spacing w:val="-2"/>
              </w:rPr>
              <w:t>box » qui permet de donner le droit ou non.</w:t>
            </w:r>
          </w:p>
        </w:tc>
        <w:tc>
          <w:tcPr>
            <w:tcW w:w="2613" w:type="dxa"/>
          </w:tcPr>
          <w:p w:rsidR="00D15894" w:rsidRDefault="00D30B1B" w:rsidP="00D15894">
            <w:pPr>
              <w:spacing w:after="120"/>
              <w:ind w:left="0"/>
              <w:rPr>
                <w:spacing w:val="-2"/>
              </w:rPr>
            </w:pPr>
            <w:r>
              <w:rPr>
                <w:spacing w:val="-2"/>
              </w:rPr>
              <w:t>Droit.Nom</w:t>
            </w:r>
          </w:p>
        </w:tc>
      </w:tr>
      <w:tr w:rsidR="00D15894" w:rsidTr="005B2861">
        <w:trPr>
          <w:cantSplit/>
          <w:trHeight w:val="774"/>
        </w:trPr>
        <w:tc>
          <w:tcPr>
            <w:tcW w:w="1990" w:type="dxa"/>
          </w:tcPr>
          <w:p w:rsidR="00D15894" w:rsidRDefault="00D15894" w:rsidP="00D15894">
            <w:pPr>
              <w:suppressAutoHyphens/>
              <w:spacing w:after="120"/>
              <w:ind w:left="0"/>
              <w:rPr>
                <w:spacing w:val="-2"/>
              </w:rPr>
            </w:pPr>
            <w:r>
              <w:rPr>
                <w:spacing w:val="-2"/>
              </w:rPr>
              <w:t>Supprimer le groupe</w:t>
            </w:r>
          </w:p>
        </w:tc>
        <w:tc>
          <w:tcPr>
            <w:tcW w:w="1740" w:type="dxa"/>
          </w:tcPr>
          <w:p w:rsidR="00D15894" w:rsidRDefault="00D15894" w:rsidP="00D15894">
            <w:pPr>
              <w:spacing w:after="120"/>
              <w:ind w:left="0"/>
              <w:rPr>
                <w:spacing w:val="-2"/>
              </w:rPr>
            </w:pPr>
            <w:r>
              <w:rPr>
                <w:spacing w:val="-2"/>
              </w:rPr>
              <w:t>Bouton</w:t>
            </w:r>
          </w:p>
        </w:tc>
        <w:tc>
          <w:tcPr>
            <w:tcW w:w="4729" w:type="dxa"/>
          </w:tcPr>
          <w:p w:rsidR="00D15894" w:rsidRDefault="00D15894" w:rsidP="00D15894">
            <w:pPr>
              <w:spacing w:after="120"/>
              <w:ind w:left="0"/>
              <w:rPr>
                <w:spacing w:val="-2"/>
              </w:rPr>
            </w:pPr>
            <w:r>
              <w:rPr>
                <w:spacing w:val="-2"/>
              </w:rPr>
              <w:t>Permet de supprimer le groupe. En cas de validation ferme la page.</w:t>
            </w:r>
          </w:p>
        </w:tc>
        <w:tc>
          <w:tcPr>
            <w:tcW w:w="2613" w:type="dxa"/>
          </w:tcPr>
          <w:p w:rsidR="00D15894" w:rsidRDefault="00D15894" w:rsidP="00D15894">
            <w:pPr>
              <w:spacing w:after="120"/>
              <w:ind w:left="0"/>
              <w:rPr>
                <w:spacing w:val="-2"/>
              </w:rPr>
            </w:pPr>
          </w:p>
        </w:tc>
      </w:tr>
      <w:tr w:rsidR="00D15894" w:rsidTr="005B2861">
        <w:trPr>
          <w:cantSplit/>
          <w:trHeight w:val="774"/>
        </w:trPr>
        <w:tc>
          <w:tcPr>
            <w:tcW w:w="1990" w:type="dxa"/>
          </w:tcPr>
          <w:p w:rsidR="00D15894" w:rsidRDefault="00D15894" w:rsidP="00D15894">
            <w:pPr>
              <w:suppressAutoHyphens/>
              <w:spacing w:after="120"/>
              <w:ind w:left="0"/>
              <w:rPr>
                <w:spacing w:val="-2"/>
              </w:rPr>
            </w:pPr>
            <w:r>
              <w:rPr>
                <w:spacing w:val="-2"/>
              </w:rPr>
              <w:t>Retour</w:t>
            </w:r>
          </w:p>
        </w:tc>
        <w:tc>
          <w:tcPr>
            <w:tcW w:w="1740" w:type="dxa"/>
          </w:tcPr>
          <w:p w:rsidR="00D15894" w:rsidRDefault="00D15894" w:rsidP="00D15894">
            <w:pPr>
              <w:spacing w:after="120"/>
              <w:ind w:left="0"/>
              <w:rPr>
                <w:spacing w:val="-2"/>
              </w:rPr>
            </w:pPr>
            <w:r>
              <w:rPr>
                <w:spacing w:val="-2"/>
              </w:rPr>
              <w:t>Bouton</w:t>
            </w:r>
          </w:p>
        </w:tc>
        <w:tc>
          <w:tcPr>
            <w:tcW w:w="4729" w:type="dxa"/>
          </w:tcPr>
          <w:p w:rsidR="00D15894" w:rsidRDefault="00D15894" w:rsidP="00D15894">
            <w:pPr>
              <w:spacing w:after="120"/>
              <w:ind w:left="0"/>
              <w:rPr>
                <w:spacing w:val="-2"/>
              </w:rPr>
            </w:pPr>
            <w:r>
              <w:rPr>
                <w:spacing w:val="-2"/>
              </w:rPr>
              <w:t>Annule les modification apporté au groupe et retourne sur la page précédente.</w:t>
            </w:r>
          </w:p>
        </w:tc>
        <w:tc>
          <w:tcPr>
            <w:tcW w:w="2613" w:type="dxa"/>
          </w:tcPr>
          <w:p w:rsidR="00D15894" w:rsidRDefault="00D15894" w:rsidP="00D15894">
            <w:pPr>
              <w:spacing w:after="120"/>
              <w:ind w:left="0"/>
              <w:rPr>
                <w:spacing w:val="-2"/>
              </w:rPr>
            </w:pPr>
          </w:p>
        </w:tc>
      </w:tr>
      <w:tr w:rsidR="00D15894" w:rsidTr="005B2861">
        <w:trPr>
          <w:cantSplit/>
          <w:trHeight w:val="774"/>
        </w:trPr>
        <w:tc>
          <w:tcPr>
            <w:tcW w:w="1990" w:type="dxa"/>
          </w:tcPr>
          <w:p w:rsidR="00D15894" w:rsidRDefault="00D15894" w:rsidP="00D15894">
            <w:pPr>
              <w:suppressAutoHyphens/>
              <w:spacing w:after="120"/>
              <w:ind w:left="0"/>
              <w:rPr>
                <w:spacing w:val="-2"/>
              </w:rPr>
            </w:pPr>
            <w:r>
              <w:rPr>
                <w:spacing w:val="-2"/>
              </w:rPr>
              <w:t xml:space="preserve">Appliquer </w:t>
            </w:r>
          </w:p>
        </w:tc>
        <w:tc>
          <w:tcPr>
            <w:tcW w:w="1740" w:type="dxa"/>
          </w:tcPr>
          <w:p w:rsidR="00D15894" w:rsidRDefault="00D15894" w:rsidP="00D15894">
            <w:pPr>
              <w:spacing w:after="120"/>
              <w:ind w:left="0"/>
              <w:rPr>
                <w:spacing w:val="-2"/>
              </w:rPr>
            </w:pPr>
            <w:r>
              <w:rPr>
                <w:spacing w:val="-2"/>
              </w:rPr>
              <w:t>Bouton</w:t>
            </w:r>
          </w:p>
        </w:tc>
        <w:tc>
          <w:tcPr>
            <w:tcW w:w="4729" w:type="dxa"/>
          </w:tcPr>
          <w:p w:rsidR="00D15894" w:rsidRDefault="00D15894" w:rsidP="00D15894">
            <w:pPr>
              <w:spacing w:after="120"/>
              <w:ind w:left="0"/>
              <w:rPr>
                <w:spacing w:val="-2"/>
              </w:rPr>
            </w:pPr>
            <w:r>
              <w:rPr>
                <w:spacing w:val="-2"/>
              </w:rPr>
              <w:t>Sauvegarde les modifications apporté au groupe et ferme la page.</w:t>
            </w:r>
          </w:p>
        </w:tc>
        <w:tc>
          <w:tcPr>
            <w:tcW w:w="2613" w:type="dxa"/>
          </w:tcPr>
          <w:p w:rsidR="00D15894" w:rsidRDefault="00D15894" w:rsidP="00D15894">
            <w:pPr>
              <w:spacing w:after="120"/>
              <w:ind w:left="0"/>
              <w:rPr>
                <w:spacing w:val="-2"/>
              </w:rPr>
            </w:pPr>
          </w:p>
        </w:tc>
      </w:tr>
    </w:tbl>
    <w:p w:rsidR="00A20C26" w:rsidRPr="0056204D" w:rsidRDefault="00A20C26" w:rsidP="00A20C26">
      <w:pPr>
        <w:pStyle w:val="Titre3"/>
        <w:rPr>
          <w:b/>
        </w:rPr>
      </w:pPr>
    </w:p>
    <w:p w:rsidR="00A20C26" w:rsidRDefault="00A20C26" w:rsidP="00A20C26">
      <w:pPr>
        <w:pStyle w:val="Titre2"/>
      </w:pPr>
      <w:r>
        <w:t xml:space="preserve">2.5.3 Tableau des validations de « </w:t>
      </w:r>
      <w:r w:rsidR="003660F9">
        <w:t xml:space="preserve">Gérer le groupe </w:t>
      </w:r>
      <w:r>
        <w:t xml:space="preserve">» </w:t>
      </w:r>
    </w:p>
    <w:tbl>
      <w:tblPr>
        <w:tblW w:w="11543" w:type="dxa"/>
        <w:tblInd w:w="-1774"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3020"/>
        <w:gridCol w:w="4543"/>
        <w:gridCol w:w="2552"/>
        <w:gridCol w:w="1428"/>
      </w:tblGrid>
      <w:tr w:rsidR="00947863" w:rsidRPr="00B60BF5" w:rsidTr="005B2861">
        <w:trPr>
          <w:trHeight w:val="578"/>
          <w:tblHeader/>
        </w:trPr>
        <w:tc>
          <w:tcPr>
            <w:tcW w:w="3020"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Champs à valider</w:t>
            </w:r>
          </w:p>
        </w:tc>
        <w:tc>
          <w:tcPr>
            <w:tcW w:w="4543"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Validation</w:t>
            </w:r>
          </w:p>
        </w:tc>
        <w:tc>
          <w:tcPr>
            <w:tcW w:w="2552"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1428"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Message</w:t>
            </w:r>
          </w:p>
        </w:tc>
      </w:tr>
      <w:tr w:rsidR="00947863" w:rsidTr="005B2861">
        <w:trPr>
          <w:trHeight w:val="760"/>
        </w:trPr>
        <w:tc>
          <w:tcPr>
            <w:tcW w:w="3020" w:type="dxa"/>
          </w:tcPr>
          <w:p w:rsidR="00947863" w:rsidRDefault="007E11AB" w:rsidP="005B2861">
            <w:pPr>
              <w:spacing w:before="90" w:after="54"/>
              <w:ind w:left="0"/>
              <w:rPr>
                <w:spacing w:val="-2"/>
              </w:rPr>
            </w:pPr>
            <w:r>
              <w:rPr>
                <w:spacing w:val="-2"/>
              </w:rPr>
              <w:t>Supprimer le Groupe</w:t>
            </w:r>
          </w:p>
        </w:tc>
        <w:tc>
          <w:tcPr>
            <w:tcW w:w="4543" w:type="dxa"/>
          </w:tcPr>
          <w:p w:rsidR="00947863" w:rsidRDefault="007E11AB" w:rsidP="005B2861">
            <w:pPr>
              <w:spacing w:before="90" w:after="54"/>
              <w:ind w:left="0"/>
              <w:rPr>
                <w:spacing w:val="-2"/>
              </w:rPr>
            </w:pPr>
            <w:r>
              <w:rPr>
                <w:spacing w:val="-2"/>
              </w:rPr>
              <w:t>Message demandent si on veut vraiment supprimer le groupe.</w:t>
            </w:r>
          </w:p>
          <w:p w:rsidR="007E11AB" w:rsidRDefault="007E11AB" w:rsidP="005B2861">
            <w:pPr>
              <w:spacing w:before="90" w:after="54"/>
              <w:ind w:left="0"/>
              <w:rPr>
                <w:spacing w:val="-2"/>
              </w:rPr>
            </w:pPr>
            <w:r>
              <w:rPr>
                <w:spacing w:val="-2"/>
              </w:rPr>
              <w:t>S’assurer que en cas de suppression les programme ne se retrouve pas sans utilisateur prouvent gérer les droits. Aussi avertir si une action risque d’enlever des droits à un admin.</w:t>
            </w:r>
          </w:p>
          <w:p w:rsidR="007E11AB" w:rsidRDefault="007E11AB" w:rsidP="005B2861">
            <w:pPr>
              <w:spacing w:before="90" w:after="54"/>
              <w:ind w:left="0"/>
              <w:rPr>
                <w:spacing w:val="-2"/>
              </w:rPr>
            </w:pPr>
          </w:p>
        </w:tc>
        <w:tc>
          <w:tcPr>
            <w:tcW w:w="2552" w:type="dxa"/>
          </w:tcPr>
          <w:p w:rsidR="00947863" w:rsidRDefault="007E11AB" w:rsidP="005B2861">
            <w:pPr>
              <w:spacing w:before="90" w:after="54"/>
              <w:ind w:left="0"/>
              <w:rPr>
                <w:spacing w:val="-2"/>
                <w:lang w:val="fr-FR"/>
              </w:rPr>
            </w:pPr>
            <w:r>
              <w:rPr>
                <w:spacing w:val="-2"/>
                <w:lang w:val="fr-FR"/>
              </w:rPr>
              <w:t>Unitaire</w:t>
            </w:r>
          </w:p>
        </w:tc>
        <w:tc>
          <w:tcPr>
            <w:tcW w:w="1428" w:type="dxa"/>
          </w:tcPr>
          <w:p w:rsidR="00947863" w:rsidRDefault="007E11AB" w:rsidP="005B2861">
            <w:pPr>
              <w:spacing w:before="90" w:after="54"/>
              <w:ind w:left="0"/>
              <w:rPr>
                <w:spacing w:val="-2"/>
                <w:lang w:val="fr-FR"/>
              </w:rPr>
            </w:pPr>
            <w:r>
              <w:rPr>
                <w:spacing w:val="-2"/>
                <w:lang w:val="fr-FR"/>
              </w:rPr>
              <w:t>M_11</w:t>
            </w:r>
          </w:p>
          <w:p w:rsidR="007E11AB" w:rsidRDefault="007E11AB" w:rsidP="005B2861">
            <w:pPr>
              <w:spacing w:before="90" w:after="54"/>
              <w:ind w:left="0"/>
              <w:rPr>
                <w:spacing w:val="-2"/>
                <w:lang w:val="fr-FR"/>
              </w:rPr>
            </w:pPr>
            <w:r>
              <w:rPr>
                <w:spacing w:val="-2"/>
                <w:lang w:val="fr-FR"/>
              </w:rPr>
              <w:t>M_12</w:t>
            </w:r>
          </w:p>
        </w:tc>
      </w:tr>
    </w:tbl>
    <w:p w:rsidR="00947863" w:rsidRPr="00947863" w:rsidRDefault="00947863" w:rsidP="00947863"/>
    <w:p w:rsidR="00A20C26" w:rsidRDefault="00A20C26" w:rsidP="00A20C26">
      <w:pPr>
        <w:pStyle w:val="Titre2"/>
      </w:pPr>
      <w:r>
        <w:t>2.5.4 Paramètre d’entrée de «</w:t>
      </w:r>
      <w:r w:rsidR="003660F9">
        <w:t xml:space="preserve"> Gérer le groupe</w:t>
      </w:r>
      <w:r>
        <w:t xml:space="preserve"> » </w:t>
      </w:r>
    </w:p>
    <w:tbl>
      <w:tblPr>
        <w:tblW w:w="8080" w:type="dxa"/>
        <w:tblInd w:w="92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260"/>
        <w:gridCol w:w="4820"/>
      </w:tblGrid>
      <w:tr w:rsidR="00947863" w:rsidRPr="00B60BF5" w:rsidTr="005B2861">
        <w:trPr>
          <w:trHeight w:val="727"/>
          <w:tblHeader/>
        </w:trPr>
        <w:tc>
          <w:tcPr>
            <w:tcW w:w="3260" w:type="dxa"/>
            <w:shd w:val="clear" w:color="auto" w:fill="4A4E51"/>
            <w:vAlign w:val="center"/>
          </w:tcPr>
          <w:p w:rsidR="00947863" w:rsidRPr="00B60BF5" w:rsidRDefault="00947863" w:rsidP="005B2861">
            <w:pPr>
              <w:spacing w:before="0" w:after="0"/>
              <w:ind w:left="0"/>
              <w:jc w:val="center"/>
              <w:rPr>
                <w:rFonts w:cs="Arial"/>
                <w:b/>
                <w:bCs/>
                <w:color w:val="FFFFFF" w:themeColor="background1"/>
                <w:spacing w:val="-2"/>
              </w:rPr>
            </w:pPr>
            <w:r w:rsidRPr="00B60BF5">
              <w:rPr>
                <w:rFonts w:cs="Arial"/>
                <w:b/>
                <w:bCs/>
                <w:color w:val="FFFFFF" w:themeColor="background1"/>
                <w:spacing w:val="-2"/>
              </w:rPr>
              <w:t>Description</w:t>
            </w:r>
          </w:p>
        </w:tc>
        <w:tc>
          <w:tcPr>
            <w:tcW w:w="4820" w:type="dxa"/>
            <w:shd w:val="clear" w:color="auto" w:fill="4A4E51"/>
            <w:vAlign w:val="center"/>
          </w:tcPr>
          <w:p w:rsidR="00947863" w:rsidRPr="00B60BF5" w:rsidRDefault="00947863" w:rsidP="005B2861">
            <w:pPr>
              <w:spacing w:before="0" w:after="0"/>
              <w:ind w:left="72"/>
              <w:jc w:val="center"/>
              <w:rPr>
                <w:rFonts w:cs="Arial"/>
                <w:b/>
                <w:bCs/>
                <w:color w:val="FFFFFF" w:themeColor="background1"/>
                <w:spacing w:val="-2"/>
              </w:rPr>
            </w:pPr>
            <w:r>
              <w:rPr>
                <w:rFonts w:cs="Arial"/>
                <w:b/>
                <w:bCs/>
                <w:color w:val="FFFFFF" w:themeColor="background1"/>
                <w:spacing w:val="-2"/>
              </w:rPr>
              <w:t>Entité</w:t>
            </w:r>
          </w:p>
        </w:tc>
      </w:tr>
      <w:tr w:rsidR="00947863" w:rsidRPr="00127FE4" w:rsidTr="005B2861">
        <w:tc>
          <w:tcPr>
            <w:tcW w:w="3260" w:type="dxa"/>
          </w:tcPr>
          <w:p w:rsidR="00947863" w:rsidRDefault="00D15894" w:rsidP="00947863">
            <w:pPr>
              <w:spacing w:after="120"/>
              <w:ind w:left="0"/>
              <w:rPr>
                <w:spacing w:val="-2"/>
                <w:szCs w:val="24"/>
                <w:lang w:val="fr-FR"/>
              </w:rPr>
            </w:pPr>
            <w:r>
              <w:rPr>
                <w:spacing w:val="-2"/>
                <w:szCs w:val="24"/>
                <w:lang w:val="fr-FR"/>
              </w:rPr>
              <w:t xml:space="preserve">No du groupe </w:t>
            </w:r>
          </w:p>
        </w:tc>
        <w:tc>
          <w:tcPr>
            <w:tcW w:w="4820" w:type="dxa"/>
          </w:tcPr>
          <w:p w:rsidR="00947863" w:rsidRPr="00127FE4" w:rsidRDefault="00D15894" w:rsidP="005B2861">
            <w:pPr>
              <w:spacing w:after="120"/>
              <w:ind w:left="0"/>
              <w:rPr>
                <w:spacing w:val="-2"/>
              </w:rPr>
            </w:pPr>
            <w:r>
              <w:rPr>
                <w:spacing w:val="-2"/>
              </w:rPr>
              <w:t>Groupe.No</w:t>
            </w:r>
          </w:p>
        </w:tc>
      </w:tr>
    </w:tbl>
    <w:p w:rsidR="00947863" w:rsidRPr="00947863" w:rsidRDefault="00947863" w:rsidP="00947863"/>
    <w:p w:rsidR="00A20C26" w:rsidRDefault="00A20C26" w:rsidP="00A20C26">
      <w:pPr>
        <w:pStyle w:val="Titre1"/>
      </w:pPr>
      <w:r>
        <w:lastRenderedPageBreak/>
        <w:t xml:space="preserve">2.6 étude de cas </w:t>
      </w:r>
      <w:r w:rsidR="00D15894">
        <w:t>D’UTILISATION «</w:t>
      </w:r>
      <w:r w:rsidR="003660F9">
        <w:t xml:space="preserve"> faire une recherche d’enseignant</w:t>
      </w:r>
      <w:r>
        <w:t xml:space="preserve"> »</w:t>
      </w:r>
    </w:p>
    <w:p w:rsidR="00A20C26" w:rsidRPr="0056204D" w:rsidRDefault="00A20C26" w:rsidP="00A20C26">
      <w:pPr>
        <w:pStyle w:val="Titre3"/>
        <w:rPr>
          <w:b/>
        </w:rPr>
      </w:pPr>
      <w:r w:rsidRPr="0056204D">
        <w:rPr>
          <w:b/>
        </w:rPr>
        <w:t>Description :</w:t>
      </w:r>
      <w:r w:rsidR="00D15894">
        <w:rPr>
          <w:b/>
        </w:rPr>
        <w:t xml:space="preserve"> Page nous permettant de faire une recherche d’enseignant et d’ajouter plusieurs enseignant d’un grouper en cochant des check box.</w:t>
      </w:r>
    </w:p>
    <w:p w:rsidR="00A20C26" w:rsidRDefault="00A20C26" w:rsidP="00A20C26">
      <w:pPr>
        <w:pStyle w:val="Titre3"/>
        <w:rPr>
          <w:b/>
        </w:rPr>
      </w:pPr>
      <w:r w:rsidRPr="0056204D">
        <w:rPr>
          <w:b/>
        </w:rPr>
        <w:t>Acteur :</w:t>
      </w:r>
    </w:p>
    <w:p w:rsidR="00D15894" w:rsidRPr="00D15894" w:rsidRDefault="00D15894" w:rsidP="00D15894">
      <w:r>
        <w:t>L’admin</w:t>
      </w:r>
    </w:p>
    <w:p w:rsidR="00A20C26" w:rsidRDefault="00A20C26" w:rsidP="00A20C26">
      <w:pPr>
        <w:pStyle w:val="Titre3"/>
        <w:rPr>
          <w:b/>
        </w:rPr>
      </w:pPr>
      <w:r w:rsidRPr="0056204D">
        <w:rPr>
          <w:b/>
        </w:rPr>
        <w:t>Condition de départ :</w:t>
      </w:r>
    </w:p>
    <w:p w:rsidR="00D15894" w:rsidRPr="00D15894" w:rsidRDefault="00D15894" w:rsidP="00D15894">
      <w:r>
        <w:t>Être connecter comme admin</w:t>
      </w:r>
    </w:p>
    <w:p w:rsidR="00A20C26" w:rsidRDefault="00A20C26" w:rsidP="00A20C26">
      <w:pPr>
        <w:pStyle w:val="Titre3"/>
        <w:rPr>
          <w:b/>
        </w:rPr>
      </w:pPr>
      <w:r w:rsidRPr="0056204D">
        <w:rPr>
          <w:b/>
        </w:rPr>
        <w:t>Condition de fin :</w:t>
      </w:r>
    </w:p>
    <w:p w:rsidR="00D15894" w:rsidRDefault="00D15894" w:rsidP="00D15894">
      <w:r>
        <w:t>Fermer la fenêtre</w:t>
      </w:r>
    </w:p>
    <w:p w:rsidR="00D15894" w:rsidRDefault="00D15894" w:rsidP="00D15894">
      <w:r>
        <w:t xml:space="preserve">Ou </w:t>
      </w:r>
    </w:p>
    <w:p w:rsidR="00D15894" w:rsidRDefault="00D15894" w:rsidP="00D15894">
      <w:r>
        <w:t xml:space="preserve">Le bouton retour </w:t>
      </w:r>
    </w:p>
    <w:p w:rsidR="00D15894" w:rsidRDefault="00D15894" w:rsidP="00D15894">
      <w:r>
        <w:t xml:space="preserve">Ou </w:t>
      </w:r>
    </w:p>
    <w:p w:rsidR="00D15894" w:rsidRPr="00D15894" w:rsidRDefault="00D15894" w:rsidP="00D15894">
      <w:r>
        <w:t>Le bouton appliquer</w:t>
      </w:r>
    </w:p>
    <w:p w:rsidR="00947863" w:rsidRDefault="00A20C26" w:rsidP="00A20C26">
      <w:pPr>
        <w:pStyle w:val="Titre3"/>
        <w:rPr>
          <w:b/>
        </w:rPr>
      </w:pPr>
      <w:r w:rsidRPr="0056204D">
        <w:rPr>
          <w:b/>
        </w:rPr>
        <w:t>Exception :</w:t>
      </w:r>
    </w:p>
    <w:p w:rsidR="00D15894" w:rsidRPr="00D15894" w:rsidRDefault="00D15894" w:rsidP="00D15894">
      <w:r>
        <w:t>N/A</w:t>
      </w:r>
    </w:p>
    <w:tbl>
      <w:tblPr>
        <w:tblpPr w:leftFromText="141" w:rightFromText="141" w:vertAnchor="text" w:horzAnchor="page" w:tblpX="806" w:tblpY="7063"/>
        <w:tblW w:w="11072"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1990"/>
        <w:gridCol w:w="1740"/>
        <w:gridCol w:w="4729"/>
        <w:gridCol w:w="2613"/>
      </w:tblGrid>
      <w:tr w:rsidR="00947863" w:rsidRPr="00B60BF5" w:rsidTr="00391D9A">
        <w:trPr>
          <w:cantSplit/>
          <w:trHeight w:val="460"/>
          <w:tblHeader/>
        </w:trPr>
        <w:tc>
          <w:tcPr>
            <w:tcW w:w="1990" w:type="dxa"/>
            <w:shd w:val="clear" w:color="auto" w:fill="4A4E51"/>
            <w:vAlign w:val="center"/>
          </w:tcPr>
          <w:p w:rsidR="00947863" w:rsidRPr="00B60BF5" w:rsidRDefault="00947863" w:rsidP="00391D9A">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lastRenderedPageBreak/>
              <w:t>Nom du champ</w:t>
            </w:r>
          </w:p>
        </w:tc>
        <w:tc>
          <w:tcPr>
            <w:tcW w:w="1740" w:type="dxa"/>
            <w:shd w:val="clear" w:color="auto" w:fill="4A4E51"/>
            <w:vAlign w:val="center"/>
          </w:tcPr>
          <w:p w:rsidR="00947863" w:rsidRPr="00B60BF5" w:rsidRDefault="00947863" w:rsidP="00391D9A">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4729" w:type="dxa"/>
            <w:shd w:val="clear" w:color="auto" w:fill="4A4E51"/>
            <w:vAlign w:val="center"/>
          </w:tcPr>
          <w:p w:rsidR="00947863" w:rsidRPr="00B60BF5" w:rsidRDefault="00947863" w:rsidP="00391D9A">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Description</w:t>
            </w:r>
          </w:p>
        </w:tc>
        <w:tc>
          <w:tcPr>
            <w:tcW w:w="2613" w:type="dxa"/>
            <w:shd w:val="clear" w:color="auto" w:fill="4A4E51"/>
            <w:vAlign w:val="center"/>
          </w:tcPr>
          <w:p w:rsidR="00947863" w:rsidRPr="00B60BF5" w:rsidRDefault="00947863" w:rsidP="00391D9A">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Entité</w:t>
            </w:r>
          </w:p>
        </w:tc>
      </w:tr>
      <w:tr w:rsidR="00947863" w:rsidTr="00391D9A">
        <w:trPr>
          <w:cantSplit/>
          <w:trHeight w:val="774"/>
        </w:trPr>
        <w:tc>
          <w:tcPr>
            <w:tcW w:w="1990" w:type="dxa"/>
          </w:tcPr>
          <w:p w:rsidR="00947863" w:rsidRDefault="00D15894" w:rsidP="00391D9A">
            <w:pPr>
              <w:suppressAutoHyphens/>
              <w:spacing w:after="120"/>
              <w:ind w:left="0"/>
              <w:rPr>
                <w:spacing w:val="-2"/>
              </w:rPr>
            </w:pPr>
            <w:r>
              <w:rPr>
                <w:spacing w:val="-2"/>
              </w:rPr>
              <w:t>Rechercher</w:t>
            </w:r>
          </w:p>
        </w:tc>
        <w:tc>
          <w:tcPr>
            <w:tcW w:w="1740" w:type="dxa"/>
          </w:tcPr>
          <w:p w:rsidR="00947863" w:rsidRDefault="00D15894" w:rsidP="00391D9A">
            <w:pPr>
              <w:spacing w:after="120"/>
              <w:ind w:left="0"/>
              <w:rPr>
                <w:spacing w:val="-2"/>
              </w:rPr>
            </w:pPr>
            <w:r>
              <w:rPr>
                <w:spacing w:val="-2"/>
              </w:rPr>
              <w:t>Texte</w:t>
            </w:r>
          </w:p>
        </w:tc>
        <w:tc>
          <w:tcPr>
            <w:tcW w:w="4729" w:type="dxa"/>
          </w:tcPr>
          <w:p w:rsidR="00947863" w:rsidRDefault="00D15894" w:rsidP="00391D9A">
            <w:pPr>
              <w:spacing w:after="120"/>
              <w:ind w:left="0"/>
              <w:rPr>
                <w:spacing w:val="-2"/>
              </w:rPr>
            </w:pPr>
            <w:r>
              <w:rPr>
                <w:spacing w:val="-2"/>
              </w:rPr>
              <w:t xml:space="preserve">Zone de filtre pour les noms des enseignant enregistré dans le programme. Si le champ est vide alors on affiche tous les utilisateurs. </w:t>
            </w:r>
          </w:p>
        </w:tc>
        <w:tc>
          <w:tcPr>
            <w:tcW w:w="2613" w:type="dxa"/>
          </w:tcPr>
          <w:p w:rsidR="00947863" w:rsidRDefault="00947863" w:rsidP="00391D9A">
            <w:pPr>
              <w:spacing w:after="120"/>
              <w:ind w:left="0"/>
              <w:rPr>
                <w:spacing w:val="-2"/>
              </w:rPr>
            </w:pPr>
          </w:p>
          <w:p w:rsidR="00947863" w:rsidRDefault="00947863" w:rsidP="00391D9A">
            <w:pPr>
              <w:spacing w:after="120"/>
              <w:ind w:left="0"/>
              <w:rPr>
                <w:spacing w:val="-2"/>
              </w:rPr>
            </w:pPr>
          </w:p>
        </w:tc>
      </w:tr>
      <w:tr w:rsidR="00D15894" w:rsidTr="00391D9A">
        <w:trPr>
          <w:cantSplit/>
          <w:trHeight w:val="774"/>
        </w:trPr>
        <w:tc>
          <w:tcPr>
            <w:tcW w:w="1990" w:type="dxa"/>
          </w:tcPr>
          <w:p w:rsidR="00D15894" w:rsidRDefault="00D71E1A" w:rsidP="00391D9A">
            <w:pPr>
              <w:suppressAutoHyphens/>
              <w:spacing w:after="120"/>
              <w:ind w:left="0"/>
              <w:rPr>
                <w:spacing w:val="-2"/>
              </w:rPr>
            </w:pPr>
            <w:r>
              <w:rPr>
                <w:spacing w:val="-2"/>
              </w:rPr>
              <w:t>Enseignant</w:t>
            </w:r>
          </w:p>
        </w:tc>
        <w:tc>
          <w:tcPr>
            <w:tcW w:w="1740" w:type="dxa"/>
          </w:tcPr>
          <w:p w:rsidR="00D15894" w:rsidRDefault="00D71E1A" w:rsidP="00391D9A">
            <w:pPr>
              <w:spacing w:after="120"/>
              <w:ind w:left="0"/>
              <w:rPr>
                <w:spacing w:val="-2"/>
              </w:rPr>
            </w:pPr>
            <w:r>
              <w:rPr>
                <w:spacing w:val="-2"/>
              </w:rPr>
              <w:t>Liste</w:t>
            </w:r>
          </w:p>
        </w:tc>
        <w:tc>
          <w:tcPr>
            <w:tcW w:w="4729" w:type="dxa"/>
          </w:tcPr>
          <w:p w:rsidR="00D15894" w:rsidRDefault="00D71E1A" w:rsidP="00391D9A">
            <w:pPr>
              <w:spacing w:after="120"/>
              <w:ind w:left="0"/>
              <w:rPr>
                <w:spacing w:val="-2"/>
              </w:rPr>
            </w:pPr>
            <w:r>
              <w:rPr>
                <w:spacing w:val="-2"/>
              </w:rPr>
              <w:t>Liste-nous enfichant tous les utilisateurs correspondant à la zone rechercher. Nous retrouvons un check box d’ajouter qui nous permet de sélectionner les utilisateurs que l’on souhaite ajouter au groupe. De plus, on retrouve les nom des utilisateurs en lien hypertexte qui nous permet d’ouvrir la page leur correspondant.</w:t>
            </w:r>
          </w:p>
        </w:tc>
        <w:tc>
          <w:tcPr>
            <w:tcW w:w="2613" w:type="dxa"/>
          </w:tcPr>
          <w:p w:rsidR="007E11AB" w:rsidRDefault="007E11AB" w:rsidP="007E11AB">
            <w:pPr>
              <w:spacing w:after="120"/>
              <w:ind w:left="0"/>
              <w:rPr>
                <w:spacing w:val="-2"/>
              </w:rPr>
            </w:pPr>
            <w:r>
              <w:rPr>
                <w:spacing w:val="-2"/>
              </w:rPr>
              <w:t xml:space="preserve">Enseigant.Nom </w:t>
            </w:r>
          </w:p>
          <w:p w:rsidR="007E11AB" w:rsidRDefault="007E11AB" w:rsidP="007E11AB">
            <w:pPr>
              <w:spacing w:after="120"/>
              <w:ind w:left="0"/>
              <w:rPr>
                <w:spacing w:val="-2"/>
              </w:rPr>
            </w:pPr>
            <w:r>
              <w:rPr>
                <w:spacing w:val="-2"/>
              </w:rPr>
              <w:t>+ « » + Enseigant.Prenom</w:t>
            </w:r>
          </w:p>
          <w:p w:rsidR="00D15894" w:rsidRDefault="00D15894" w:rsidP="00391D9A">
            <w:pPr>
              <w:spacing w:after="120"/>
              <w:ind w:left="0"/>
              <w:rPr>
                <w:spacing w:val="-2"/>
              </w:rPr>
            </w:pPr>
          </w:p>
        </w:tc>
      </w:tr>
      <w:tr w:rsidR="00D71E1A" w:rsidTr="00391D9A">
        <w:trPr>
          <w:cantSplit/>
          <w:trHeight w:val="774"/>
        </w:trPr>
        <w:tc>
          <w:tcPr>
            <w:tcW w:w="1990" w:type="dxa"/>
          </w:tcPr>
          <w:p w:rsidR="00D71E1A" w:rsidRDefault="00D71E1A" w:rsidP="00391D9A">
            <w:pPr>
              <w:suppressAutoHyphens/>
              <w:spacing w:after="120"/>
              <w:ind w:left="0"/>
              <w:rPr>
                <w:spacing w:val="-2"/>
              </w:rPr>
            </w:pPr>
            <w:r>
              <w:rPr>
                <w:spacing w:val="-2"/>
              </w:rPr>
              <w:t>Retour</w:t>
            </w:r>
          </w:p>
        </w:tc>
        <w:tc>
          <w:tcPr>
            <w:tcW w:w="1740" w:type="dxa"/>
          </w:tcPr>
          <w:p w:rsidR="00D71E1A" w:rsidRDefault="00D71E1A" w:rsidP="00391D9A">
            <w:pPr>
              <w:spacing w:after="120"/>
              <w:ind w:left="0"/>
              <w:rPr>
                <w:spacing w:val="-2"/>
              </w:rPr>
            </w:pPr>
            <w:r>
              <w:rPr>
                <w:spacing w:val="-2"/>
              </w:rPr>
              <w:t>Bouton</w:t>
            </w:r>
          </w:p>
        </w:tc>
        <w:tc>
          <w:tcPr>
            <w:tcW w:w="4729" w:type="dxa"/>
          </w:tcPr>
          <w:p w:rsidR="00D71E1A" w:rsidRDefault="00D71E1A" w:rsidP="00391D9A">
            <w:pPr>
              <w:spacing w:after="120"/>
              <w:ind w:left="0"/>
              <w:rPr>
                <w:spacing w:val="-2"/>
              </w:rPr>
            </w:pPr>
            <w:r>
              <w:rPr>
                <w:spacing w:val="-2"/>
              </w:rPr>
              <w:t>Annuler les modifications faite et retourne sur la page précédente.</w:t>
            </w:r>
          </w:p>
        </w:tc>
        <w:tc>
          <w:tcPr>
            <w:tcW w:w="2613" w:type="dxa"/>
          </w:tcPr>
          <w:p w:rsidR="00D71E1A" w:rsidRDefault="00D71E1A" w:rsidP="00391D9A">
            <w:pPr>
              <w:spacing w:after="120"/>
              <w:ind w:left="0"/>
              <w:rPr>
                <w:spacing w:val="-2"/>
              </w:rPr>
            </w:pPr>
          </w:p>
        </w:tc>
      </w:tr>
      <w:tr w:rsidR="00D71E1A" w:rsidTr="00391D9A">
        <w:trPr>
          <w:cantSplit/>
          <w:trHeight w:val="774"/>
        </w:trPr>
        <w:tc>
          <w:tcPr>
            <w:tcW w:w="1990" w:type="dxa"/>
          </w:tcPr>
          <w:p w:rsidR="00D71E1A" w:rsidRDefault="00D71E1A" w:rsidP="00391D9A">
            <w:pPr>
              <w:suppressAutoHyphens/>
              <w:spacing w:after="120"/>
              <w:ind w:left="0"/>
              <w:rPr>
                <w:spacing w:val="-2"/>
              </w:rPr>
            </w:pPr>
            <w:r>
              <w:rPr>
                <w:spacing w:val="-2"/>
              </w:rPr>
              <w:t>Appliquer</w:t>
            </w:r>
          </w:p>
        </w:tc>
        <w:tc>
          <w:tcPr>
            <w:tcW w:w="1740" w:type="dxa"/>
          </w:tcPr>
          <w:p w:rsidR="00D71E1A" w:rsidRDefault="00D71E1A" w:rsidP="00391D9A">
            <w:pPr>
              <w:spacing w:after="120"/>
              <w:ind w:left="0"/>
              <w:rPr>
                <w:spacing w:val="-2"/>
              </w:rPr>
            </w:pPr>
            <w:r>
              <w:rPr>
                <w:spacing w:val="-2"/>
              </w:rPr>
              <w:t>Bouton</w:t>
            </w:r>
          </w:p>
        </w:tc>
        <w:tc>
          <w:tcPr>
            <w:tcW w:w="4729" w:type="dxa"/>
          </w:tcPr>
          <w:p w:rsidR="00D71E1A" w:rsidRDefault="00D71E1A" w:rsidP="00391D9A">
            <w:pPr>
              <w:spacing w:after="120"/>
              <w:ind w:left="0"/>
              <w:rPr>
                <w:spacing w:val="-2"/>
              </w:rPr>
            </w:pPr>
            <w:r>
              <w:rPr>
                <w:spacing w:val="-2"/>
              </w:rPr>
              <w:t>Sauvegarde les modification et retourne sur la page précédente.</w:t>
            </w:r>
          </w:p>
        </w:tc>
        <w:tc>
          <w:tcPr>
            <w:tcW w:w="2613" w:type="dxa"/>
          </w:tcPr>
          <w:p w:rsidR="00D71E1A" w:rsidRDefault="00D71E1A" w:rsidP="00391D9A">
            <w:pPr>
              <w:spacing w:after="120"/>
              <w:ind w:left="0"/>
              <w:rPr>
                <w:spacing w:val="-2"/>
              </w:rPr>
            </w:pPr>
          </w:p>
        </w:tc>
      </w:tr>
    </w:tbl>
    <w:p w:rsidR="00A20C26" w:rsidRPr="0056204D" w:rsidRDefault="00A20C26" w:rsidP="00A20C26">
      <w:pPr>
        <w:pStyle w:val="Titre3"/>
        <w:rPr>
          <w:b/>
        </w:rPr>
      </w:pPr>
    </w:p>
    <w:p w:rsidR="00A20C26" w:rsidRDefault="00A20C26" w:rsidP="00A20C26">
      <w:pPr>
        <w:pStyle w:val="Titre2"/>
      </w:pPr>
      <w:r>
        <w:t>2.6.</w:t>
      </w:r>
      <w:r w:rsidRPr="00346B02">
        <w:t>1</w:t>
      </w:r>
      <w:r>
        <w:t xml:space="preserve"> </w:t>
      </w:r>
      <w:r w:rsidRPr="00346B02">
        <w:t>Panoramas</w:t>
      </w:r>
      <w:r>
        <w:t xml:space="preserve"> et rapports de «</w:t>
      </w:r>
      <w:r w:rsidR="003660F9">
        <w:t xml:space="preserve"> faire une recherche d’enseignant</w:t>
      </w:r>
      <w:r>
        <w:t xml:space="preserve"> »</w:t>
      </w:r>
      <w:r w:rsidR="00391D9A" w:rsidRPr="00391D9A">
        <w:rPr>
          <w:noProof/>
        </w:rPr>
        <w:t xml:space="preserve"> </w:t>
      </w:r>
      <w:r w:rsidR="00391D9A">
        <w:rPr>
          <w:noProof/>
        </w:rPr>
        <w:drawing>
          <wp:inline distT="0" distB="0" distL="0" distR="0" wp14:anchorId="5FD59ACC" wp14:editId="20A05FAD">
            <wp:extent cx="5324475" cy="3267075"/>
            <wp:effectExtent l="0" t="0" r="9525" b="9525"/>
            <wp:docPr id="12" name="Image 12" descr="C:\Users\usager\Desktop\Captur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usager\Desktop\Capture5.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324475" cy="3267075"/>
                    </a:xfrm>
                    <a:prstGeom prst="rect">
                      <a:avLst/>
                    </a:prstGeom>
                    <a:noFill/>
                    <a:ln>
                      <a:noFill/>
                    </a:ln>
                  </pic:spPr>
                </pic:pic>
              </a:graphicData>
            </a:graphic>
          </wp:inline>
        </w:drawing>
      </w:r>
    </w:p>
    <w:p w:rsidR="00391D9A" w:rsidRDefault="00391D9A" w:rsidP="00391D9A">
      <w:pPr>
        <w:pStyle w:val="Titre2"/>
      </w:pPr>
      <w:r>
        <w:t xml:space="preserve">2.6.2 Description des champs de « faire une recherche d’enseignant » </w:t>
      </w:r>
    </w:p>
    <w:p w:rsidR="007E11AB" w:rsidRDefault="007E11AB" w:rsidP="007E11AB"/>
    <w:p w:rsidR="007E11AB" w:rsidRDefault="007E11AB" w:rsidP="007E11AB"/>
    <w:p w:rsidR="007E11AB" w:rsidRDefault="007E11AB" w:rsidP="007E11AB"/>
    <w:p w:rsidR="007E11AB" w:rsidRPr="007E11AB" w:rsidRDefault="007E11AB" w:rsidP="007E11AB"/>
    <w:p w:rsidR="00391D9A" w:rsidRPr="00391D9A" w:rsidRDefault="00391D9A" w:rsidP="00391D9A"/>
    <w:p w:rsidR="00A20C26" w:rsidRDefault="00A20C26" w:rsidP="00A20C26">
      <w:pPr>
        <w:pStyle w:val="Titre2"/>
      </w:pPr>
      <w:r>
        <w:t xml:space="preserve">2.6.3 Tableau des validations de « </w:t>
      </w:r>
      <w:r w:rsidR="003660F9">
        <w:t xml:space="preserve">faire une recherche d’enseignant </w:t>
      </w:r>
      <w:r>
        <w:t xml:space="preserve">» </w:t>
      </w:r>
    </w:p>
    <w:tbl>
      <w:tblPr>
        <w:tblW w:w="11543" w:type="dxa"/>
        <w:tblInd w:w="-1774"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120" w:type="dxa"/>
          <w:right w:w="120" w:type="dxa"/>
        </w:tblCellMar>
        <w:tblLook w:val="0000" w:firstRow="0" w:lastRow="0" w:firstColumn="0" w:lastColumn="0" w:noHBand="0" w:noVBand="0"/>
      </w:tblPr>
      <w:tblGrid>
        <w:gridCol w:w="3020"/>
        <w:gridCol w:w="4543"/>
        <w:gridCol w:w="2552"/>
        <w:gridCol w:w="1428"/>
      </w:tblGrid>
      <w:tr w:rsidR="00947863" w:rsidRPr="00B60BF5" w:rsidTr="005B2861">
        <w:trPr>
          <w:trHeight w:val="578"/>
          <w:tblHeader/>
        </w:trPr>
        <w:tc>
          <w:tcPr>
            <w:tcW w:w="3020"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Champs à valider</w:t>
            </w:r>
          </w:p>
        </w:tc>
        <w:tc>
          <w:tcPr>
            <w:tcW w:w="4543"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Validation</w:t>
            </w:r>
          </w:p>
        </w:tc>
        <w:tc>
          <w:tcPr>
            <w:tcW w:w="2552"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Type</w:t>
            </w:r>
          </w:p>
        </w:tc>
        <w:tc>
          <w:tcPr>
            <w:tcW w:w="1428" w:type="dxa"/>
            <w:shd w:val="clear" w:color="auto" w:fill="4A4E51"/>
            <w:vAlign w:val="center"/>
          </w:tcPr>
          <w:p w:rsidR="00947863" w:rsidRPr="00B60BF5" w:rsidRDefault="00947863" w:rsidP="005B2861">
            <w:pPr>
              <w:pStyle w:val="Paragraphe"/>
              <w:spacing w:before="0"/>
              <w:ind w:left="71"/>
              <w:jc w:val="center"/>
              <w:rPr>
                <w:rFonts w:asciiTheme="minorHAnsi" w:hAnsiTheme="minorHAnsi"/>
                <w:b/>
                <w:color w:val="FFFFFF" w:themeColor="background1"/>
                <w:lang w:val="en-CA"/>
              </w:rPr>
            </w:pPr>
            <w:r w:rsidRPr="00B60BF5">
              <w:rPr>
                <w:rFonts w:asciiTheme="minorHAnsi" w:hAnsiTheme="minorHAnsi"/>
                <w:b/>
                <w:color w:val="FFFFFF" w:themeColor="background1"/>
                <w:lang w:val="en-CA"/>
              </w:rPr>
              <w:t>Message</w:t>
            </w:r>
          </w:p>
        </w:tc>
      </w:tr>
      <w:tr w:rsidR="00947863" w:rsidTr="005B2861">
        <w:trPr>
          <w:trHeight w:val="760"/>
        </w:trPr>
        <w:tc>
          <w:tcPr>
            <w:tcW w:w="3020" w:type="dxa"/>
          </w:tcPr>
          <w:p w:rsidR="00947863" w:rsidRDefault="00947863" w:rsidP="005B2861">
            <w:pPr>
              <w:spacing w:before="90" w:after="54"/>
              <w:ind w:left="0"/>
              <w:rPr>
                <w:spacing w:val="-2"/>
              </w:rPr>
            </w:pPr>
          </w:p>
        </w:tc>
        <w:tc>
          <w:tcPr>
            <w:tcW w:w="4543" w:type="dxa"/>
          </w:tcPr>
          <w:p w:rsidR="00947863" w:rsidRDefault="00947863" w:rsidP="005B2861">
            <w:pPr>
              <w:spacing w:before="90" w:after="54"/>
              <w:ind w:left="0"/>
              <w:rPr>
                <w:spacing w:val="-2"/>
              </w:rPr>
            </w:pPr>
          </w:p>
        </w:tc>
        <w:tc>
          <w:tcPr>
            <w:tcW w:w="2552" w:type="dxa"/>
          </w:tcPr>
          <w:p w:rsidR="00947863" w:rsidRDefault="00947863" w:rsidP="005B2861">
            <w:pPr>
              <w:spacing w:before="90" w:after="54"/>
              <w:ind w:left="0"/>
              <w:rPr>
                <w:spacing w:val="-2"/>
                <w:lang w:val="fr-FR"/>
              </w:rPr>
            </w:pPr>
          </w:p>
        </w:tc>
        <w:tc>
          <w:tcPr>
            <w:tcW w:w="1428" w:type="dxa"/>
          </w:tcPr>
          <w:p w:rsidR="00947863" w:rsidRDefault="00947863" w:rsidP="005B2861">
            <w:pPr>
              <w:spacing w:before="90" w:after="54"/>
              <w:ind w:left="0"/>
              <w:rPr>
                <w:spacing w:val="-2"/>
                <w:lang w:val="fr-FR"/>
              </w:rPr>
            </w:pPr>
          </w:p>
        </w:tc>
      </w:tr>
    </w:tbl>
    <w:p w:rsidR="00947863" w:rsidRPr="00947863" w:rsidRDefault="00947863" w:rsidP="00947863"/>
    <w:p w:rsidR="00A20C26" w:rsidRDefault="003660F9" w:rsidP="00A20C26">
      <w:pPr>
        <w:pStyle w:val="Titre2"/>
      </w:pPr>
      <w:r>
        <w:t xml:space="preserve">2.6.4 Paramètre d’entrée de « faire une recherche d’enseignant </w:t>
      </w:r>
      <w:r w:rsidR="00A20C26">
        <w:t xml:space="preserve">» </w:t>
      </w:r>
    </w:p>
    <w:tbl>
      <w:tblPr>
        <w:tblW w:w="8080" w:type="dxa"/>
        <w:tblInd w:w="921" w:type="dxa"/>
        <w:tblBorders>
          <w:top w:val="double" w:sz="6" w:space="0" w:color="000000"/>
          <w:left w:val="double" w:sz="6" w:space="0" w:color="000000"/>
          <w:bottom w:val="double" w:sz="6" w:space="0" w:color="000000"/>
          <w:right w:val="double" w:sz="6" w:space="0" w:color="000000"/>
          <w:insideH w:val="single" w:sz="4" w:space="0" w:color="000000"/>
          <w:insideV w:val="single" w:sz="4" w:space="0" w:color="000000"/>
        </w:tblBorders>
        <w:tblLayout w:type="fixed"/>
        <w:tblCellMar>
          <w:left w:w="70" w:type="dxa"/>
          <w:right w:w="70" w:type="dxa"/>
        </w:tblCellMar>
        <w:tblLook w:val="0000" w:firstRow="0" w:lastRow="0" w:firstColumn="0" w:lastColumn="0" w:noHBand="0" w:noVBand="0"/>
      </w:tblPr>
      <w:tblGrid>
        <w:gridCol w:w="3260"/>
        <w:gridCol w:w="4820"/>
      </w:tblGrid>
      <w:tr w:rsidR="00947863" w:rsidRPr="00B60BF5" w:rsidTr="005B2861">
        <w:trPr>
          <w:trHeight w:val="727"/>
          <w:tblHeader/>
        </w:trPr>
        <w:tc>
          <w:tcPr>
            <w:tcW w:w="3260" w:type="dxa"/>
            <w:shd w:val="clear" w:color="auto" w:fill="4A4E51"/>
            <w:vAlign w:val="center"/>
          </w:tcPr>
          <w:p w:rsidR="00947863" w:rsidRPr="00B60BF5" w:rsidRDefault="00947863" w:rsidP="005B2861">
            <w:pPr>
              <w:spacing w:before="0" w:after="0"/>
              <w:ind w:left="0"/>
              <w:jc w:val="center"/>
              <w:rPr>
                <w:rFonts w:cs="Arial"/>
                <w:b/>
                <w:bCs/>
                <w:color w:val="FFFFFF" w:themeColor="background1"/>
                <w:spacing w:val="-2"/>
              </w:rPr>
            </w:pPr>
            <w:r w:rsidRPr="00B60BF5">
              <w:rPr>
                <w:rFonts w:cs="Arial"/>
                <w:b/>
                <w:bCs/>
                <w:color w:val="FFFFFF" w:themeColor="background1"/>
                <w:spacing w:val="-2"/>
              </w:rPr>
              <w:t>Description</w:t>
            </w:r>
          </w:p>
        </w:tc>
        <w:tc>
          <w:tcPr>
            <w:tcW w:w="4820" w:type="dxa"/>
            <w:shd w:val="clear" w:color="auto" w:fill="4A4E51"/>
            <w:vAlign w:val="center"/>
          </w:tcPr>
          <w:p w:rsidR="00947863" w:rsidRPr="00B60BF5" w:rsidRDefault="00947863" w:rsidP="005B2861">
            <w:pPr>
              <w:spacing w:before="0" w:after="0"/>
              <w:ind w:left="72"/>
              <w:jc w:val="center"/>
              <w:rPr>
                <w:rFonts w:cs="Arial"/>
                <w:b/>
                <w:bCs/>
                <w:color w:val="FFFFFF" w:themeColor="background1"/>
                <w:spacing w:val="-2"/>
              </w:rPr>
            </w:pPr>
            <w:r>
              <w:rPr>
                <w:rFonts w:cs="Arial"/>
                <w:b/>
                <w:bCs/>
                <w:color w:val="FFFFFF" w:themeColor="background1"/>
                <w:spacing w:val="-2"/>
              </w:rPr>
              <w:t>Entité</w:t>
            </w:r>
          </w:p>
        </w:tc>
      </w:tr>
      <w:tr w:rsidR="00947863" w:rsidRPr="00127FE4" w:rsidTr="005B2861">
        <w:tc>
          <w:tcPr>
            <w:tcW w:w="3260" w:type="dxa"/>
          </w:tcPr>
          <w:p w:rsidR="00947863" w:rsidRDefault="00947863" w:rsidP="005B2861">
            <w:pPr>
              <w:spacing w:after="120"/>
              <w:ind w:left="0"/>
              <w:rPr>
                <w:spacing w:val="-2"/>
                <w:szCs w:val="24"/>
                <w:lang w:val="fr-FR"/>
              </w:rPr>
            </w:pPr>
          </w:p>
        </w:tc>
        <w:tc>
          <w:tcPr>
            <w:tcW w:w="4820" w:type="dxa"/>
          </w:tcPr>
          <w:p w:rsidR="00947863" w:rsidRPr="00127FE4" w:rsidRDefault="00947863" w:rsidP="005B2861">
            <w:pPr>
              <w:spacing w:after="120"/>
              <w:ind w:left="0"/>
              <w:rPr>
                <w:spacing w:val="-2"/>
              </w:rPr>
            </w:pPr>
          </w:p>
        </w:tc>
      </w:tr>
    </w:tbl>
    <w:p w:rsidR="00947863" w:rsidRDefault="00391D9A" w:rsidP="00391D9A">
      <w:pPr>
        <w:pStyle w:val="Paragraphedeliste"/>
        <w:numPr>
          <w:ilvl w:val="0"/>
          <w:numId w:val="7"/>
        </w:numPr>
        <w:rPr>
          <w:b/>
          <w:sz w:val="44"/>
          <w:szCs w:val="44"/>
        </w:rPr>
      </w:pPr>
      <w:r w:rsidRPr="00391D9A">
        <w:rPr>
          <w:b/>
          <w:sz w:val="44"/>
          <w:szCs w:val="44"/>
        </w:rPr>
        <w:t xml:space="preserve">Diagramme de classes </w:t>
      </w:r>
    </w:p>
    <w:p w:rsidR="00391D9A" w:rsidRDefault="00391D9A" w:rsidP="00391D9A">
      <w:pPr>
        <w:pStyle w:val="Paragraphedeliste"/>
        <w:ind w:left="360"/>
        <w:rPr>
          <w:b/>
          <w:sz w:val="44"/>
          <w:szCs w:val="44"/>
        </w:rPr>
      </w:pPr>
    </w:p>
    <w:p w:rsidR="00391D9A" w:rsidRDefault="00BB6A91" w:rsidP="00391D9A">
      <w:pPr>
        <w:pStyle w:val="Paragraphedeliste"/>
        <w:ind w:left="360"/>
        <w:rPr>
          <w:b/>
          <w:sz w:val="44"/>
          <w:szCs w:val="44"/>
        </w:rPr>
      </w:pPr>
      <w:r>
        <w:rPr>
          <w:b/>
          <w:noProof/>
          <w:sz w:val="44"/>
          <w:szCs w:val="44"/>
        </w:rPr>
        <w:lastRenderedPageBreak/>
        <w:drawing>
          <wp:inline distT="0" distB="0" distL="0" distR="0">
            <wp:extent cx="6009295" cy="3343275"/>
            <wp:effectExtent l="0" t="0" r="0" b="0"/>
            <wp:docPr id="13" name="Image 13" descr="C:\Users\usager\Desktop\Captu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usager\Desktop\Capture.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13382" cy="3345549"/>
                    </a:xfrm>
                    <a:prstGeom prst="rect">
                      <a:avLst/>
                    </a:prstGeom>
                    <a:noFill/>
                    <a:ln>
                      <a:noFill/>
                    </a:ln>
                  </pic:spPr>
                </pic:pic>
              </a:graphicData>
            </a:graphic>
          </wp:inline>
        </w:drawing>
      </w:r>
    </w:p>
    <w:p w:rsidR="00391D9A" w:rsidRDefault="00391D9A" w:rsidP="00391D9A">
      <w:pPr>
        <w:pStyle w:val="Paragraphedeliste"/>
        <w:numPr>
          <w:ilvl w:val="0"/>
          <w:numId w:val="7"/>
        </w:numPr>
        <w:rPr>
          <w:b/>
          <w:sz w:val="44"/>
          <w:szCs w:val="44"/>
        </w:rPr>
      </w:pPr>
      <w:r>
        <w:rPr>
          <w:b/>
          <w:sz w:val="44"/>
          <w:szCs w:val="44"/>
        </w:rPr>
        <w:t>Message</w:t>
      </w:r>
      <w:bookmarkEnd w:id="32"/>
      <w:bookmarkEnd w:id="33"/>
    </w:p>
    <w:p w:rsidR="00E1485E" w:rsidRDefault="00E1485E" w:rsidP="00E1485E">
      <w:pPr>
        <w:pStyle w:val="Paragraphedeliste"/>
        <w:ind w:left="360"/>
        <w:rPr>
          <w:b/>
          <w:sz w:val="44"/>
          <w:szCs w:val="44"/>
        </w:rPr>
      </w:pPr>
    </w:p>
    <w:p w:rsidR="00E1485E" w:rsidRDefault="00E1485E" w:rsidP="00E1485E">
      <w:pPr>
        <w:pStyle w:val="Paragraphedeliste"/>
        <w:ind w:left="360"/>
        <w:rPr>
          <w:b/>
          <w:sz w:val="44"/>
          <w:szCs w:val="44"/>
        </w:rPr>
      </w:pPr>
    </w:p>
    <w:p w:rsidR="00E1485E" w:rsidRDefault="00E1485E" w:rsidP="00E1485E">
      <w:pPr>
        <w:pStyle w:val="Paragraphedeliste"/>
        <w:ind w:left="360"/>
        <w:rPr>
          <w:b/>
          <w:sz w:val="44"/>
          <w:szCs w:val="44"/>
        </w:rPr>
      </w:pPr>
    </w:p>
    <w:p w:rsidR="00E1485E" w:rsidRDefault="00E1485E" w:rsidP="00E1485E">
      <w:pPr>
        <w:pStyle w:val="Paragraphedeliste"/>
        <w:ind w:left="360"/>
        <w:rPr>
          <w:b/>
          <w:sz w:val="44"/>
          <w:szCs w:val="44"/>
        </w:rPr>
      </w:pPr>
    </w:p>
    <w:p w:rsidR="00E1485E" w:rsidRDefault="00E1485E" w:rsidP="00E1485E">
      <w:pPr>
        <w:pStyle w:val="Paragraphedeliste"/>
        <w:ind w:left="360"/>
        <w:rPr>
          <w:b/>
          <w:sz w:val="44"/>
          <w:szCs w:val="44"/>
        </w:rPr>
      </w:pPr>
    </w:p>
    <w:p w:rsidR="00E1485E" w:rsidRDefault="00E1485E" w:rsidP="00E1485E">
      <w:pPr>
        <w:pStyle w:val="Paragraphedeliste"/>
        <w:ind w:left="360"/>
        <w:rPr>
          <w:b/>
          <w:sz w:val="44"/>
          <w:szCs w:val="44"/>
        </w:rPr>
      </w:pPr>
    </w:p>
    <w:p w:rsidR="00E1485E" w:rsidRDefault="00E1485E" w:rsidP="00E1485E">
      <w:pPr>
        <w:pStyle w:val="Paragraphedeliste"/>
        <w:ind w:left="360"/>
        <w:rPr>
          <w:b/>
          <w:sz w:val="44"/>
          <w:szCs w:val="44"/>
        </w:rPr>
      </w:pPr>
    </w:p>
    <w:tbl>
      <w:tblPr>
        <w:tblpPr w:leftFromText="141" w:rightFromText="141" w:horzAnchor="page" w:tblpX="2491" w:tblpY="-13245"/>
        <w:tblW w:w="8457" w:type="dxa"/>
        <w:tblBorders>
          <w:top w:val="double" w:sz="6" w:space="0" w:color="000000"/>
          <w:left w:val="double" w:sz="6" w:space="0" w:color="000000"/>
          <w:bottom w:val="double" w:sz="6" w:space="0" w:color="000000"/>
          <w:right w:val="double" w:sz="6" w:space="0" w:color="000000"/>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134"/>
        <w:gridCol w:w="7323"/>
      </w:tblGrid>
      <w:tr w:rsidR="00E1485E" w:rsidRPr="00B60BF5" w:rsidTr="001B7FA8">
        <w:trPr>
          <w:trHeight w:val="708"/>
        </w:trPr>
        <w:tc>
          <w:tcPr>
            <w:tcW w:w="1134" w:type="dxa"/>
            <w:shd w:val="clear" w:color="auto" w:fill="4A4E51"/>
            <w:vAlign w:val="center"/>
          </w:tcPr>
          <w:p w:rsidR="00E1485E" w:rsidRPr="00B60BF5" w:rsidRDefault="00E1485E" w:rsidP="001B7FA8">
            <w:pPr>
              <w:spacing w:before="0" w:after="0"/>
              <w:ind w:left="0"/>
              <w:jc w:val="center"/>
              <w:rPr>
                <w:rFonts w:cs="Arial"/>
                <w:b/>
                <w:bCs/>
                <w:color w:val="FFFFFF" w:themeColor="background1"/>
                <w:spacing w:val="-2"/>
              </w:rPr>
            </w:pPr>
            <w:r w:rsidRPr="00B60BF5">
              <w:rPr>
                <w:rFonts w:cs="Arial"/>
                <w:b/>
                <w:bCs/>
                <w:color w:val="FFFFFF" w:themeColor="background1"/>
                <w:spacing w:val="-2"/>
              </w:rPr>
              <w:lastRenderedPageBreak/>
              <w:t>Numéro</w:t>
            </w:r>
          </w:p>
        </w:tc>
        <w:tc>
          <w:tcPr>
            <w:tcW w:w="7323" w:type="dxa"/>
            <w:shd w:val="clear" w:color="auto" w:fill="4A4E51"/>
            <w:vAlign w:val="center"/>
          </w:tcPr>
          <w:p w:rsidR="00E1485E" w:rsidRPr="00B60BF5" w:rsidRDefault="00E1485E" w:rsidP="001B7FA8">
            <w:pPr>
              <w:spacing w:before="0" w:after="0"/>
              <w:ind w:left="0"/>
              <w:jc w:val="center"/>
              <w:rPr>
                <w:rFonts w:cs="Arial"/>
                <w:b/>
                <w:bCs/>
                <w:color w:val="FFFFFF" w:themeColor="background1"/>
                <w:spacing w:val="-2"/>
              </w:rPr>
            </w:pPr>
            <w:r w:rsidRPr="00B60BF5">
              <w:rPr>
                <w:rFonts w:cs="Arial"/>
                <w:b/>
                <w:bCs/>
                <w:color w:val="FFFFFF" w:themeColor="background1"/>
                <w:spacing w:val="-2"/>
              </w:rPr>
              <w:t>Message</w:t>
            </w:r>
          </w:p>
        </w:tc>
      </w:tr>
      <w:tr w:rsidR="00E1485E" w:rsidTr="001B7FA8">
        <w:tc>
          <w:tcPr>
            <w:tcW w:w="1134" w:type="dxa"/>
          </w:tcPr>
          <w:p w:rsidR="00E1485E" w:rsidRDefault="00E1485E" w:rsidP="001B7FA8">
            <w:pPr>
              <w:spacing w:before="90" w:after="54"/>
              <w:ind w:left="0"/>
              <w:rPr>
                <w:spacing w:val="-2"/>
              </w:rPr>
            </w:pPr>
            <w:r>
              <w:rPr>
                <w:spacing w:val="-2"/>
                <w:lang w:val="fr-FR"/>
              </w:rPr>
              <w:t>M_00</w:t>
            </w:r>
          </w:p>
        </w:tc>
        <w:tc>
          <w:tcPr>
            <w:tcW w:w="7323" w:type="dxa"/>
          </w:tcPr>
          <w:p w:rsidR="00E1485E" w:rsidRDefault="00E1485E" w:rsidP="001B7FA8">
            <w:pPr>
              <w:spacing w:before="90" w:after="54"/>
              <w:ind w:left="0"/>
              <w:rPr>
                <w:spacing w:val="-2"/>
              </w:rPr>
            </w:pPr>
            <w:r>
              <w:rPr>
                <w:spacing w:val="-2"/>
              </w:rPr>
              <w:t>Le champ ne peut pas être nul.</w:t>
            </w:r>
          </w:p>
        </w:tc>
      </w:tr>
      <w:tr w:rsidR="00E1485E" w:rsidTr="001B7FA8">
        <w:tc>
          <w:tcPr>
            <w:tcW w:w="1134" w:type="dxa"/>
          </w:tcPr>
          <w:p w:rsidR="00E1485E" w:rsidRDefault="00E1485E" w:rsidP="001B7FA8">
            <w:pPr>
              <w:spacing w:before="90" w:after="54"/>
              <w:ind w:left="0"/>
              <w:rPr>
                <w:spacing w:val="-2"/>
              </w:rPr>
            </w:pPr>
            <w:r>
              <w:rPr>
                <w:spacing w:val="-2"/>
                <w:lang w:val="fr-FR"/>
              </w:rPr>
              <w:t>M_01</w:t>
            </w:r>
          </w:p>
        </w:tc>
        <w:tc>
          <w:tcPr>
            <w:tcW w:w="7323" w:type="dxa"/>
          </w:tcPr>
          <w:p w:rsidR="00E1485E" w:rsidRDefault="00E1485E" w:rsidP="001B7FA8">
            <w:pPr>
              <w:spacing w:before="90" w:after="54"/>
              <w:ind w:left="0"/>
              <w:rPr>
                <w:spacing w:val="-2"/>
              </w:rPr>
            </w:pPr>
            <w:r>
              <w:rPr>
                <w:spacing w:val="-2"/>
              </w:rPr>
              <w:t>Longueur maximal de 20 caractère.</w:t>
            </w:r>
          </w:p>
        </w:tc>
      </w:tr>
      <w:tr w:rsidR="00E1485E" w:rsidTr="001B7FA8">
        <w:tc>
          <w:tcPr>
            <w:tcW w:w="1134" w:type="dxa"/>
          </w:tcPr>
          <w:p w:rsidR="00E1485E" w:rsidRDefault="00E1485E" w:rsidP="001B7FA8">
            <w:pPr>
              <w:spacing w:before="90" w:after="54"/>
              <w:ind w:left="0"/>
              <w:rPr>
                <w:spacing w:val="-2"/>
              </w:rPr>
            </w:pPr>
            <w:r>
              <w:rPr>
                <w:spacing w:val="-2"/>
              </w:rPr>
              <w:t>M_10</w:t>
            </w:r>
          </w:p>
        </w:tc>
        <w:tc>
          <w:tcPr>
            <w:tcW w:w="7323" w:type="dxa"/>
          </w:tcPr>
          <w:p w:rsidR="00E1485E" w:rsidRDefault="00E1485E" w:rsidP="001B7FA8">
            <w:pPr>
              <w:spacing w:before="90" w:after="54"/>
              <w:ind w:left="0"/>
              <w:rPr>
                <w:spacing w:val="-2"/>
              </w:rPr>
            </w:pPr>
            <w:r>
              <w:rPr>
                <w:spacing w:val="-2"/>
              </w:rPr>
              <w:t>Pour la création du droit il doit y avoir au moins une description valide.</w:t>
            </w:r>
          </w:p>
        </w:tc>
      </w:tr>
      <w:tr w:rsidR="00E1485E" w:rsidTr="001B7FA8">
        <w:tc>
          <w:tcPr>
            <w:tcW w:w="1134" w:type="dxa"/>
          </w:tcPr>
          <w:p w:rsidR="00E1485E" w:rsidRDefault="00E1485E" w:rsidP="001B7FA8">
            <w:pPr>
              <w:spacing w:before="90" w:after="54"/>
              <w:ind w:left="0"/>
              <w:rPr>
                <w:spacing w:val="-2"/>
              </w:rPr>
            </w:pPr>
            <w:r>
              <w:rPr>
                <w:spacing w:val="-2"/>
              </w:rPr>
              <w:t>M_11</w:t>
            </w:r>
          </w:p>
        </w:tc>
        <w:tc>
          <w:tcPr>
            <w:tcW w:w="7323" w:type="dxa"/>
          </w:tcPr>
          <w:p w:rsidR="00E1485E" w:rsidRDefault="00E1485E" w:rsidP="001B7FA8">
            <w:pPr>
              <w:spacing w:before="90" w:after="54"/>
              <w:ind w:left="0"/>
              <w:rPr>
                <w:spacing w:val="-2"/>
              </w:rPr>
            </w:pPr>
            <w:r>
              <w:rPr>
                <w:spacing w:val="-2"/>
              </w:rPr>
              <w:t>Risque de perte de droit.</w:t>
            </w:r>
          </w:p>
        </w:tc>
      </w:tr>
      <w:tr w:rsidR="00E1485E" w:rsidTr="001B7FA8">
        <w:tc>
          <w:tcPr>
            <w:tcW w:w="1134" w:type="dxa"/>
          </w:tcPr>
          <w:p w:rsidR="00E1485E" w:rsidRDefault="00E1485E" w:rsidP="001B7FA8">
            <w:pPr>
              <w:spacing w:before="90" w:after="54"/>
              <w:ind w:left="0"/>
              <w:rPr>
                <w:spacing w:val="-2"/>
              </w:rPr>
            </w:pPr>
            <w:r>
              <w:rPr>
                <w:spacing w:val="-2"/>
              </w:rPr>
              <w:t>M_20</w:t>
            </w:r>
          </w:p>
        </w:tc>
        <w:tc>
          <w:tcPr>
            <w:tcW w:w="7323" w:type="dxa"/>
          </w:tcPr>
          <w:p w:rsidR="00E1485E" w:rsidRDefault="00E1485E" w:rsidP="001B7FA8">
            <w:pPr>
              <w:spacing w:before="90" w:after="54"/>
              <w:ind w:left="0"/>
              <w:rPr>
                <w:spacing w:val="-2"/>
              </w:rPr>
            </w:pPr>
            <w:r>
              <w:rPr>
                <w:spacing w:val="-2"/>
              </w:rPr>
              <w:t>Pour la création du groupe il doit y avoir au moins un membre.</w:t>
            </w:r>
          </w:p>
        </w:tc>
      </w:tr>
      <w:tr w:rsidR="00E1485E" w:rsidTr="001B7FA8">
        <w:tc>
          <w:tcPr>
            <w:tcW w:w="1134" w:type="dxa"/>
          </w:tcPr>
          <w:p w:rsidR="00E1485E" w:rsidRDefault="00E1485E" w:rsidP="001B7FA8">
            <w:pPr>
              <w:spacing w:before="90" w:after="54"/>
              <w:ind w:left="0"/>
              <w:rPr>
                <w:spacing w:val="-2"/>
              </w:rPr>
            </w:pPr>
            <w:r>
              <w:rPr>
                <w:spacing w:val="-2"/>
              </w:rPr>
              <w:t>M_12</w:t>
            </w:r>
          </w:p>
        </w:tc>
        <w:tc>
          <w:tcPr>
            <w:tcW w:w="7323" w:type="dxa"/>
          </w:tcPr>
          <w:p w:rsidR="00E1485E" w:rsidRDefault="00E1485E" w:rsidP="001B7FA8">
            <w:pPr>
              <w:spacing w:before="90" w:after="54"/>
              <w:ind w:left="0"/>
              <w:rPr>
                <w:spacing w:val="-2"/>
              </w:rPr>
            </w:pPr>
            <w:r>
              <w:rPr>
                <w:spacing w:val="-2"/>
              </w:rPr>
              <w:t>Êtes-vous sure de vouloir faire la suppression de « »</w:t>
            </w:r>
          </w:p>
        </w:tc>
      </w:tr>
      <w:tr w:rsidR="00E1485E" w:rsidTr="001B7FA8">
        <w:tc>
          <w:tcPr>
            <w:tcW w:w="1134" w:type="dxa"/>
          </w:tcPr>
          <w:p w:rsidR="00E1485E" w:rsidRDefault="00E1485E" w:rsidP="001B7FA8">
            <w:pPr>
              <w:spacing w:before="90" w:after="54"/>
              <w:ind w:left="0"/>
              <w:rPr>
                <w:spacing w:val="-2"/>
              </w:rPr>
            </w:pPr>
            <w:r>
              <w:rPr>
                <w:spacing w:val="-2"/>
              </w:rPr>
              <w:t>M_02</w:t>
            </w:r>
          </w:p>
        </w:tc>
        <w:tc>
          <w:tcPr>
            <w:tcW w:w="7323" w:type="dxa"/>
          </w:tcPr>
          <w:p w:rsidR="00E1485E" w:rsidRDefault="00E1485E" w:rsidP="001B7FA8">
            <w:pPr>
              <w:spacing w:before="90" w:after="54"/>
              <w:ind w:left="0"/>
              <w:rPr>
                <w:spacing w:val="-2"/>
              </w:rPr>
            </w:pPr>
            <w:r>
              <w:rPr>
                <w:spacing w:val="-2"/>
              </w:rPr>
              <w:t>Utilisateur non valide.</w:t>
            </w:r>
          </w:p>
        </w:tc>
      </w:tr>
    </w:tbl>
    <w:p w:rsidR="00BB6A91" w:rsidRPr="00E1485E" w:rsidRDefault="00BB6A91" w:rsidP="00E1485E">
      <w:pPr>
        <w:ind w:left="0"/>
        <w:rPr>
          <w:b/>
          <w:sz w:val="44"/>
          <w:szCs w:val="44"/>
        </w:rPr>
      </w:pPr>
    </w:p>
    <w:sectPr w:rsidR="00BB6A91" w:rsidRPr="00E1485E" w:rsidSect="009E6CE9">
      <w:footerReference w:type="default" r:id="rId26"/>
      <w:footerReference w:type="first" r:id="rId27"/>
      <w:pgSz w:w="11907" w:h="16839"/>
      <w:pgMar w:top="1440" w:right="1751" w:bottom="1440" w:left="1751" w:header="709" w:footer="459"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ED06B8" w:rsidRDefault="00ED06B8">
      <w:pPr>
        <w:spacing w:after="0" w:line="240" w:lineRule="auto"/>
      </w:pPr>
      <w:r>
        <w:separator/>
      </w:r>
    </w:p>
  </w:endnote>
  <w:endnote w:type="continuationSeparator" w:id="0">
    <w:p w:rsidR="00ED06B8" w:rsidRDefault="00ED06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aramond">
    <w:altName w:val="Garamond"/>
    <w:panose1 w:val="02020404030301010803"/>
    <w:charset w:val="00"/>
    <w:family w:val="roman"/>
    <w:pitch w:val="variable"/>
    <w:sig w:usb0="00000287" w:usb1="00000000" w:usb2="00000000" w:usb3="00000000" w:csb0="0000009F" w:csb1="00000000"/>
  </w:font>
  <w:font w:name="Wingdings 2">
    <w:panose1 w:val="05020102010507070707"/>
    <w:charset w:val="02"/>
    <w:family w:val="roman"/>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entury Schoolbook">
    <w:panose1 w:val="02040604050505020304"/>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60B9" w:rsidRDefault="000160B9">
    <w:pPr>
      <w:pStyle w:val="Pieddepage"/>
    </w:pPr>
    <w:r>
      <w:ptab w:relativeTo="margin" w:alignment="right" w:leader="none"/>
    </w:r>
    <w:r>
      <w:fldChar w:fldCharType="begin"/>
    </w:r>
    <w:r>
      <w:instrText>PAGE</w:instrText>
    </w:r>
    <w:r>
      <w:fldChar w:fldCharType="separate"/>
    </w:r>
    <w:r w:rsidR="00A13427">
      <w:rPr>
        <w:noProof/>
      </w:rPr>
      <w:t>2</w:t>
    </w:r>
    <w:r>
      <w:fldChar w:fldCharType="end"/>
    </w:r>
    <w:r>
      <w:rPr>
        <w:lang w:val="fr-FR"/>
      </w:rPr>
      <w:t xml:space="preserve"> </w:t>
    </w:r>
    <w:r>
      <w:rPr>
        <w:noProof/>
      </w:rPr>
      <mc:AlternateContent>
        <mc:Choice Requires="wps">
          <w:drawing>
            <wp:inline distT="0" distB="0" distL="0" distR="0" wp14:anchorId="76A36A14" wp14:editId="76296CC9">
              <wp:extent cx="91440" cy="91440"/>
              <wp:effectExtent l="19050" t="19050" r="22860" b="22860"/>
              <wp:docPr id="4"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58DBAFAB" id="Ellipse 1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" filled="f" fillcolor="#ff7d26" strokecolor="#6f6f74 [3204]" strokeweight="3pt">
              <v:stroke linestyle="thinThin"/>
              <v:shadow color="#1f2f3f" opacity=".5" offset=",3pt"/>
              <w10:anchorlock/>
            </v:oval>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60B9" w:rsidRDefault="000160B9" w:rsidP="00D51E06">
    <w:pPr>
      <w:pStyle w:val="Pieddepage"/>
      <w:tabs>
        <w:tab w:val="clear" w:pos="9360"/>
        <w:tab w:val="right" w:pos="8364"/>
      </w:tabs>
    </w:pPr>
  </w:p>
  <w:p w:rsidR="000160B9" w:rsidRDefault="000160B9">
    <w:pPr>
      <w:pStyle w:val="Pieddepag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60B9" w:rsidRDefault="000160B9" w:rsidP="00D51E06">
    <w:pPr>
      <w:pStyle w:val="Pieddepage"/>
      <w:tabs>
        <w:tab w:val="clear" w:pos="9360"/>
        <w:tab w:val="right" w:pos="13892"/>
      </w:tabs>
    </w:pPr>
    <w:r>
      <w:tab/>
    </w:r>
    <w:r>
      <w:tab/>
    </w:r>
    <w:r>
      <w:fldChar w:fldCharType="begin"/>
    </w:r>
    <w:r>
      <w:instrText>PAGE</w:instrText>
    </w:r>
    <w:r>
      <w:fldChar w:fldCharType="separate"/>
    </w:r>
    <w:r w:rsidR="00A13427">
      <w:rPr>
        <w:noProof/>
      </w:rPr>
      <w:t>9</w:t>
    </w:r>
    <w:r>
      <w:fldChar w:fldCharType="end"/>
    </w:r>
    <w:r>
      <w:rPr>
        <w:lang w:val="fr-FR"/>
      </w:rPr>
      <w:t xml:space="preserve"> </w:t>
    </w:r>
    <w:r>
      <w:rPr>
        <w:noProof/>
      </w:rPr>
      <mc:AlternateContent>
        <mc:Choice Requires="wps">
          <w:drawing>
            <wp:inline distT="0" distB="0" distL="0" distR="0" wp14:anchorId="480D54BE" wp14:editId="4278D1EB">
              <wp:extent cx="91440" cy="91440"/>
              <wp:effectExtent l="19050" t="19050" r="22860" b="22860"/>
              <wp:docPr id="16" name="Ellipse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91440" cy="91440"/>
                      </a:xfrm>
                      <a:prstGeom prst="ellipse">
                        <a:avLst/>
                      </a:prstGeom>
                      <a:noFill/>
                      <a:ln w="38100" cmpd="dbl">
                        <a:solidFill>
                          <a:schemeClr val="accent1">
                            <a:lumMod val="100000"/>
                            <a:lumOff val="0"/>
                          </a:schemeClr>
                        </a:solidFill>
                        <a:round/>
                        <a:headEnd/>
                        <a:tailEnd/>
                      </a:ln>
                      <a:effectLst/>
                      <a:extLst>
                        <a:ext uri="{909E8E84-426E-40DD-AFC4-6F175D3DCCD1}">
                          <a14:hiddenFill xmlns:a14="http://schemas.microsoft.com/office/drawing/2010/main">
                            <a:solidFill>
                              <a:srgbClr val="FF7D26"/>
                            </a:solidFill>
                          </a14:hiddenFill>
                        </a:ext>
                        <a:ext uri="{AF507438-7753-43E0-B8FC-AC1667EBCBE1}">
                          <a14:hiddenEffects xmlns:a14="http://schemas.microsoft.com/office/drawing/2010/main">
                            <a:effectLst>
                              <a:outerShdw dist="45791" dir="3378596" algn="ctr" rotWithShape="0">
                                <a:srgbClr val="1F2F3F">
                                  <a:alpha val="50000"/>
                                </a:srgbClr>
                              </a:outerShdw>
                            </a:effectLst>
                          </a14:hiddenEffects>
                        </a:ext>
                      </a:extLst>
                    </wps:spPr>
                    <wps:bodyPr rot="0" vert="horz" wrap="square" lIns="91440" tIns="45720" rIns="91440" bIns="45720" anchor="t" anchorCtr="0" upright="1">
                      <a:noAutofit/>
                    </wps:bodyPr>
                  </wps:wsp>
                </a:graphicData>
              </a:graphic>
            </wp:inline>
          </w:drawing>
        </mc:Choice>
        <mc:Fallback>
          <w:pict>
            <v:oval w14:anchorId="76397944" id="Ellipse 12" o:spid="_x0000_s1026" style="width:7.2pt;height:7.2pt;flip:x;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" filled="f" fillcolor="#ff7d26" strokecolor="#6f6f74 [3204]" strokeweight="3pt">
              <v:stroke linestyle="thinThin"/>
              <v:shadow color="#1f2f3f" opacity=".5" offset=",3pt"/>
              <w10:anchorlock/>
            </v:oval>
          </w:pict>
        </mc:Fallback>
      </mc:AlternateContent>
    </w:r>
  </w:p>
  <w:p w:rsidR="000160B9" w:rsidRDefault="000160B9">
    <w:pPr>
      <w:pStyle w:val="Pieddepage"/>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3501200"/>
      <w:docPartObj>
        <w:docPartGallery w:val="Page Numbers (Bottom of Page)"/>
        <w:docPartUnique/>
      </w:docPartObj>
    </w:sdtPr>
    <w:sdtEndPr/>
    <w:sdtContent>
      <w:p w:rsidR="000160B9" w:rsidRDefault="000160B9" w:rsidP="0044428D">
        <w:pPr>
          <w:pStyle w:val="Pieddepage"/>
          <w:jc w:val="center"/>
        </w:pPr>
        <w:r>
          <w:rPr>
            <w:noProof/>
          </w:rPr>
          <mc:AlternateContent>
            <mc:Choice Requires="wps">
              <w:drawing>
                <wp:inline distT="0" distB="0" distL="0" distR="0" wp14:anchorId="39C146E8" wp14:editId="46CA0946">
                  <wp:extent cx="5467350" cy="54610"/>
                  <wp:effectExtent l="9525" t="19050" r="9525" b="12065"/>
                  <wp:docPr id="23" name="Organigramme : Décision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62FB3345" id="_x0000_t110" coordsize="21600,21600" o:spt="110" path="m10800,l,10800,10800,21600,21600,10800xe">
                  <v:stroke joinstyle="miter"/>
                  <v:path gradientshapeok="t" o:connecttype="rect" textboxrect="5400,5400,16200,16200"/>
                </v:shapetype>
                <v:shape id="Organigramme : Décision 23"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" fillcolor="black">
                  <w10:anchorlock/>
                </v:shape>
              </w:pict>
            </mc:Fallback>
          </mc:AlternateContent>
        </w:r>
      </w:p>
      <w:p w:rsidR="000160B9" w:rsidRDefault="000160B9" w:rsidP="0044428D">
        <w:pPr>
          <w:pStyle w:val="Pieddepage"/>
          <w:jc w:val="center"/>
        </w:pPr>
        <w:r>
          <w:fldChar w:fldCharType="begin"/>
        </w:r>
        <w:r>
          <w:instrText>PAGE    \* MERGEFORMAT</w:instrText>
        </w:r>
        <w:r>
          <w:fldChar w:fldCharType="separate"/>
        </w:r>
        <w:r w:rsidR="00A13427" w:rsidRPr="00A13427">
          <w:rPr>
            <w:noProof/>
            <w:lang w:val="fr-FR"/>
          </w:rPr>
          <w:t>21</w:t>
        </w:r>
        <w:r>
          <w:fldChar w:fldCharType="end"/>
        </w:r>
      </w:p>
    </w:sdtContent>
  </w:sdt>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60B9" w:rsidRDefault="000160B9" w:rsidP="009E6CE9">
    <w:pPr>
      <w:pStyle w:val="Pieddepage"/>
      <w:tabs>
        <w:tab w:val="clear" w:pos="9360"/>
        <w:tab w:val="right" w:pos="8364"/>
        <w:tab w:val="right" w:pos="13892"/>
      </w:tabs>
    </w:pPr>
    <w:r>
      <w:tab/>
    </w:r>
    <w:r>
      <w:tab/>
    </w:r>
  </w:p>
  <w:p w:rsidR="000160B9" w:rsidRDefault="000160B9">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ED06B8" w:rsidRDefault="00ED06B8">
      <w:pPr>
        <w:spacing w:after="0" w:line="240" w:lineRule="auto"/>
      </w:pPr>
      <w:r>
        <w:separator/>
      </w:r>
    </w:p>
  </w:footnote>
  <w:footnote w:type="continuationSeparator" w:id="0">
    <w:p w:rsidR="00ED06B8" w:rsidRDefault="00ED06B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0160B9" w:rsidRDefault="00ED06B8" w:rsidP="00EE0E8D">
    <w:pPr>
      <w:pStyle w:val="Sous-titre"/>
    </w:pPr>
    <w:sdt>
      <w:sdtPr>
        <w:id w:val="-1896891278"/>
        <w:dataBinding w:prefixMappings="xmlns:ns0='http://purl.org/dc/elements/1.1/' xmlns:ns1='http://schemas.openxmlformats.org/package/2006/metadata/core-properties' " w:xpath="/ns1:coreProperties[1]/ns0:subject[1]" w:storeItemID="{6C3C8BC8-F283-45AE-878A-BAB7291924A1}"/>
        <w:text/>
      </w:sdtPr>
      <w:sdtEndPr/>
      <w:sdtContent>
        <w:r w:rsidR="00E1485E">
          <w:t>Maj droit des utilisateurs</w:t>
        </w:r>
      </w:sdtContent>
    </w:sdt>
    <w:r w:rsidR="000160B9">
      <w:rPr>
        <w:lang w:val="fr-FR"/>
      </w:rPr>
      <w:t xml:space="preserve"> </w:t>
    </w:r>
    <w:r w:rsidR="000160B9">
      <w:ptab w:relativeTo="margin" w:alignment="right" w:leader="none"/>
    </w:r>
    <w:sdt>
      <w:sdtPr>
        <w:id w:val="-821043447"/>
        <w:dataBinding w:prefixMappings="xmlns:ns0='http://schemas.microsoft.com/office/2006/coverPageProps'" w:xpath="/ns0:CoverPageProperties[1]/ns0:PublishDate[1]" w:storeItemID="{55AF091B-3C7A-41E3-B477-F2FDAA23CFDA}"/>
        <w:date>
          <w:dateFormat w:val="dd/MM/yyyy"/>
          <w:lid w:val="fr-FR"/>
          <w:storeMappedDataAs w:val="dateTime"/>
          <w:calendar w:val="gregorian"/>
        </w:date>
      </w:sdtPr>
      <w:sdtEndPr/>
      <w:sdtContent>
        <w:r w:rsidR="000160B9">
          <w:rPr>
            <w:lang w:val="fr-FR"/>
          </w:rPr>
          <w:t>Hiver 2018</w:t>
        </w:r>
      </w:sdtContent>
    </w:sdt>
    <w:r w:rsidR="000160B9">
      <w:rPr>
        <w:noProof/>
      </w:rPr>
      <mc:AlternateContent>
        <mc:Choice Requires="wps">
          <w:drawing>
            <wp:anchor distT="0" distB="0" distL="114300" distR="114300" simplePos="0" relativeHeight="251659264" behindDoc="0" locked="0" layoutInCell="1" allowOverlap="1" wp14:anchorId="59078D2A" wp14:editId="11BF6571">
              <wp:simplePos x="0" y="0"/>
              <mc:AlternateContent>
                <mc:Choice Requires="wp14">
                  <wp:positionH relativeFrom="page">
                    <wp14:pctPosHOffset>97000</wp14:pctPosHOffset>
                  </wp:positionH>
                </mc:Choice>
                <mc:Fallback>
                  <wp:positionH relativeFrom="page">
                    <wp:posOffset>7333615</wp:posOffset>
                  </wp:positionH>
                </mc:Fallback>
              </mc:AlternateContent>
              <wp:positionV relativeFrom="page">
                <wp:align>center</wp:align>
              </wp:positionV>
              <wp:extent cx="0" cy="10239375"/>
              <wp:effectExtent l="0" t="0" r="19050" b="0"/>
              <wp:wrapNone/>
              <wp:docPr id="3" name="Forme automatiqu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239375"/>
                      </a:xfrm>
                      <a:prstGeom prst="straightConnector1">
                        <a:avLst/>
                      </a:prstGeom>
                      <a:noFill/>
                      <a:ln w="12700">
                        <a:solidFill>
                          <a:schemeClr val="accent1">
                            <a:lumMod val="100000"/>
                            <a:lumOff val="0"/>
                          </a:schemeClr>
                        </a:solidFill>
                        <a:round/>
                        <a:headEnd/>
                        <a:tailEnd/>
                      </a:ln>
                      <a:extLst>
                        <a:ext uri="{909E8E84-426E-40DD-AFC4-6F175D3DCCD1}">
                          <a14:hiddenFill xmlns:a14="http://schemas.microsoft.com/office/drawing/2010/main">
                            <a:noFill/>
                          </a14:hiddenFill>
                        </a:ext>
                      </a:extLst>
                    </wps:spPr>
                    <wps:bodyPr/>
                  </wps:wsp>
                </a:graphicData>
              </a:graphic>
              <wp14:sizeRelH relativeFrom="rightMargin">
                <wp14:pctWidth>0</wp14:pctWidth>
              </wp14:sizeRelH>
              <wp14:sizeRelV relativeFrom="page">
                <wp14:pctHeight>102000</wp14:pctHeight>
              </wp14:sizeRelV>
            </wp:anchor>
          </w:drawing>
        </mc:Choice>
        <mc:Fallback>
          <w:pict>
            <v:shapetype w14:anchorId="41EFA9F3" id="_x0000_t32" coordsize="21600,21600" o:spt="32" o:oned="t" path="m,l21600,21600e" filled="f">
              <v:path arrowok="t" fillok="f" o:connecttype="none"/>
              <o:lock v:ext="edit" shapetype="t"/>
            </v:shapetype>
            <v:shape id="Forme automatique 9" o:spid="_x0000_s1026" type="#_x0000_t32" style="position:absolute;margin-left:0;margin-top:0;width:0;height:806.25pt;z-index:251659264;visibility:visible;mso-wrap-style:square;mso-width-percent:0;mso-height-percent:1020;mso-left-percent:970;mso-wrap-distance-left:9pt;mso-wrap-distance-top:0;mso-wrap-distance-right:9pt;mso-wrap-distance-bottom:0;mso-position-horizontal-relative:page;mso-position-vertical:center;mso-position-vertical-relative:page;mso-width-percent:0;mso-height-percent:1020;mso-left-percent:970;mso-width-relative:right-margin-area;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" strokecolor="#6f6f74 [3204]" strokeweight="1pt">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DFDA43E0"/>
    <w:lvl w:ilvl="0">
      <w:start w:val="1"/>
      <w:numFmt w:val="bullet"/>
      <w:lvlText w:val=""/>
      <w:lvlJc w:val="left"/>
      <w:pPr>
        <w:tabs>
          <w:tab w:val="num" w:pos="360"/>
        </w:tabs>
        <w:ind w:left="360" w:hanging="360"/>
      </w:pPr>
      <w:rPr>
        <w:rFonts w:ascii="Symbol" w:hAnsi="Symbol" w:hint="default"/>
      </w:rPr>
    </w:lvl>
  </w:abstractNum>
  <w:abstractNum w:abstractNumId="1" w15:restartNumberingAfterBreak="0">
    <w:nsid w:val="01B81EA6"/>
    <w:multiLevelType w:val="hybridMultilevel"/>
    <w:tmpl w:val="0CEC098C"/>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2" w15:restartNumberingAfterBreak="0">
    <w:nsid w:val="023D13FA"/>
    <w:multiLevelType w:val="hybridMultilevel"/>
    <w:tmpl w:val="22AC92F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A3A7D5D"/>
    <w:multiLevelType w:val="hybridMultilevel"/>
    <w:tmpl w:val="ABEAC68A"/>
    <w:lvl w:ilvl="0" w:tplc="0194E772">
      <w:numFmt w:val="bullet"/>
      <w:lvlText w:val="-"/>
      <w:lvlJc w:val="left"/>
      <w:pPr>
        <w:ind w:left="720" w:hanging="360"/>
      </w:pPr>
      <w:rPr>
        <w:rFonts w:ascii="Garamond" w:eastAsiaTheme="minorHAnsi" w:hAnsi="Garamond"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4" w15:restartNumberingAfterBreak="0">
    <w:nsid w:val="0C3F09ED"/>
    <w:multiLevelType w:val="multilevel"/>
    <w:tmpl w:val="CD40BF9A"/>
    <w:styleLink w:val="Listepuces1"/>
    <w:lvl w:ilvl="0">
      <w:start w:val="1"/>
      <w:numFmt w:val="bullet"/>
      <w:lvlText w:val=""/>
      <w:lvlJc w:val="left"/>
      <w:pPr>
        <w:ind w:left="245" w:hanging="245"/>
      </w:pPr>
      <w:rPr>
        <w:rFonts w:ascii="Wingdings 2" w:hAnsi="Wingdings 2" w:hint="default"/>
        <w:color w:val="6F6F74" w:themeColor="accent1"/>
        <w:sz w:val="16"/>
      </w:rPr>
    </w:lvl>
    <w:lvl w:ilvl="1">
      <w:start w:val="1"/>
      <w:numFmt w:val="bullet"/>
      <w:lvlText w:val=""/>
      <w:lvlJc w:val="left"/>
      <w:pPr>
        <w:ind w:left="490" w:hanging="245"/>
      </w:pPr>
      <w:rPr>
        <w:rFonts w:ascii="Symbol" w:hAnsi="Symbol" w:hint="default"/>
        <w:color w:val="6F6F74" w:themeColor="accent1"/>
        <w:sz w:val="18"/>
      </w:rPr>
    </w:lvl>
    <w:lvl w:ilvl="2">
      <w:start w:val="1"/>
      <w:numFmt w:val="bullet"/>
      <w:lvlText w:val=""/>
      <w:lvlJc w:val="left"/>
      <w:pPr>
        <w:ind w:left="735" w:hanging="245"/>
      </w:pPr>
      <w:rPr>
        <w:rFonts w:ascii="Symbol" w:hAnsi="Symbol" w:hint="default"/>
        <w:color w:val="6F6F74" w:themeColor="accent1"/>
        <w:sz w:val="18"/>
      </w:rPr>
    </w:lvl>
    <w:lvl w:ilvl="3">
      <w:start w:val="1"/>
      <w:numFmt w:val="bullet"/>
      <w:lvlText w:val=""/>
      <w:lvlJc w:val="left"/>
      <w:pPr>
        <w:ind w:left="980" w:hanging="245"/>
      </w:pPr>
      <w:rPr>
        <w:rFonts w:ascii="Symbol" w:hAnsi="Symbol" w:hint="default"/>
        <w:color w:val="535356" w:themeColor="accent1" w:themeShade="BF"/>
        <w:sz w:val="12"/>
      </w:rPr>
    </w:lvl>
    <w:lvl w:ilvl="4">
      <w:start w:val="1"/>
      <w:numFmt w:val="bullet"/>
      <w:lvlText w:val=""/>
      <w:lvlJc w:val="left"/>
      <w:pPr>
        <w:ind w:left="1225" w:hanging="245"/>
      </w:pPr>
      <w:rPr>
        <w:rFonts w:ascii="Symbol" w:hAnsi="Symbol" w:hint="default"/>
        <w:color w:val="535356" w:themeColor="accent1" w:themeShade="BF"/>
        <w:sz w:val="12"/>
      </w:rPr>
    </w:lvl>
    <w:lvl w:ilvl="5">
      <w:start w:val="1"/>
      <w:numFmt w:val="bullet"/>
      <w:lvlText w:val=""/>
      <w:lvlJc w:val="left"/>
      <w:pPr>
        <w:ind w:left="1470" w:hanging="245"/>
      </w:pPr>
      <w:rPr>
        <w:rFonts w:ascii="Symbol" w:hAnsi="Symbol" w:hint="default"/>
        <w:color w:val="8D6974" w:themeColor="accent6"/>
        <w:sz w:val="12"/>
      </w:rPr>
    </w:lvl>
    <w:lvl w:ilvl="6">
      <w:start w:val="1"/>
      <w:numFmt w:val="bullet"/>
      <w:lvlText w:val=""/>
      <w:lvlJc w:val="left"/>
      <w:pPr>
        <w:ind w:left="1715" w:hanging="245"/>
      </w:pPr>
      <w:rPr>
        <w:rFonts w:ascii="Symbol" w:hAnsi="Symbol" w:hint="default"/>
        <w:color w:val="8D6974" w:themeColor="accent6"/>
        <w:sz w:val="12"/>
      </w:rPr>
    </w:lvl>
    <w:lvl w:ilvl="7">
      <w:start w:val="1"/>
      <w:numFmt w:val="bullet"/>
      <w:lvlText w:val=""/>
      <w:lvlJc w:val="left"/>
      <w:pPr>
        <w:ind w:left="1960" w:hanging="245"/>
      </w:pPr>
      <w:rPr>
        <w:rFonts w:ascii="Symbol" w:hAnsi="Symbol" w:hint="default"/>
        <w:color w:val="8D6974" w:themeColor="accent6"/>
        <w:sz w:val="12"/>
      </w:rPr>
    </w:lvl>
    <w:lvl w:ilvl="8">
      <w:start w:val="1"/>
      <w:numFmt w:val="bullet"/>
      <w:lvlText w:val=""/>
      <w:lvlJc w:val="left"/>
      <w:pPr>
        <w:ind w:left="2205" w:hanging="245"/>
      </w:pPr>
      <w:rPr>
        <w:rFonts w:ascii="Symbol" w:hAnsi="Symbol" w:hint="default"/>
        <w:color w:val="8D6974" w:themeColor="accent6"/>
        <w:sz w:val="12"/>
      </w:rPr>
    </w:lvl>
  </w:abstractNum>
  <w:abstractNum w:abstractNumId="5" w15:restartNumberingAfterBreak="0">
    <w:nsid w:val="197E3499"/>
    <w:multiLevelType w:val="multilevel"/>
    <w:tmpl w:val="85C08436"/>
    <w:styleLink w:val="Listenumrote"/>
    <w:lvl w:ilvl="0">
      <w:start w:val="1"/>
      <w:numFmt w:val="decimal"/>
      <w:lvlText w:val="%1)"/>
      <w:lvlJc w:val="left"/>
      <w:pPr>
        <w:ind w:left="288" w:hanging="288"/>
      </w:pPr>
      <w:rPr>
        <w:rFonts w:hint="default"/>
      </w:rPr>
    </w:lvl>
    <w:lvl w:ilvl="1">
      <w:start w:val="1"/>
      <w:numFmt w:val="lowerLetter"/>
      <w:lvlText w:val="%2)"/>
      <w:lvlJc w:val="left"/>
      <w:pPr>
        <w:ind w:left="576" w:hanging="288"/>
      </w:pPr>
      <w:rPr>
        <w:rFonts w:hint="default"/>
        <w:color w:val="46464A" w:themeColor="text2"/>
      </w:rPr>
    </w:lvl>
    <w:lvl w:ilvl="2">
      <w:start w:val="1"/>
      <w:numFmt w:val="lowerRoman"/>
      <w:lvlText w:val="%3)"/>
      <w:lvlJc w:val="left"/>
      <w:pPr>
        <w:ind w:left="864" w:hanging="288"/>
      </w:pPr>
      <w:rPr>
        <w:rFonts w:hint="default"/>
        <w:color w:val="46464A" w:themeColor="text2"/>
      </w:rPr>
    </w:lvl>
    <w:lvl w:ilvl="3">
      <w:start w:val="1"/>
      <w:numFmt w:val="decimal"/>
      <w:lvlText w:val="(%4)"/>
      <w:lvlJc w:val="left"/>
      <w:pPr>
        <w:ind w:left="1152" w:hanging="288"/>
      </w:pPr>
      <w:rPr>
        <w:rFonts w:hint="default"/>
        <w:color w:val="46464A" w:themeColor="text2"/>
      </w:rPr>
    </w:lvl>
    <w:lvl w:ilvl="4">
      <w:start w:val="1"/>
      <w:numFmt w:val="lowerLetter"/>
      <w:lvlText w:val="(%5)"/>
      <w:lvlJc w:val="left"/>
      <w:pPr>
        <w:ind w:left="1440" w:hanging="288"/>
      </w:pPr>
      <w:rPr>
        <w:rFonts w:hint="default"/>
        <w:color w:val="46464A" w:themeColor="text2"/>
      </w:rPr>
    </w:lvl>
    <w:lvl w:ilvl="5">
      <w:start w:val="1"/>
      <w:numFmt w:val="lowerRoman"/>
      <w:lvlText w:val="(%6)"/>
      <w:lvlJc w:val="left"/>
      <w:pPr>
        <w:ind w:left="1728" w:hanging="288"/>
      </w:pPr>
      <w:rPr>
        <w:rFonts w:hint="default"/>
        <w:color w:val="46464A" w:themeColor="text2"/>
      </w:rPr>
    </w:lvl>
    <w:lvl w:ilvl="6">
      <w:start w:val="1"/>
      <w:numFmt w:val="decimal"/>
      <w:lvlText w:val="%7."/>
      <w:lvlJc w:val="left"/>
      <w:pPr>
        <w:ind w:left="2016" w:hanging="288"/>
      </w:pPr>
      <w:rPr>
        <w:rFonts w:hint="default"/>
        <w:color w:val="46464A" w:themeColor="text2"/>
      </w:rPr>
    </w:lvl>
    <w:lvl w:ilvl="7">
      <w:start w:val="1"/>
      <w:numFmt w:val="lowerLetter"/>
      <w:lvlText w:val="%8."/>
      <w:lvlJc w:val="left"/>
      <w:pPr>
        <w:ind w:left="2304" w:hanging="288"/>
      </w:pPr>
      <w:rPr>
        <w:rFonts w:hint="default"/>
        <w:color w:val="46464A" w:themeColor="text2"/>
      </w:rPr>
    </w:lvl>
    <w:lvl w:ilvl="8">
      <w:start w:val="1"/>
      <w:numFmt w:val="lowerRoman"/>
      <w:lvlText w:val="%9."/>
      <w:lvlJc w:val="left"/>
      <w:pPr>
        <w:ind w:left="2592" w:hanging="288"/>
      </w:pPr>
      <w:rPr>
        <w:rFonts w:hint="default"/>
        <w:color w:val="46464A" w:themeColor="text2"/>
      </w:rPr>
    </w:lvl>
  </w:abstractNum>
  <w:abstractNum w:abstractNumId="6" w15:restartNumberingAfterBreak="0">
    <w:nsid w:val="3F810B29"/>
    <w:multiLevelType w:val="hybridMultilevel"/>
    <w:tmpl w:val="B5F63D90"/>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7" w15:restartNumberingAfterBreak="0">
    <w:nsid w:val="42DE7069"/>
    <w:multiLevelType w:val="multilevel"/>
    <w:tmpl w:val="99E4458E"/>
    <w:lvl w:ilvl="0">
      <w:start w:val="2"/>
      <w:numFmt w:val="decimal"/>
      <w:lvlText w:val="%1"/>
      <w:lvlJc w:val="left"/>
      <w:pPr>
        <w:ind w:left="525" w:hanging="525"/>
      </w:pPr>
      <w:rPr>
        <w:rFonts w:hint="default"/>
      </w:rPr>
    </w:lvl>
    <w:lvl w:ilvl="1">
      <w:start w:val="4"/>
      <w:numFmt w:val="decimal"/>
      <w:lvlText w:val="%1.%2"/>
      <w:lvlJc w:val="left"/>
      <w:pPr>
        <w:ind w:left="1574" w:hanging="720"/>
      </w:pPr>
      <w:rPr>
        <w:rFonts w:hint="default"/>
      </w:rPr>
    </w:lvl>
    <w:lvl w:ilvl="2">
      <w:start w:val="1"/>
      <w:numFmt w:val="decimal"/>
      <w:lvlText w:val="%1.%2.%3"/>
      <w:lvlJc w:val="left"/>
      <w:pPr>
        <w:ind w:left="2428" w:hanging="720"/>
      </w:pPr>
      <w:rPr>
        <w:rFonts w:hint="default"/>
      </w:rPr>
    </w:lvl>
    <w:lvl w:ilvl="3">
      <w:start w:val="1"/>
      <w:numFmt w:val="decimal"/>
      <w:lvlText w:val="%1.%2.%3.%4"/>
      <w:lvlJc w:val="left"/>
      <w:pPr>
        <w:ind w:left="3642" w:hanging="1080"/>
      </w:pPr>
      <w:rPr>
        <w:rFonts w:hint="default"/>
      </w:rPr>
    </w:lvl>
    <w:lvl w:ilvl="4">
      <w:start w:val="1"/>
      <w:numFmt w:val="decimal"/>
      <w:lvlText w:val="%1.%2.%3.%4.%5"/>
      <w:lvlJc w:val="left"/>
      <w:pPr>
        <w:ind w:left="4856" w:hanging="1440"/>
      </w:pPr>
      <w:rPr>
        <w:rFonts w:hint="default"/>
      </w:rPr>
    </w:lvl>
    <w:lvl w:ilvl="5">
      <w:start w:val="1"/>
      <w:numFmt w:val="decimal"/>
      <w:lvlText w:val="%1.%2.%3.%4.%5.%6"/>
      <w:lvlJc w:val="left"/>
      <w:pPr>
        <w:ind w:left="5710" w:hanging="1440"/>
      </w:pPr>
      <w:rPr>
        <w:rFonts w:hint="default"/>
      </w:rPr>
    </w:lvl>
    <w:lvl w:ilvl="6">
      <w:start w:val="1"/>
      <w:numFmt w:val="decimal"/>
      <w:lvlText w:val="%1.%2.%3.%4.%5.%6.%7"/>
      <w:lvlJc w:val="left"/>
      <w:pPr>
        <w:ind w:left="6924" w:hanging="1800"/>
      </w:pPr>
      <w:rPr>
        <w:rFonts w:hint="default"/>
      </w:rPr>
    </w:lvl>
    <w:lvl w:ilvl="7">
      <w:start w:val="1"/>
      <w:numFmt w:val="decimal"/>
      <w:lvlText w:val="%1.%2.%3.%4.%5.%6.%7.%8"/>
      <w:lvlJc w:val="left"/>
      <w:pPr>
        <w:ind w:left="8138" w:hanging="2160"/>
      </w:pPr>
      <w:rPr>
        <w:rFonts w:hint="default"/>
      </w:rPr>
    </w:lvl>
    <w:lvl w:ilvl="8">
      <w:start w:val="1"/>
      <w:numFmt w:val="decimal"/>
      <w:lvlText w:val="%1.%2.%3.%4.%5.%6.%7.%8.%9"/>
      <w:lvlJc w:val="left"/>
      <w:pPr>
        <w:ind w:left="9352" w:hanging="2520"/>
      </w:pPr>
      <w:rPr>
        <w:rFonts w:hint="default"/>
      </w:rPr>
    </w:lvl>
  </w:abstractNum>
  <w:abstractNum w:abstractNumId="8" w15:restartNumberingAfterBreak="0">
    <w:nsid w:val="629C3E2D"/>
    <w:multiLevelType w:val="hybridMultilevel"/>
    <w:tmpl w:val="9782C164"/>
    <w:lvl w:ilvl="0" w:tplc="152223AA">
      <w:start w:val="3"/>
      <w:numFmt w:val="bullet"/>
      <w:lvlText w:val="-"/>
      <w:lvlJc w:val="left"/>
      <w:pPr>
        <w:tabs>
          <w:tab w:val="num" w:pos="1770"/>
        </w:tabs>
        <w:ind w:left="1770" w:hanging="360"/>
      </w:pPr>
      <w:rPr>
        <w:rFonts w:ascii="Times New Roman" w:eastAsia="Times New Roman" w:hAnsi="Times New Roman" w:cs="Times New Roman" w:hint="default"/>
      </w:rPr>
    </w:lvl>
    <w:lvl w:ilvl="1" w:tplc="E2243896">
      <w:start w:val="1"/>
      <w:numFmt w:val="decimal"/>
      <w:lvlText w:val="%2."/>
      <w:lvlJc w:val="left"/>
      <w:pPr>
        <w:tabs>
          <w:tab w:val="num" w:pos="2490"/>
        </w:tabs>
        <w:ind w:left="2490" w:hanging="360"/>
      </w:pPr>
    </w:lvl>
    <w:lvl w:ilvl="2" w:tplc="040C000F">
      <w:start w:val="1"/>
      <w:numFmt w:val="decimal"/>
      <w:lvlText w:val="%3."/>
      <w:lvlJc w:val="left"/>
      <w:pPr>
        <w:tabs>
          <w:tab w:val="num" w:pos="3210"/>
        </w:tabs>
        <w:ind w:left="3210" w:hanging="360"/>
      </w:pPr>
    </w:lvl>
    <w:lvl w:ilvl="3" w:tplc="040C0001">
      <w:start w:val="1"/>
      <w:numFmt w:val="bullet"/>
      <w:lvlText w:val=""/>
      <w:lvlJc w:val="left"/>
      <w:pPr>
        <w:tabs>
          <w:tab w:val="num" w:pos="3930"/>
        </w:tabs>
        <w:ind w:left="3930" w:hanging="360"/>
      </w:pPr>
      <w:rPr>
        <w:rFonts w:ascii="Symbol" w:hAnsi="Symbol" w:hint="default"/>
      </w:rPr>
    </w:lvl>
    <w:lvl w:ilvl="4" w:tplc="040C0003">
      <w:start w:val="1"/>
      <w:numFmt w:val="bullet"/>
      <w:lvlText w:val="o"/>
      <w:lvlJc w:val="left"/>
      <w:pPr>
        <w:tabs>
          <w:tab w:val="num" w:pos="4650"/>
        </w:tabs>
        <w:ind w:left="4650" w:hanging="360"/>
      </w:pPr>
      <w:rPr>
        <w:rFonts w:ascii="Courier New" w:hAnsi="Courier New" w:cs="Times New Roman" w:hint="default"/>
      </w:rPr>
    </w:lvl>
    <w:lvl w:ilvl="5" w:tplc="040C0005">
      <w:start w:val="1"/>
      <w:numFmt w:val="bullet"/>
      <w:lvlText w:val=""/>
      <w:lvlJc w:val="left"/>
      <w:pPr>
        <w:tabs>
          <w:tab w:val="num" w:pos="5370"/>
        </w:tabs>
        <w:ind w:left="5370" w:hanging="360"/>
      </w:pPr>
      <w:rPr>
        <w:rFonts w:ascii="Wingdings" w:hAnsi="Wingdings" w:hint="default"/>
      </w:rPr>
    </w:lvl>
    <w:lvl w:ilvl="6" w:tplc="040C0001">
      <w:start w:val="1"/>
      <w:numFmt w:val="bullet"/>
      <w:lvlText w:val=""/>
      <w:lvlJc w:val="left"/>
      <w:pPr>
        <w:tabs>
          <w:tab w:val="num" w:pos="6090"/>
        </w:tabs>
        <w:ind w:left="6090" w:hanging="360"/>
      </w:pPr>
      <w:rPr>
        <w:rFonts w:ascii="Symbol" w:hAnsi="Symbol" w:hint="default"/>
      </w:rPr>
    </w:lvl>
    <w:lvl w:ilvl="7" w:tplc="040C0003">
      <w:start w:val="1"/>
      <w:numFmt w:val="bullet"/>
      <w:lvlText w:val="o"/>
      <w:lvlJc w:val="left"/>
      <w:pPr>
        <w:tabs>
          <w:tab w:val="num" w:pos="6810"/>
        </w:tabs>
        <w:ind w:left="6810" w:hanging="360"/>
      </w:pPr>
      <w:rPr>
        <w:rFonts w:ascii="Courier New" w:hAnsi="Courier New" w:cs="Times New Roman" w:hint="default"/>
      </w:rPr>
    </w:lvl>
    <w:lvl w:ilvl="8" w:tplc="040C0005">
      <w:start w:val="1"/>
      <w:numFmt w:val="bullet"/>
      <w:lvlText w:val=""/>
      <w:lvlJc w:val="left"/>
      <w:pPr>
        <w:tabs>
          <w:tab w:val="num" w:pos="7530"/>
        </w:tabs>
        <w:ind w:left="7530" w:hanging="360"/>
      </w:pPr>
      <w:rPr>
        <w:rFonts w:ascii="Wingdings" w:hAnsi="Wingdings" w:hint="default"/>
      </w:rPr>
    </w:lvl>
  </w:abstractNum>
  <w:abstractNum w:abstractNumId="9" w15:restartNumberingAfterBreak="0">
    <w:nsid w:val="716A3ED0"/>
    <w:multiLevelType w:val="hybridMultilevel"/>
    <w:tmpl w:val="60F02B14"/>
    <w:lvl w:ilvl="0" w:tplc="0C0C0001">
      <w:start w:val="1"/>
      <w:numFmt w:val="bullet"/>
      <w:lvlText w:val=""/>
      <w:lvlJc w:val="left"/>
      <w:pPr>
        <w:ind w:left="1440" w:hanging="360"/>
      </w:pPr>
      <w:rPr>
        <w:rFonts w:ascii="Symbol" w:hAnsi="Symbol" w:hint="default"/>
      </w:rPr>
    </w:lvl>
    <w:lvl w:ilvl="1" w:tplc="0C0C0003" w:tentative="1">
      <w:start w:val="1"/>
      <w:numFmt w:val="bullet"/>
      <w:lvlText w:val="o"/>
      <w:lvlJc w:val="left"/>
      <w:pPr>
        <w:ind w:left="2160" w:hanging="360"/>
      </w:pPr>
      <w:rPr>
        <w:rFonts w:ascii="Courier New" w:hAnsi="Courier New" w:cs="Courier New" w:hint="default"/>
      </w:rPr>
    </w:lvl>
    <w:lvl w:ilvl="2" w:tplc="0C0C0005" w:tentative="1">
      <w:start w:val="1"/>
      <w:numFmt w:val="bullet"/>
      <w:lvlText w:val=""/>
      <w:lvlJc w:val="left"/>
      <w:pPr>
        <w:ind w:left="2880" w:hanging="360"/>
      </w:pPr>
      <w:rPr>
        <w:rFonts w:ascii="Wingdings" w:hAnsi="Wingdings" w:hint="default"/>
      </w:rPr>
    </w:lvl>
    <w:lvl w:ilvl="3" w:tplc="0C0C0001" w:tentative="1">
      <w:start w:val="1"/>
      <w:numFmt w:val="bullet"/>
      <w:lvlText w:val=""/>
      <w:lvlJc w:val="left"/>
      <w:pPr>
        <w:ind w:left="3600" w:hanging="360"/>
      </w:pPr>
      <w:rPr>
        <w:rFonts w:ascii="Symbol" w:hAnsi="Symbol" w:hint="default"/>
      </w:rPr>
    </w:lvl>
    <w:lvl w:ilvl="4" w:tplc="0C0C0003" w:tentative="1">
      <w:start w:val="1"/>
      <w:numFmt w:val="bullet"/>
      <w:lvlText w:val="o"/>
      <w:lvlJc w:val="left"/>
      <w:pPr>
        <w:ind w:left="4320" w:hanging="360"/>
      </w:pPr>
      <w:rPr>
        <w:rFonts w:ascii="Courier New" w:hAnsi="Courier New" w:cs="Courier New" w:hint="default"/>
      </w:rPr>
    </w:lvl>
    <w:lvl w:ilvl="5" w:tplc="0C0C0005" w:tentative="1">
      <w:start w:val="1"/>
      <w:numFmt w:val="bullet"/>
      <w:lvlText w:val=""/>
      <w:lvlJc w:val="left"/>
      <w:pPr>
        <w:ind w:left="5040" w:hanging="360"/>
      </w:pPr>
      <w:rPr>
        <w:rFonts w:ascii="Wingdings" w:hAnsi="Wingdings" w:hint="default"/>
      </w:rPr>
    </w:lvl>
    <w:lvl w:ilvl="6" w:tplc="0C0C0001" w:tentative="1">
      <w:start w:val="1"/>
      <w:numFmt w:val="bullet"/>
      <w:lvlText w:val=""/>
      <w:lvlJc w:val="left"/>
      <w:pPr>
        <w:ind w:left="5760" w:hanging="360"/>
      </w:pPr>
      <w:rPr>
        <w:rFonts w:ascii="Symbol" w:hAnsi="Symbol" w:hint="default"/>
      </w:rPr>
    </w:lvl>
    <w:lvl w:ilvl="7" w:tplc="0C0C0003" w:tentative="1">
      <w:start w:val="1"/>
      <w:numFmt w:val="bullet"/>
      <w:lvlText w:val="o"/>
      <w:lvlJc w:val="left"/>
      <w:pPr>
        <w:ind w:left="6480" w:hanging="360"/>
      </w:pPr>
      <w:rPr>
        <w:rFonts w:ascii="Courier New" w:hAnsi="Courier New" w:cs="Courier New" w:hint="default"/>
      </w:rPr>
    </w:lvl>
    <w:lvl w:ilvl="8" w:tplc="0C0C0005" w:tentative="1">
      <w:start w:val="1"/>
      <w:numFmt w:val="bullet"/>
      <w:lvlText w:val=""/>
      <w:lvlJc w:val="left"/>
      <w:pPr>
        <w:ind w:left="7200" w:hanging="360"/>
      </w:pPr>
      <w:rPr>
        <w:rFonts w:ascii="Wingdings" w:hAnsi="Wingdings" w:hint="default"/>
      </w:rPr>
    </w:lvl>
  </w:abstractNum>
  <w:abstractNum w:abstractNumId="10" w15:restartNumberingAfterBreak="0">
    <w:nsid w:val="7E195F69"/>
    <w:multiLevelType w:val="multilevel"/>
    <w:tmpl w:val="4F282E6E"/>
    <w:lvl w:ilvl="0">
      <w:start w:val="1"/>
      <w:numFmt w:val="decimal"/>
      <w:lvlText w:val="%1."/>
      <w:lvlJc w:val="left"/>
      <w:pPr>
        <w:ind w:left="360" w:hanging="360"/>
      </w:pPr>
    </w:lvl>
    <w:lvl w:ilvl="1">
      <w:start w:val="1"/>
      <w:numFmt w:val="decimal"/>
      <w:lvlText w:val="%1.%2."/>
      <w:lvlJc w:val="left"/>
      <w:pPr>
        <w:ind w:left="574"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4"/>
  </w:num>
  <w:num w:numId="2">
    <w:abstractNumId w:val="5"/>
  </w:num>
  <w:num w:numId="3">
    <w:abstractNumId w:val="4"/>
  </w:num>
  <w:num w:numId="4">
    <w:abstractNumId w:val="5"/>
  </w:num>
  <w:num w:numId="5">
    <w:abstractNumId w:val="4"/>
  </w:num>
  <w:num w:numId="6">
    <w:abstractNumId w:val="5"/>
  </w:num>
  <w:num w:numId="7">
    <w:abstractNumId w:val="10"/>
  </w:num>
  <w:num w:numId="8">
    <w:abstractNumId w:val="8"/>
    <w:lvlOverride w:ilvl="0"/>
    <w:lvlOverride w:ilvl="1">
      <w:startOverride w:val="1"/>
    </w:lvlOverride>
    <w:lvlOverride w:ilvl="2">
      <w:startOverride w:val="1"/>
    </w:lvlOverride>
    <w:lvlOverride w:ilvl="3"/>
    <w:lvlOverride w:ilvl="4"/>
    <w:lvlOverride w:ilvl="5"/>
    <w:lvlOverride w:ilvl="6"/>
    <w:lvlOverride w:ilvl="7"/>
    <w:lvlOverride w:ilvl="8"/>
  </w:num>
  <w:num w:numId="9">
    <w:abstractNumId w:val="0"/>
  </w:num>
  <w:num w:numId="10">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9"/>
  </w:num>
  <w:num w:numId="14">
    <w:abstractNumId w:val="6"/>
  </w:num>
  <w:num w:numId="15">
    <w:abstractNumId w:val="8"/>
  </w:num>
  <w:num w:numId="16">
    <w:abstractNumId w:val="2"/>
  </w:num>
  <w:num w:numId="17">
    <w:abstractNumId w:val="1"/>
  </w:num>
  <w:num w:numId="18">
    <w:abstractNumId w:val="10"/>
  </w:num>
  <w:num w:numId="19">
    <w:abstractNumId w:val="10"/>
  </w:num>
  <w:num w:numId="20">
    <w:abstractNumId w:val="7"/>
  </w:num>
  <w:num w:numId="21">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Direction des services informatiques">
    <w15:presenceInfo w15:providerId="None" w15:userId="Direction des services informatiqu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211E6"/>
    <w:rsid w:val="000160B9"/>
    <w:rsid w:val="00063995"/>
    <w:rsid w:val="00082481"/>
    <w:rsid w:val="000925FC"/>
    <w:rsid w:val="000C23F1"/>
    <w:rsid w:val="000E2A15"/>
    <w:rsid w:val="00110729"/>
    <w:rsid w:val="00127FE4"/>
    <w:rsid w:val="00130FD1"/>
    <w:rsid w:val="00142B36"/>
    <w:rsid w:val="001A2FD1"/>
    <w:rsid w:val="001A3109"/>
    <w:rsid w:val="001A74FE"/>
    <w:rsid w:val="002046FA"/>
    <w:rsid w:val="0023678E"/>
    <w:rsid w:val="00266F8D"/>
    <w:rsid w:val="00273B21"/>
    <w:rsid w:val="00290A9F"/>
    <w:rsid w:val="002C0B41"/>
    <w:rsid w:val="0031679B"/>
    <w:rsid w:val="00327BAD"/>
    <w:rsid w:val="00346B02"/>
    <w:rsid w:val="00361EC9"/>
    <w:rsid w:val="003660F9"/>
    <w:rsid w:val="00380309"/>
    <w:rsid w:val="00391D9A"/>
    <w:rsid w:val="003A4891"/>
    <w:rsid w:val="003A5BF8"/>
    <w:rsid w:val="003B1298"/>
    <w:rsid w:val="003B502C"/>
    <w:rsid w:val="003C5445"/>
    <w:rsid w:val="003D6033"/>
    <w:rsid w:val="00405B95"/>
    <w:rsid w:val="004318D8"/>
    <w:rsid w:val="0044428D"/>
    <w:rsid w:val="0045286C"/>
    <w:rsid w:val="00484EEA"/>
    <w:rsid w:val="004C3E8A"/>
    <w:rsid w:val="00530FAA"/>
    <w:rsid w:val="00531ADC"/>
    <w:rsid w:val="005422FF"/>
    <w:rsid w:val="0056204D"/>
    <w:rsid w:val="00580BFD"/>
    <w:rsid w:val="00584743"/>
    <w:rsid w:val="0058578C"/>
    <w:rsid w:val="005A2870"/>
    <w:rsid w:val="005B2861"/>
    <w:rsid w:val="005B3814"/>
    <w:rsid w:val="005B540F"/>
    <w:rsid w:val="005D2034"/>
    <w:rsid w:val="00605A11"/>
    <w:rsid w:val="00617B5A"/>
    <w:rsid w:val="0063161B"/>
    <w:rsid w:val="00656B93"/>
    <w:rsid w:val="00661F4F"/>
    <w:rsid w:val="00680889"/>
    <w:rsid w:val="006B211E"/>
    <w:rsid w:val="006B2AD9"/>
    <w:rsid w:val="006C27AE"/>
    <w:rsid w:val="006D009F"/>
    <w:rsid w:val="006D2F11"/>
    <w:rsid w:val="006F4FD5"/>
    <w:rsid w:val="00753D7A"/>
    <w:rsid w:val="00766ED1"/>
    <w:rsid w:val="00772A52"/>
    <w:rsid w:val="00783AA7"/>
    <w:rsid w:val="007D6406"/>
    <w:rsid w:val="007E11AB"/>
    <w:rsid w:val="007E4472"/>
    <w:rsid w:val="008268B6"/>
    <w:rsid w:val="008652D8"/>
    <w:rsid w:val="00872FF9"/>
    <w:rsid w:val="008A18DC"/>
    <w:rsid w:val="008B0396"/>
    <w:rsid w:val="008D04DF"/>
    <w:rsid w:val="008F5267"/>
    <w:rsid w:val="00923A66"/>
    <w:rsid w:val="009426C6"/>
    <w:rsid w:val="00947863"/>
    <w:rsid w:val="00963C66"/>
    <w:rsid w:val="009B0BB5"/>
    <w:rsid w:val="009D5D8A"/>
    <w:rsid w:val="009E4F2B"/>
    <w:rsid w:val="009E6CE9"/>
    <w:rsid w:val="00A0220D"/>
    <w:rsid w:val="00A11153"/>
    <w:rsid w:val="00A13427"/>
    <w:rsid w:val="00A20C26"/>
    <w:rsid w:val="00A211E6"/>
    <w:rsid w:val="00A51D57"/>
    <w:rsid w:val="00A94C50"/>
    <w:rsid w:val="00AE4D56"/>
    <w:rsid w:val="00B10204"/>
    <w:rsid w:val="00B37D83"/>
    <w:rsid w:val="00B423DD"/>
    <w:rsid w:val="00B60BF5"/>
    <w:rsid w:val="00B6787A"/>
    <w:rsid w:val="00B82200"/>
    <w:rsid w:val="00B865FE"/>
    <w:rsid w:val="00BB6A91"/>
    <w:rsid w:val="00BD7DAF"/>
    <w:rsid w:val="00BF2566"/>
    <w:rsid w:val="00C275A4"/>
    <w:rsid w:val="00C37657"/>
    <w:rsid w:val="00C53665"/>
    <w:rsid w:val="00C55609"/>
    <w:rsid w:val="00C613BB"/>
    <w:rsid w:val="00C9076D"/>
    <w:rsid w:val="00CA01AC"/>
    <w:rsid w:val="00CA0B5B"/>
    <w:rsid w:val="00CD487C"/>
    <w:rsid w:val="00CE41F1"/>
    <w:rsid w:val="00D15894"/>
    <w:rsid w:val="00D20140"/>
    <w:rsid w:val="00D30B1B"/>
    <w:rsid w:val="00D477DA"/>
    <w:rsid w:val="00D51E06"/>
    <w:rsid w:val="00D624A6"/>
    <w:rsid w:val="00D71E1A"/>
    <w:rsid w:val="00D80BFF"/>
    <w:rsid w:val="00DD0981"/>
    <w:rsid w:val="00DE24AE"/>
    <w:rsid w:val="00DE2BC9"/>
    <w:rsid w:val="00DF1754"/>
    <w:rsid w:val="00E12954"/>
    <w:rsid w:val="00E1485E"/>
    <w:rsid w:val="00E40C94"/>
    <w:rsid w:val="00E42528"/>
    <w:rsid w:val="00E60E7A"/>
    <w:rsid w:val="00EA2CC3"/>
    <w:rsid w:val="00EB06B8"/>
    <w:rsid w:val="00EC273A"/>
    <w:rsid w:val="00ED06B8"/>
    <w:rsid w:val="00EE0E8D"/>
    <w:rsid w:val="00EE3D81"/>
    <w:rsid w:val="00F464F1"/>
    <w:rsid w:val="00F53CD3"/>
    <w:rsid w:val="00F94092"/>
    <w:rsid w:val="00FA3F34"/>
    <w:rsid w:val="00FC729C"/>
    <w:rsid w:val="00FD5F76"/>
  </w:rsids>
  <m:mathPr>
    <m:mathFont m:val="Cambria Math"/>
    <m:brkBin m:val="before"/>
    <m:brkBinSub m:val="--"/>
    <m:smallFrac m:val="0"/>
    <m:dispDef/>
    <m:lMargin m:val="0"/>
    <m:rMargin m:val="0"/>
    <m:defJc m:val="centerGroup"/>
    <m:wrapIndent m:val="1440"/>
    <m:intLim m:val="undOvr"/>
    <m:naryLim m:val="subSup"/>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BE316C7"/>
  <w15:docId w15:val="{37BC754F-BF42-4B7D-831C-766CC51A4D9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r-CA" w:eastAsia="fr-CA"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iPriority="0"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qFormat="1"/>
    <w:lsdException w:name="toc 6" w:semiHidden="1" w:uiPriority="39" w:unhideWhenUsed="1" w:qFormat="1"/>
    <w:lsdException w:name="toc 7" w:semiHidden="1" w:uiPriority="39" w:unhideWhenUsed="1" w:qFormat="1"/>
    <w:lsdException w:name="toc 8" w:semiHidden="1" w:uiPriority="39" w:unhideWhenUsed="1" w:qFormat="1"/>
    <w:lsdException w:name="toc 9" w:semiHidden="1" w:uiPriority="39" w:unhideWhenUsed="1" w:qFormat="1"/>
    <w:lsdException w:name="Normal Indent" w:semiHidden="1" w:unhideWhenUsed="1"/>
    <w:lsdException w:name="footnote text" w:semiHidden="1" w:uiPriority="0" w:unhideWhenUsed="1"/>
    <w:lsdException w:name="annotation text" w:semiHidden="1" w:unhideWhenUsed="1"/>
    <w:lsdException w:name="header" w:semiHidden="1" w:uiPriority="0" w:unhideWhenUsed="1"/>
    <w:lsdException w:name="footer" w:semiHidden="1" w:unhideWhenUsed="1"/>
    <w:lsdException w:name="index heading" w:semiHidden="1" w:uiPriority="0" w:unhideWhenUsed="1"/>
    <w:lsdException w:name="caption"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1"/>
    <w:lsdException w:name="Table Theme" w:semiHidden="1" w:unhideWhenUsed="1"/>
    <w:lsdException w:name="Placeholder Text" w:semiHidden="1"/>
    <w:lsdException w:name="No Spacing" w:uiPriority="1" w:qFormat="1"/>
    <w:lsdException w:name="Light Shading" w:uiPriority="40"/>
    <w:lsdException w:name="Light List" w:uiPriority="40"/>
    <w:lsdException w:name="Light Grid" w:uiPriority="40"/>
    <w:lsdException w:name="Medium Shading 1" w:uiPriority="40"/>
    <w:lsdException w:name="Medium Shading 2" w:uiPriority="40"/>
    <w:lsdException w:name="Medium List 1" w:uiPriority="40"/>
    <w:lsdException w:name="Medium List 2" w:uiPriority="40"/>
    <w:lsdException w:name="Medium Grid 1" w:uiPriority="40"/>
    <w:lsdException w:name="Medium Grid 2" w:uiPriority="40"/>
    <w:lsdException w:name="Medium Grid 3" w:uiPriority="40"/>
    <w:lsdException w:name="Dark List" w:uiPriority="40"/>
    <w:lsdException w:name="Colorful Shading" w:uiPriority="40"/>
    <w:lsdException w:name="Colorful List" w:uiPriority="40"/>
    <w:lsdException w:name="Colorful Grid" w:uiPriority="40"/>
    <w:lsdException w:name="Light Shading Accent 1" w:uiPriority="41"/>
    <w:lsdException w:name="Light List Accent 1" w:uiPriority="41"/>
    <w:lsdException w:name="Light Grid Accent 1" w:uiPriority="41"/>
    <w:lsdException w:name="Medium Shading 1 Accent 1" w:uiPriority="41"/>
    <w:lsdException w:name="Medium Shading 2 Accent 1" w:uiPriority="41"/>
    <w:lsdException w:name="Medium List 1 Accent 1" w:uiPriority="41"/>
    <w:lsdException w:name="Revision" w:semiHidden="1"/>
    <w:lsdException w:name="List Paragraph" w:uiPriority="36" w:qFormat="1"/>
    <w:lsdException w:name="Quote" w:uiPriority="29" w:qFormat="1"/>
    <w:lsdException w:name="Intense Quote" w:uiPriority="30" w:qFormat="1"/>
    <w:lsdException w:name="Medium List 2 Accent 1" w:uiPriority="41"/>
    <w:lsdException w:name="Medium Grid 1 Accent 1" w:uiPriority="41"/>
    <w:lsdException w:name="Medium Grid 2 Accent 1" w:uiPriority="41"/>
    <w:lsdException w:name="Medium Grid 3 Accent 1" w:uiPriority="41"/>
    <w:lsdException w:name="Dark List Accent 1" w:uiPriority="41"/>
    <w:lsdException w:name="Colorful Shading Accent 1" w:uiPriority="41"/>
    <w:lsdException w:name="Colorful List Accent 1" w:uiPriority="41"/>
    <w:lsdException w:name="Colorful Grid Accent 1" w:uiPriority="41"/>
    <w:lsdException w:name="Light Shading Accent 2" w:uiPriority="42"/>
    <w:lsdException w:name="Light List Accent 2" w:uiPriority="42"/>
    <w:lsdException w:name="Light Grid Accent 2" w:uiPriority="42"/>
    <w:lsdException w:name="Medium Shading 1 Accent 2" w:uiPriority="42"/>
    <w:lsdException w:name="Medium Shading 2 Accent 2" w:uiPriority="42"/>
    <w:lsdException w:name="Medium List 1 Accent 2" w:uiPriority="42"/>
    <w:lsdException w:name="Medium List 2 Accent 2" w:uiPriority="42"/>
    <w:lsdException w:name="Medium Grid 1 Accent 2" w:uiPriority="42"/>
    <w:lsdException w:name="Medium Grid 2 Accent 2" w:uiPriority="42"/>
    <w:lsdException w:name="Medium Grid 3 Accent 2" w:uiPriority="42"/>
    <w:lsdException w:name="Dark List Accent 2" w:uiPriority="42"/>
    <w:lsdException w:name="Colorful Shading Accent 2" w:uiPriority="42"/>
    <w:lsdException w:name="Colorful List Accent 2" w:uiPriority="42"/>
    <w:lsdException w:name="Colorful Grid Accent 2" w:uiPriority="42"/>
    <w:lsdException w:name="Light Shading Accent 3" w:uiPriority="43"/>
    <w:lsdException w:name="Light List Accent 3" w:uiPriority="43"/>
    <w:lsdException w:name="Light Grid Accent 3" w:uiPriority="43"/>
    <w:lsdException w:name="Medium Shading 1 Accent 3" w:uiPriority="43"/>
    <w:lsdException w:name="Medium Shading 2 Accent 3" w:uiPriority="43"/>
    <w:lsdException w:name="Medium List 1 Accent 3" w:uiPriority="43"/>
    <w:lsdException w:name="Medium List 2 Accent 3" w:uiPriority="43"/>
    <w:lsdException w:name="Medium Grid 1 Accent 3" w:uiPriority="43"/>
    <w:lsdException w:name="Medium Grid 2 Accent 3" w:uiPriority="43"/>
    <w:lsdException w:name="Medium Grid 3 Accent 3" w:uiPriority="43"/>
    <w:lsdException w:name="Dark List Accent 3" w:uiPriority="43"/>
    <w:lsdException w:name="Colorful Shading Accent 3" w:uiPriority="43"/>
    <w:lsdException w:name="Colorful List Accent 3" w:uiPriority="43"/>
    <w:lsdException w:name="Colorful Grid Accent 3" w:uiPriority="43"/>
    <w:lsdException w:name="Light Shading Accent 4" w:uiPriority="44"/>
    <w:lsdException w:name="Light List Accent 4" w:uiPriority="44"/>
    <w:lsdException w:name="Light Grid Accent 4" w:uiPriority="44"/>
    <w:lsdException w:name="Medium Shading 1 Accent 4" w:uiPriority="44"/>
    <w:lsdException w:name="Medium Shading 2 Accent 4" w:uiPriority="44"/>
    <w:lsdException w:name="Medium List 1 Accent 4" w:uiPriority="44"/>
    <w:lsdException w:name="Medium List 2 Accent 4" w:uiPriority="44"/>
    <w:lsdException w:name="Medium Grid 1 Accent 4" w:uiPriority="44"/>
    <w:lsdException w:name="Medium Grid 2 Accent 4" w:uiPriority="44"/>
    <w:lsdException w:name="Medium Grid 3 Accent 4" w:uiPriority="44"/>
    <w:lsdException w:name="Dark List Accent 4" w:uiPriority="44"/>
    <w:lsdException w:name="Colorful Shading Accent 4" w:uiPriority="44"/>
    <w:lsdException w:name="Colorful List Accent 4" w:uiPriority="44"/>
    <w:lsdException w:name="Colorful Grid Accent 4" w:uiPriority="44"/>
    <w:lsdException w:name="Light Shading Accent 5" w:uiPriority="45"/>
    <w:lsdException w:name="Light List Accent 5" w:uiPriority="45"/>
    <w:lsdException w:name="Light Grid Accent 5" w:uiPriority="45"/>
    <w:lsdException w:name="Medium Shading 1 Accent 5" w:uiPriority="45"/>
    <w:lsdException w:name="Medium Shading 2 Accent 5" w:uiPriority="45"/>
    <w:lsdException w:name="Medium List 1 Accent 5" w:uiPriority="45"/>
    <w:lsdException w:name="Medium List 2 Accent 5" w:uiPriority="45"/>
    <w:lsdException w:name="Medium Grid 1 Accent 5" w:uiPriority="45"/>
    <w:lsdException w:name="Medium Grid 2 Accent 5" w:uiPriority="45"/>
    <w:lsdException w:name="Medium Grid 3 Accent 5" w:uiPriority="45"/>
    <w:lsdException w:name="Dark List Accent 5" w:uiPriority="45"/>
    <w:lsdException w:name="Colorful Shading Accent 5" w:uiPriority="45"/>
    <w:lsdException w:name="Colorful List Accent 5" w:uiPriority="45"/>
    <w:lsdException w:name="Colorful Grid Accent 5" w:uiPriority="45"/>
    <w:lsdException w:name="Light Shading Accent 6" w:uiPriority="46"/>
    <w:lsdException w:name="Light List Accent 6" w:uiPriority="46"/>
    <w:lsdException w:name="Light Grid Accent 6" w:uiPriority="46"/>
    <w:lsdException w:name="Medium Shading 1 Accent 6" w:uiPriority="46"/>
    <w:lsdException w:name="Medium Shading 2 Accent 6" w:uiPriority="46"/>
    <w:lsdException w:name="Medium List 1 Accent 6" w:uiPriority="46"/>
    <w:lsdException w:name="Medium List 2 Accent 6" w:uiPriority="46"/>
    <w:lsdException w:name="Medium Grid 1 Accent 6" w:uiPriority="46"/>
    <w:lsdException w:name="Medium Grid 2 Accent 6" w:uiPriority="46"/>
    <w:lsdException w:name="Medium Grid 3 Accent 6" w:uiPriority="46"/>
    <w:lsdException w:name="Dark List Accent 6" w:uiPriority="46"/>
    <w:lsdException w:name="Colorful Shading Accent 6" w:uiPriority="46"/>
    <w:lsdException w:name="Colorful List Accent 6" w:uiPriority="46"/>
    <w:lsdException w:name="Colorful Grid Accent 6" w:uiPriority="4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A11153"/>
    <w:pPr>
      <w:spacing w:before="240" w:after="440"/>
      <w:ind w:left="720"/>
    </w:pPr>
    <w:rPr>
      <w:color w:val="343437" w:themeColor="text2" w:themeShade="BF"/>
      <w:sz w:val="24"/>
      <w:szCs w:val="20"/>
    </w:rPr>
  </w:style>
  <w:style w:type="paragraph" w:styleId="Titre1">
    <w:name w:val="heading 1"/>
    <w:basedOn w:val="Normal"/>
    <w:next w:val="Normal"/>
    <w:link w:val="Titre1Car"/>
    <w:uiPriority w:val="9"/>
    <w:unhideWhenUsed/>
    <w:qFormat/>
    <w:rsid w:val="00D80BFF"/>
    <w:pPr>
      <w:spacing w:before="360" w:after="40"/>
      <w:ind w:left="0"/>
      <w:outlineLvl w:val="0"/>
    </w:pPr>
    <w:rPr>
      <w:rFonts w:asciiTheme="majorHAnsi" w:hAnsiTheme="majorHAnsi"/>
      <w:smallCaps/>
      <w:spacing w:val="5"/>
      <w:sz w:val="32"/>
      <w:szCs w:val="32"/>
    </w:rPr>
  </w:style>
  <w:style w:type="paragraph" w:styleId="Titre2">
    <w:name w:val="heading 2"/>
    <w:basedOn w:val="Normal"/>
    <w:next w:val="Normal"/>
    <w:link w:val="Titre2Car"/>
    <w:autoRedefine/>
    <w:uiPriority w:val="9"/>
    <w:unhideWhenUsed/>
    <w:qFormat/>
    <w:rsid w:val="00346B02"/>
    <w:pPr>
      <w:spacing w:before="120" w:after="120"/>
      <w:ind w:left="142"/>
      <w:outlineLvl w:val="1"/>
    </w:pPr>
    <w:rPr>
      <w:rFonts w:asciiTheme="majorHAnsi" w:hAnsiTheme="majorHAnsi"/>
      <w:sz w:val="28"/>
      <w:szCs w:val="28"/>
    </w:rPr>
  </w:style>
  <w:style w:type="paragraph" w:styleId="Titre3">
    <w:name w:val="heading 3"/>
    <w:basedOn w:val="Normal"/>
    <w:next w:val="Normal"/>
    <w:link w:val="Titre3Car"/>
    <w:uiPriority w:val="9"/>
    <w:unhideWhenUsed/>
    <w:qFormat/>
    <w:rsid w:val="00DD0981"/>
    <w:pPr>
      <w:spacing w:after="0"/>
      <w:outlineLvl w:val="2"/>
    </w:pPr>
    <w:rPr>
      <w:rFonts w:asciiTheme="majorHAnsi" w:hAnsiTheme="majorHAnsi"/>
      <w:spacing w:val="5"/>
      <w:sz w:val="28"/>
      <w:szCs w:val="24"/>
    </w:rPr>
  </w:style>
  <w:style w:type="paragraph" w:styleId="Titre4">
    <w:name w:val="heading 4"/>
    <w:basedOn w:val="Normal"/>
    <w:next w:val="Normal"/>
    <w:link w:val="Titre4Car"/>
    <w:uiPriority w:val="9"/>
    <w:unhideWhenUsed/>
    <w:qFormat/>
    <w:rsid w:val="008D04DF"/>
    <w:pPr>
      <w:spacing w:after="0"/>
      <w:outlineLvl w:val="3"/>
    </w:pPr>
    <w:rPr>
      <w:rFonts w:asciiTheme="majorHAnsi" w:hAnsiTheme="majorHAnsi"/>
      <w:color w:val="535356" w:themeColor="accent1" w:themeShade="BF"/>
      <w:szCs w:val="22"/>
      <w:u w:val="single"/>
    </w:rPr>
  </w:style>
  <w:style w:type="paragraph" w:styleId="Titre5">
    <w:name w:val="heading 5"/>
    <w:basedOn w:val="Normal"/>
    <w:next w:val="Normal"/>
    <w:link w:val="Titre5Car"/>
    <w:uiPriority w:val="9"/>
    <w:unhideWhenUsed/>
    <w:qFormat/>
    <w:pPr>
      <w:spacing w:after="0"/>
      <w:outlineLvl w:val="4"/>
    </w:pPr>
    <w:rPr>
      <w:i/>
      <w:color w:val="535356" w:themeColor="accent1" w:themeShade="BF"/>
      <w:sz w:val="22"/>
      <w:szCs w:val="22"/>
    </w:rPr>
  </w:style>
  <w:style w:type="paragraph" w:styleId="Titre6">
    <w:name w:val="heading 6"/>
    <w:basedOn w:val="Normal"/>
    <w:next w:val="Normal"/>
    <w:link w:val="Titre6Car"/>
    <w:uiPriority w:val="9"/>
    <w:unhideWhenUsed/>
    <w:qFormat/>
    <w:pPr>
      <w:spacing w:after="0"/>
      <w:outlineLvl w:val="5"/>
    </w:pPr>
    <w:rPr>
      <w:b/>
      <w:color w:val="535356" w:themeColor="accent1" w:themeShade="BF"/>
    </w:rPr>
  </w:style>
  <w:style w:type="paragraph" w:styleId="Titre7">
    <w:name w:val="heading 7"/>
    <w:basedOn w:val="Normal"/>
    <w:next w:val="Normal"/>
    <w:link w:val="Titre7Car"/>
    <w:uiPriority w:val="9"/>
    <w:unhideWhenUsed/>
    <w:qFormat/>
    <w:pPr>
      <w:spacing w:after="0"/>
      <w:outlineLvl w:val="6"/>
    </w:pPr>
    <w:rPr>
      <w:b/>
      <w:i/>
      <w:color w:val="535356" w:themeColor="accent1" w:themeShade="BF"/>
    </w:rPr>
  </w:style>
  <w:style w:type="paragraph" w:styleId="Titre8">
    <w:name w:val="heading 8"/>
    <w:basedOn w:val="Normal"/>
    <w:next w:val="Normal"/>
    <w:link w:val="Titre8Car"/>
    <w:uiPriority w:val="9"/>
    <w:semiHidden/>
    <w:unhideWhenUsed/>
    <w:qFormat/>
    <w:pPr>
      <w:spacing w:after="0"/>
      <w:outlineLvl w:val="7"/>
    </w:pPr>
    <w:rPr>
      <w:b/>
      <w:color w:val="80945B" w:themeColor="accent2" w:themeShade="BF"/>
    </w:rPr>
  </w:style>
  <w:style w:type="paragraph" w:styleId="Titre9">
    <w:name w:val="heading 9"/>
    <w:basedOn w:val="Normal"/>
    <w:next w:val="Normal"/>
    <w:link w:val="Titre9Car"/>
    <w:uiPriority w:val="9"/>
    <w:semiHidden/>
    <w:unhideWhenUsed/>
    <w:qFormat/>
    <w:pPr>
      <w:spacing w:after="0"/>
      <w:outlineLvl w:val="8"/>
    </w:pPr>
    <w:rPr>
      <w:b/>
      <w:i/>
      <w:color w:val="80945B" w:themeColor="accent2" w:themeShade="BF"/>
      <w:sz w:val="18"/>
      <w:szCs w:val="1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D80BFF"/>
    <w:rPr>
      <w:rFonts w:asciiTheme="majorHAnsi" w:hAnsiTheme="majorHAnsi"/>
      <w:smallCaps/>
      <w:color w:val="343437" w:themeColor="text2" w:themeShade="BF"/>
      <w:spacing w:val="5"/>
      <w:sz w:val="32"/>
      <w:szCs w:val="32"/>
    </w:rPr>
  </w:style>
  <w:style w:type="character" w:customStyle="1" w:styleId="Titre2Car">
    <w:name w:val="Titre 2 Car"/>
    <w:basedOn w:val="Policepardfaut"/>
    <w:link w:val="Titre2"/>
    <w:uiPriority w:val="9"/>
    <w:rsid w:val="00346B02"/>
    <w:rPr>
      <w:rFonts w:asciiTheme="majorHAnsi" w:hAnsiTheme="majorHAnsi"/>
      <w:color w:val="343437" w:themeColor="text2" w:themeShade="BF"/>
      <w:sz w:val="28"/>
      <w:szCs w:val="28"/>
    </w:rPr>
  </w:style>
  <w:style w:type="paragraph" w:styleId="Titre">
    <w:name w:val="Title"/>
    <w:basedOn w:val="Normal"/>
    <w:link w:val="TitreCar"/>
    <w:uiPriority w:val="10"/>
    <w:qFormat/>
    <w:rPr>
      <w:rFonts w:asciiTheme="majorHAnsi" w:hAnsiTheme="majorHAnsi"/>
      <w:smallCaps/>
      <w:color w:val="6F6F74" w:themeColor="accent1"/>
      <w:spacing w:val="10"/>
      <w:sz w:val="48"/>
      <w:szCs w:val="48"/>
    </w:rPr>
  </w:style>
  <w:style w:type="character" w:customStyle="1" w:styleId="TitreCar">
    <w:name w:val="Titre Car"/>
    <w:basedOn w:val="Policepardfaut"/>
    <w:link w:val="Titre"/>
    <w:uiPriority w:val="10"/>
    <w:rPr>
      <w:rFonts w:asciiTheme="majorHAnsi" w:hAnsiTheme="majorHAnsi" w:cstheme="minorBidi"/>
      <w:smallCaps/>
      <w:color w:val="6F6F74" w:themeColor="accent1"/>
      <w:spacing w:val="10"/>
      <w:sz w:val="48"/>
      <w:szCs w:val="48"/>
    </w:rPr>
  </w:style>
  <w:style w:type="paragraph" w:styleId="Sous-titre">
    <w:name w:val="Subtitle"/>
    <w:basedOn w:val="Normal"/>
    <w:link w:val="Sous-titreCar"/>
    <w:uiPriority w:val="11"/>
    <w:qFormat/>
    <w:rPr>
      <w:i/>
      <w:color w:val="46464A" w:themeColor="text2"/>
      <w:spacing w:val="5"/>
      <w:szCs w:val="24"/>
    </w:rPr>
  </w:style>
  <w:style w:type="character" w:customStyle="1" w:styleId="Sous-titreCar">
    <w:name w:val="Sous-titre Car"/>
    <w:basedOn w:val="Policepardfaut"/>
    <w:link w:val="Sous-titre"/>
    <w:uiPriority w:val="11"/>
    <w:rPr>
      <w:rFonts w:cstheme="minorBidi"/>
      <w:i/>
      <w:color w:val="46464A" w:themeColor="text2"/>
      <w:spacing w:val="5"/>
      <w:sz w:val="24"/>
      <w:szCs w:val="24"/>
    </w:rPr>
  </w:style>
  <w:style w:type="paragraph" w:styleId="Textedebulles">
    <w:name w:val="Balloon Text"/>
    <w:basedOn w:val="Normal"/>
    <w:link w:val="TextedebullesCar"/>
    <w:uiPriority w:val="99"/>
    <w:semiHidden/>
    <w:unhideWhenUse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Pr>
      <w:rFonts w:ascii="Tahoma" w:hAnsi="Tahoma" w:cs="Tahoma"/>
      <w:color w:val="343437" w:themeColor="text2" w:themeShade="BF"/>
      <w:sz w:val="16"/>
      <w:szCs w:val="16"/>
    </w:rPr>
  </w:style>
  <w:style w:type="character" w:styleId="Titredulivre">
    <w:name w:val="Book Title"/>
    <w:basedOn w:val="Policepardfaut"/>
    <w:uiPriority w:val="33"/>
    <w:qFormat/>
    <w:rPr>
      <w:rFonts w:cs="Times New Roman"/>
      <w:smallCaps/>
      <w:color w:val="000000"/>
      <w:spacing w:val="10"/>
    </w:rPr>
  </w:style>
  <w:style w:type="numbering" w:customStyle="1" w:styleId="Listepuces1">
    <w:name w:val="Liste à puces1"/>
    <w:uiPriority w:val="99"/>
    <w:pPr>
      <w:numPr>
        <w:numId w:val="1"/>
      </w:numPr>
    </w:pPr>
  </w:style>
  <w:style w:type="paragraph" w:styleId="Lgende">
    <w:name w:val="caption"/>
    <w:basedOn w:val="Normal"/>
    <w:next w:val="Normal"/>
    <w:uiPriority w:val="99"/>
    <w:unhideWhenUsed/>
    <w:pPr>
      <w:spacing w:line="240" w:lineRule="auto"/>
      <w:jc w:val="right"/>
    </w:pPr>
    <w:rPr>
      <w:b/>
      <w:bCs/>
      <w:color w:val="535356" w:themeColor="accent1" w:themeShade="BF"/>
      <w:sz w:val="16"/>
      <w:szCs w:val="16"/>
    </w:rPr>
  </w:style>
  <w:style w:type="character" w:styleId="Accentuation">
    <w:name w:val="Emphasis"/>
    <w:uiPriority w:val="20"/>
    <w:qFormat/>
    <w:rPr>
      <w:b/>
      <w:i/>
      <w:color w:val="232324" w:themeColor="text2" w:themeShade="80"/>
      <w:spacing w:val="10"/>
      <w:sz w:val="18"/>
      <w:szCs w:val="18"/>
    </w:rPr>
  </w:style>
  <w:style w:type="paragraph" w:styleId="Pieddepage">
    <w:name w:val="footer"/>
    <w:basedOn w:val="Normal"/>
    <w:link w:val="PieddepageCar"/>
    <w:uiPriority w:val="99"/>
    <w:unhideWhenUsed/>
    <w:pPr>
      <w:tabs>
        <w:tab w:val="center" w:pos="4680"/>
        <w:tab w:val="right" w:pos="9360"/>
      </w:tabs>
      <w:spacing w:after="0" w:line="240" w:lineRule="auto"/>
    </w:pPr>
  </w:style>
  <w:style w:type="character" w:customStyle="1" w:styleId="PieddepageCar">
    <w:name w:val="Pied de page Car"/>
    <w:basedOn w:val="Policepardfaut"/>
    <w:link w:val="Pieddepage"/>
    <w:uiPriority w:val="99"/>
    <w:rPr>
      <w:rFonts w:cstheme="minorBidi"/>
      <w:color w:val="343437" w:themeColor="text2" w:themeShade="BF"/>
      <w:sz w:val="20"/>
      <w:szCs w:val="20"/>
    </w:rPr>
  </w:style>
  <w:style w:type="paragraph" w:styleId="En-tte">
    <w:name w:val="header"/>
    <w:basedOn w:val="Normal"/>
    <w:link w:val="En-tteCar"/>
    <w:unhideWhenUsed/>
    <w:pPr>
      <w:tabs>
        <w:tab w:val="center" w:pos="4680"/>
        <w:tab w:val="right" w:pos="9360"/>
      </w:tabs>
      <w:spacing w:after="0" w:line="240" w:lineRule="auto"/>
    </w:pPr>
  </w:style>
  <w:style w:type="character" w:customStyle="1" w:styleId="En-tteCar">
    <w:name w:val="En-tête Car"/>
    <w:basedOn w:val="Policepardfaut"/>
    <w:link w:val="En-tte"/>
    <w:rPr>
      <w:rFonts w:cstheme="minorBidi"/>
      <w:color w:val="343437" w:themeColor="text2" w:themeShade="BF"/>
      <w:sz w:val="20"/>
      <w:szCs w:val="20"/>
    </w:rPr>
  </w:style>
  <w:style w:type="character" w:customStyle="1" w:styleId="Titre3Car">
    <w:name w:val="Titre 3 Car"/>
    <w:basedOn w:val="Policepardfaut"/>
    <w:link w:val="Titre3"/>
    <w:uiPriority w:val="9"/>
    <w:rsid w:val="00DD0981"/>
    <w:rPr>
      <w:rFonts w:asciiTheme="majorHAnsi" w:hAnsiTheme="majorHAnsi"/>
      <w:color w:val="343437" w:themeColor="text2" w:themeShade="BF"/>
      <w:spacing w:val="5"/>
      <w:sz w:val="28"/>
      <w:szCs w:val="24"/>
    </w:rPr>
  </w:style>
  <w:style w:type="character" w:customStyle="1" w:styleId="Titre4Car">
    <w:name w:val="Titre 4 Car"/>
    <w:basedOn w:val="Policepardfaut"/>
    <w:link w:val="Titre4"/>
    <w:uiPriority w:val="9"/>
    <w:rsid w:val="008D04DF"/>
    <w:rPr>
      <w:rFonts w:asciiTheme="majorHAnsi" w:hAnsiTheme="majorHAnsi"/>
      <w:color w:val="535356" w:themeColor="accent1" w:themeShade="BF"/>
      <w:sz w:val="24"/>
      <w:u w:val="single"/>
    </w:rPr>
  </w:style>
  <w:style w:type="character" w:customStyle="1" w:styleId="Titre5Car">
    <w:name w:val="Titre 5 Car"/>
    <w:basedOn w:val="Policepardfaut"/>
    <w:link w:val="Titre5"/>
    <w:uiPriority w:val="9"/>
    <w:rPr>
      <w:rFonts w:cstheme="minorBidi"/>
      <w:i/>
      <w:color w:val="535356" w:themeColor="accent1" w:themeShade="BF"/>
    </w:rPr>
  </w:style>
  <w:style w:type="character" w:customStyle="1" w:styleId="Titre6Car">
    <w:name w:val="Titre 6 Car"/>
    <w:basedOn w:val="Policepardfaut"/>
    <w:link w:val="Titre6"/>
    <w:uiPriority w:val="9"/>
    <w:rPr>
      <w:rFonts w:cstheme="minorBidi"/>
      <w:b/>
      <w:color w:val="535356" w:themeColor="accent1" w:themeShade="BF"/>
      <w:sz w:val="20"/>
      <w:szCs w:val="20"/>
    </w:rPr>
  </w:style>
  <w:style w:type="character" w:customStyle="1" w:styleId="Titre7Car">
    <w:name w:val="Titre 7 Car"/>
    <w:basedOn w:val="Policepardfaut"/>
    <w:link w:val="Titre7"/>
    <w:uiPriority w:val="9"/>
    <w:rPr>
      <w:rFonts w:cstheme="minorBidi"/>
      <w:b/>
      <w:i/>
      <w:color w:val="535356" w:themeColor="accent1" w:themeShade="BF"/>
      <w:sz w:val="20"/>
      <w:szCs w:val="20"/>
    </w:rPr>
  </w:style>
  <w:style w:type="character" w:customStyle="1" w:styleId="Titre8Car">
    <w:name w:val="Titre 8 Car"/>
    <w:basedOn w:val="Policepardfaut"/>
    <w:link w:val="Titre8"/>
    <w:uiPriority w:val="9"/>
    <w:semiHidden/>
    <w:rPr>
      <w:rFonts w:cstheme="minorBidi"/>
      <w:b/>
      <w:color w:val="80945B" w:themeColor="accent2" w:themeShade="BF"/>
      <w:sz w:val="20"/>
      <w:szCs w:val="20"/>
    </w:rPr>
  </w:style>
  <w:style w:type="character" w:customStyle="1" w:styleId="Titre9Car">
    <w:name w:val="Titre 9 Car"/>
    <w:basedOn w:val="Policepardfaut"/>
    <w:link w:val="Titre9"/>
    <w:uiPriority w:val="9"/>
    <w:semiHidden/>
    <w:rPr>
      <w:rFonts w:cstheme="minorBidi"/>
      <w:b/>
      <w:i/>
      <w:color w:val="80945B" w:themeColor="accent2" w:themeShade="BF"/>
      <w:sz w:val="18"/>
      <w:szCs w:val="18"/>
    </w:rPr>
  </w:style>
  <w:style w:type="character" w:styleId="Emphaseintense">
    <w:name w:val="Intense Emphasis"/>
    <w:basedOn w:val="Policepardfaut"/>
    <w:uiPriority w:val="21"/>
    <w:qFormat/>
    <w:rPr>
      <w:i/>
      <w:caps/>
      <w:color w:val="535356" w:themeColor="accent1" w:themeShade="BF"/>
      <w:spacing w:val="10"/>
      <w:sz w:val="18"/>
      <w:szCs w:val="18"/>
    </w:rPr>
  </w:style>
  <w:style w:type="paragraph" w:styleId="Citation">
    <w:name w:val="Quote"/>
    <w:basedOn w:val="Normal"/>
    <w:link w:val="CitationCar"/>
    <w:uiPriority w:val="29"/>
    <w:qFormat/>
    <w:rPr>
      <w:i/>
    </w:rPr>
  </w:style>
  <w:style w:type="character" w:customStyle="1" w:styleId="CitationCar">
    <w:name w:val="Citation Car"/>
    <w:basedOn w:val="Policepardfaut"/>
    <w:link w:val="Citation"/>
    <w:uiPriority w:val="29"/>
    <w:rPr>
      <w:rFonts w:cstheme="minorBidi"/>
      <w:i/>
      <w:color w:val="343437" w:themeColor="text2" w:themeShade="BF"/>
      <w:sz w:val="20"/>
      <w:szCs w:val="20"/>
    </w:rPr>
  </w:style>
  <w:style w:type="paragraph" w:styleId="Citationintense">
    <w:name w:val="Intense Quote"/>
    <w:basedOn w:val="Citation"/>
    <w:link w:val="CitationintenseCar"/>
    <w:uiPriority w:val="30"/>
    <w:qFormat/>
    <w:pPr>
      <w:pBdr>
        <w:bottom w:val="double" w:sz="4" w:space="4" w:color="6F6F74" w:themeColor="accent1"/>
      </w:pBdr>
      <w:spacing w:line="300" w:lineRule="auto"/>
      <w:ind w:left="936" w:right="936"/>
    </w:pPr>
    <w:rPr>
      <w:i w:val="0"/>
      <w:color w:val="535356" w:themeColor="accent1" w:themeShade="BF"/>
    </w:rPr>
  </w:style>
  <w:style w:type="character" w:customStyle="1" w:styleId="CitationintenseCar">
    <w:name w:val="Citation intense Car"/>
    <w:basedOn w:val="Policepardfaut"/>
    <w:link w:val="Citationintense"/>
    <w:uiPriority w:val="30"/>
    <w:rPr>
      <w:rFonts w:cstheme="minorBidi"/>
      <w:color w:val="535356" w:themeColor="accent1" w:themeShade="BF"/>
      <w:sz w:val="20"/>
      <w:szCs w:val="20"/>
    </w:rPr>
  </w:style>
  <w:style w:type="character" w:styleId="Rfrenceintense">
    <w:name w:val="Intense Reference"/>
    <w:basedOn w:val="Policepardfaut"/>
    <w:uiPriority w:val="32"/>
    <w:qFormat/>
    <w:rPr>
      <w:rFonts w:cs="Times New Roman"/>
      <w:b/>
      <w:caps/>
      <w:color w:val="80945B" w:themeColor="accent2" w:themeShade="BF"/>
      <w:spacing w:val="5"/>
      <w:sz w:val="18"/>
      <w:szCs w:val="18"/>
    </w:rPr>
  </w:style>
  <w:style w:type="paragraph" w:styleId="Paragraphedeliste">
    <w:name w:val="List Paragraph"/>
    <w:basedOn w:val="Normal"/>
    <w:uiPriority w:val="36"/>
    <w:unhideWhenUsed/>
    <w:qFormat/>
    <w:pPr>
      <w:contextualSpacing/>
    </w:pPr>
  </w:style>
  <w:style w:type="paragraph" w:styleId="Retraitnormal">
    <w:name w:val="Normal Indent"/>
    <w:basedOn w:val="Normal"/>
    <w:uiPriority w:val="99"/>
    <w:unhideWhenUsed/>
    <w:pPr>
      <w:contextualSpacing/>
    </w:pPr>
  </w:style>
  <w:style w:type="numbering" w:customStyle="1" w:styleId="Listenumrote">
    <w:name w:val="Liste numérotée"/>
    <w:uiPriority w:val="99"/>
    <w:pPr>
      <w:numPr>
        <w:numId w:val="2"/>
      </w:numPr>
    </w:pPr>
  </w:style>
  <w:style w:type="character" w:styleId="Textedelespacerserv">
    <w:name w:val="Placeholder Text"/>
    <w:basedOn w:val="Policepardfaut"/>
    <w:uiPriority w:val="99"/>
    <w:unhideWhenUsed/>
    <w:rPr>
      <w:color w:val="808080"/>
    </w:rPr>
  </w:style>
  <w:style w:type="character" w:styleId="lev">
    <w:name w:val="Strong"/>
    <w:basedOn w:val="Policepardfaut"/>
    <w:uiPriority w:val="22"/>
    <w:qFormat/>
    <w:rPr>
      <w:b/>
      <w:bCs/>
    </w:rPr>
  </w:style>
  <w:style w:type="character" w:styleId="Emphaseple">
    <w:name w:val="Subtle Emphasis"/>
    <w:basedOn w:val="Policepardfaut"/>
    <w:uiPriority w:val="19"/>
    <w:qFormat/>
    <w:rPr>
      <w:i/>
      <w:color w:val="535356" w:themeColor="accent1" w:themeShade="BF"/>
    </w:rPr>
  </w:style>
  <w:style w:type="character" w:styleId="Rfrenceple">
    <w:name w:val="Subtle Reference"/>
    <w:basedOn w:val="Policepardfaut"/>
    <w:uiPriority w:val="31"/>
    <w:qFormat/>
    <w:rPr>
      <w:rFonts w:cs="Times New Roman"/>
      <w:b/>
      <w:i/>
      <w:color w:val="80945B" w:themeColor="accent2" w:themeShade="BF"/>
    </w:rPr>
  </w:style>
  <w:style w:type="table" w:styleId="Grilledutableau">
    <w:name w:val="Table Grid"/>
    <w:basedOn w:val="TableauNormal"/>
    <w:uiPriority w:val="1"/>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En-ttedetabledesmatires">
    <w:name w:val="TOC Heading"/>
    <w:basedOn w:val="Titre1"/>
    <w:next w:val="Normal"/>
    <w:uiPriority w:val="39"/>
    <w:unhideWhenUsed/>
    <w:qFormat/>
    <w:rsid w:val="00EE0E8D"/>
    <w:pPr>
      <w:keepNext/>
      <w:keepLines/>
      <w:spacing w:before="480" w:after="0"/>
      <w:outlineLvl w:val="9"/>
    </w:pPr>
    <w:rPr>
      <w:rFonts w:eastAsiaTheme="majorEastAsia" w:cstheme="majorBidi"/>
      <w:b/>
      <w:bCs/>
      <w:smallCaps w:val="0"/>
      <w:color w:val="535356" w:themeColor="accent1" w:themeShade="BF"/>
      <w:spacing w:val="0"/>
      <w:sz w:val="28"/>
      <w:szCs w:val="28"/>
    </w:rPr>
  </w:style>
  <w:style w:type="paragraph" w:customStyle="1" w:styleId="Paragraphe">
    <w:name w:val="Paragraphe"/>
    <w:basedOn w:val="Normal"/>
    <w:rsid w:val="00D80BFF"/>
    <w:pPr>
      <w:spacing w:after="0" w:line="240" w:lineRule="auto"/>
      <w:jc w:val="both"/>
    </w:pPr>
    <w:rPr>
      <w:rFonts w:ascii="Arial" w:eastAsia="Times New Roman" w:hAnsi="Arial" w:cs="Times New Roman"/>
      <w:color w:val="auto"/>
      <w:lang w:eastAsia="fr-FR"/>
    </w:rPr>
  </w:style>
  <w:style w:type="paragraph" w:customStyle="1" w:styleId="tt1">
    <w:name w:val="tt1"/>
    <w:basedOn w:val="Titre1"/>
    <w:rsid w:val="00D80BFF"/>
    <w:pPr>
      <w:keepNext/>
      <w:keepLines/>
      <w:pageBreakBefore/>
      <w:tabs>
        <w:tab w:val="right" w:leader="dot" w:pos="13000"/>
      </w:tabs>
      <w:spacing w:before="0" w:after="60" w:line="240" w:lineRule="auto"/>
    </w:pPr>
    <w:rPr>
      <w:rFonts w:ascii="Arial" w:eastAsia="Times New Roman" w:hAnsi="Arial" w:cs="Times New Roman"/>
      <w:b/>
      <w:caps/>
      <w:smallCaps w:val="0"/>
      <w:color w:val="auto"/>
      <w:spacing w:val="0"/>
      <w:kern w:val="28"/>
      <w:sz w:val="22"/>
      <w:szCs w:val="20"/>
      <w:lang w:eastAsia="fr-FR"/>
    </w:rPr>
  </w:style>
  <w:style w:type="paragraph" w:customStyle="1" w:styleId="tt2">
    <w:name w:val="tt2"/>
    <w:basedOn w:val="Titre2"/>
    <w:rsid w:val="00D80BFF"/>
    <w:pPr>
      <w:keepNext/>
      <w:keepLines/>
      <w:spacing w:before="240" w:after="60" w:line="240" w:lineRule="auto"/>
    </w:pPr>
    <w:rPr>
      <w:rFonts w:ascii="Arial" w:eastAsia="Times New Roman" w:hAnsi="Arial" w:cs="Times New Roman"/>
      <w:b/>
      <w:smallCaps/>
      <w:color w:val="auto"/>
      <w:sz w:val="22"/>
      <w:szCs w:val="20"/>
      <w:lang w:eastAsia="fr-FR"/>
    </w:rPr>
  </w:style>
  <w:style w:type="paragraph" w:styleId="Index1">
    <w:name w:val="index 1"/>
    <w:basedOn w:val="Normal"/>
    <w:next w:val="Normal"/>
    <w:autoRedefine/>
    <w:semiHidden/>
    <w:unhideWhenUsed/>
    <w:rsid w:val="00CD487C"/>
    <w:pPr>
      <w:spacing w:before="0" w:after="0" w:line="240" w:lineRule="auto"/>
      <w:ind w:left="240" w:hanging="240"/>
    </w:pPr>
  </w:style>
  <w:style w:type="paragraph" w:styleId="Titreindex">
    <w:name w:val="index heading"/>
    <w:basedOn w:val="Normal"/>
    <w:next w:val="Index1"/>
    <w:semiHidden/>
    <w:rsid w:val="00CD487C"/>
    <w:pPr>
      <w:spacing w:before="0" w:after="0" w:line="240" w:lineRule="auto"/>
      <w:ind w:left="0"/>
    </w:pPr>
    <w:rPr>
      <w:rFonts w:ascii="Arial" w:eastAsia="Times New Roman" w:hAnsi="Arial" w:cs="Times New Roman"/>
      <w:color w:val="auto"/>
      <w:sz w:val="22"/>
      <w:lang w:eastAsia="fr-FR"/>
    </w:rPr>
  </w:style>
  <w:style w:type="paragraph" w:styleId="Notedebasdepage">
    <w:name w:val="footnote text"/>
    <w:basedOn w:val="Normal"/>
    <w:link w:val="NotedebasdepageCar"/>
    <w:semiHidden/>
    <w:rsid w:val="00CD487C"/>
    <w:pPr>
      <w:spacing w:before="0" w:after="0" w:line="240" w:lineRule="auto"/>
      <w:ind w:left="0"/>
    </w:pPr>
    <w:rPr>
      <w:rFonts w:ascii="Arial" w:eastAsia="Times New Roman" w:hAnsi="Arial" w:cs="Times New Roman"/>
      <w:color w:val="auto"/>
      <w:sz w:val="20"/>
      <w:lang w:eastAsia="fr-FR"/>
    </w:rPr>
  </w:style>
  <w:style w:type="character" w:customStyle="1" w:styleId="NotedebasdepageCar">
    <w:name w:val="Note de bas de page Car"/>
    <w:basedOn w:val="Policepardfaut"/>
    <w:link w:val="Notedebasdepage"/>
    <w:semiHidden/>
    <w:rsid w:val="00CD487C"/>
    <w:rPr>
      <w:rFonts w:ascii="Arial" w:eastAsia="Times New Roman" w:hAnsi="Arial" w:cs="Times New Roman"/>
      <w:sz w:val="20"/>
      <w:szCs w:val="20"/>
      <w:lang w:eastAsia="fr-FR"/>
    </w:rPr>
  </w:style>
  <w:style w:type="character" w:styleId="Appelnotedebasdep">
    <w:name w:val="footnote reference"/>
    <w:basedOn w:val="Policepardfaut"/>
    <w:semiHidden/>
    <w:rsid w:val="00CD487C"/>
    <w:rPr>
      <w:vertAlign w:val="superscript"/>
    </w:rPr>
  </w:style>
  <w:style w:type="paragraph" w:styleId="TM1">
    <w:name w:val="toc 1"/>
    <w:basedOn w:val="Normal"/>
    <w:next w:val="Normal"/>
    <w:autoRedefine/>
    <w:uiPriority w:val="39"/>
    <w:unhideWhenUsed/>
    <w:qFormat/>
    <w:rsid w:val="001A2FD1"/>
    <w:pPr>
      <w:spacing w:after="100"/>
      <w:ind w:left="0"/>
    </w:pPr>
  </w:style>
  <w:style w:type="paragraph" w:styleId="TM2">
    <w:name w:val="toc 2"/>
    <w:basedOn w:val="Normal"/>
    <w:next w:val="Normal"/>
    <w:autoRedefine/>
    <w:uiPriority w:val="39"/>
    <w:unhideWhenUsed/>
    <w:qFormat/>
    <w:rsid w:val="003A5BF8"/>
    <w:pPr>
      <w:spacing w:after="100"/>
      <w:ind w:left="240"/>
    </w:pPr>
  </w:style>
  <w:style w:type="paragraph" w:styleId="TM3">
    <w:name w:val="toc 3"/>
    <w:basedOn w:val="Normal"/>
    <w:next w:val="Normal"/>
    <w:autoRedefine/>
    <w:uiPriority w:val="39"/>
    <w:unhideWhenUsed/>
    <w:qFormat/>
    <w:rsid w:val="003A5BF8"/>
    <w:pPr>
      <w:spacing w:after="100"/>
      <w:ind w:left="480"/>
    </w:pPr>
  </w:style>
  <w:style w:type="character" w:styleId="Lienhypertexte">
    <w:name w:val="Hyperlink"/>
    <w:basedOn w:val="Policepardfaut"/>
    <w:uiPriority w:val="99"/>
    <w:unhideWhenUsed/>
    <w:rsid w:val="003A5BF8"/>
    <w:rPr>
      <w:color w:val="67AABF" w:themeColor="hyperlink"/>
      <w:u w:val="single"/>
    </w:rPr>
  </w:style>
  <w:style w:type="paragraph" w:styleId="Sansinterligne">
    <w:name w:val="No Spacing"/>
    <w:uiPriority w:val="1"/>
    <w:qFormat/>
    <w:rsid w:val="00346B02"/>
    <w:pPr>
      <w:spacing w:after="0" w:line="240" w:lineRule="auto"/>
      <w:ind w:left="720"/>
    </w:pPr>
    <w:rPr>
      <w:color w:val="343437" w:themeColor="text2" w:themeShade="BF"/>
      <w:sz w:val="24"/>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83564847">
      <w:bodyDiv w:val="1"/>
      <w:marLeft w:val="0"/>
      <w:marRight w:val="0"/>
      <w:marTop w:val="0"/>
      <w:marBottom w:val="0"/>
      <w:divBdr>
        <w:top w:val="none" w:sz="0" w:space="0" w:color="auto"/>
        <w:left w:val="none" w:sz="0" w:space="0" w:color="auto"/>
        <w:bottom w:val="none" w:sz="0" w:space="0" w:color="auto"/>
        <w:right w:val="none" w:sz="0" w:space="0" w:color="auto"/>
      </w:divBdr>
    </w:div>
    <w:div w:id="2034577755">
      <w:bodyDiv w:val="1"/>
      <w:marLeft w:val="0"/>
      <w:marRight w:val="0"/>
      <w:marTop w:val="0"/>
      <w:marBottom w:val="0"/>
      <w:divBdr>
        <w:top w:val="none" w:sz="0" w:space="0" w:color="auto"/>
        <w:left w:val="none" w:sz="0" w:space="0" w:color="auto"/>
        <w:bottom w:val="none" w:sz="0" w:space="0" w:color="auto"/>
        <w:right w:val="none" w:sz="0" w:space="0" w:color="auto"/>
      </w:divBdr>
      <w:divsChild>
        <w:div w:id="226066012">
          <w:marLeft w:val="0"/>
          <w:marRight w:val="0"/>
          <w:marTop w:val="0"/>
          <w:marBottom w:val="0"/>
          <w:divBdr>
            <w:top w:val="none" w:sz="0" w:space="0" w:color="auto"/>
            <w:left w:val="none" w:sz="0" w:space="0" w:color="auto"/>
            <w:bottom w:val="none" w:sz="0" w:space="0" w:color="auto"/>
            <w:right w:val="none" w:sz="0" w:space="0" w:color="auto"/>
          </w:divBdr>
        </w:div>
        <w:div w:id="917133722">
          <w:marLeft w:val="0"/>
          <w:marRight w:val="0"/>
          <w:marTop w:val="0"/>
          <w:marBottom w:val="0"/>
          <w:divBdr>
            <w:top w:val="none" w:sz="0" w:space="0" w:color="auto"/>
            <w:left w:val="none" w:sz="0" w:space="0" w:color="auto"/>
            <w:bottom w:val="none" w:sz="0" w:space="0" w:color="auto"/>
            <w:right w:val="none" w:sz="0" w:space="0" w:color="auto"/>
          </w:divBdr>
        </w:div>
        <w:div w:id="25136049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footer" Target="footer1.xml"/><Relationship Id="rId26" Type="http://schemas.openxmlformats.org/officeDocument/2006/relationships/footer" Target="footer4.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header" Target="header1.xml"/><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footer" Target="footer3.xml"/><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0.png"/><Relationship Id="rId5"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footer" Target="footer2.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3.jpeg"/><Relationship Id="rId22" Type="http://schemas.openxmlformats.org/officeDocument/2006/relationships/image" Target="media/image8.png"/><Relationship Id="rId27" Type="http://schemas.openxmlformats.org/officeDocument/2006/relationships/footer" Target="footer5.xml"/><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2.jpeg"/></Relationships>
</file>

<file path=word/theme/theme1.xml><?xml version="1.0" encoding="utf-8"?>
<a:theme xmlns:a="http://schemas.openxmlformats.org/drawingml/2006/main" name="BlackTie">
  <a:themeElements>
    <a:clrScheme name="BlackTie">
      <a:dk1>
        <a:srgbClr val="000000"/>
      </a:dk1>
      <a:lt1>
        <a:srgbClr val="FFFFFF"/>
      </a:lt1>
      <a:dk2>
        <a:srgbClr val="46464A"/>
      </a:dk2>
      <a:lt2>
        <a:srgbClr val="E3DCCF"/>
      </a:lt2>
      <a:accent1>
        <a:srgbClr val="6F6F74"/>
      </a:accent1>
      <a:accent2>
        <a:srgbClr val="A7B789"/>
      </a:accent2>
      <a:accent3>
        <a:srgbClr val="BEAE98"/>
      </a:accent3>
      <a:accent4>
        <a:srgbClr val="92A9B9"/>
      </a:accent4>
      <a:accent5>
        <a:srgbClr val="9C8265"/>
      </a:accent5>
      <a:accent6>
        <a:srgbClr val="8D6974"/>
      </a:accent6>
      <a:hlink>
        <a:srgbClr val="67AABF"/>
      </a:hlink>
      <a:folHlink>
        <a:srgbClr val="B1B5AB"/>
      </a:folHlink>
    </a:clrScheme>
    <a:fontScheme name="BlackTie">
      <a:maj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Garamond"/>
        <a:ea typeface=""/>
        <a:cs typeface=""/>
        <a:font script="Grek" typeface="Constantia"/>
        <a:font script="Cyrl" typeface="Constantia"/>
        <a:font script="Jpan" typeface="ＭＳ Ｐ明朝"/>
        <a:font script="Hang" typeface="궁서"/>
        <a:font script="Hans" typeface="仿宋"/>
        <a:font script="Hant" typeface="標楷體"/>
        <a:font script="Arab" typeface="Times New Roman"/>
        <a:font script="Hebr" typeface="Times New Roman"/>
        <a:font script="Thai" typeface="Angsan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BlackTie">
      <a:fillStyleLst>
        <a:solidFill>
          <a:schemeClr val="phClr"/>
        </a:solidFill>
        <a:gradFill rotWithShape="1">
          <a:gsLst>
            <a:gs pos="0">
              <a:schemeClr val="phClr">
                <a:tint val="45000"/>
                <a:satMod val="220000"/>
              </a:schemeClr>
            </a:gs>
            <a:gs pos="30000">
              <a:schemeClr val="phClr">
                <a:tint val="61000"/>
                <a:satMod val="220000"/>
              </a:schemeClr>
            </a:gs>
            <a:gs pos="45000">
              <a:schemeClr val="phClr">
                <a:tint val="66000"/>
                <a:satMod val="240000"/>
              </a:schemeClr>
            </a:gs>
            <a:gs pos="55000">
              <a:schemeClr val="phClr">
                <a:tint val="66000"/>
                <a:satMod val="220000"/>
              </a:schemeClr>
            </a:gs>
            <a:gs pos="73000">
              <a:schemeClr val="phClr">
                <a:tint val="61000"/>
                <a:satMod val="220000"/>
              </a:schemeClr>
            </a:gs>
            <a:gs pos="100000">
              <a:schemeClr val="phClr">
                <a:tint val="45000"/>
                <a:satMod val="220000"/>
              </a:schemeClr>
            </a:gs>
          </a:gsLst>
          <a:lin ang="950000" scaled="1"/>
        </a:gradFill>
        <a:gradFill rotWithShape="1">
          <a:gsLst>
            <a:gs pos="0">
              <a:schemeClr val="phClr">
                <a:shade val="63000"/>
                <a:satMod val="110000"/>
              </a:schemeClr>
            </a:gs>
            <a:gs pos="30000">
              <a:schemeClr val="phClr">
                <a:shade val="90000"/>
                <a:satMod val="120000"/>
              </a:schemeClr>
            </a:gs>
            <a:gs pos="45000">
              <a:schemeClr val="phClr">
                <a:shade val="100000"/>
                <a:satMod val="128000"/>
              </a:schemeClr>
            </a:gs>
            <a:gs pos="55000">
              <a:schemeClr val="phClr">
                <a:shade val="100000"/>
                <a:satMod val="128000"/>
              </a:schemeClr>
            </a:gs>
            <a:gs pos="73000">
              <a:schemeClr val="phClr">
                <a:shade val="90000"/>
                <a:satMod val="120000"/>
              </a:schemeClr>
            </a:gs>
            <a:gs pos="100000">
              <a:schemeClr val="phClr">
                <a:shade val="63000"/>
                <a:satMod val="110000"/>
              </a:schemeClr>
            </a:gs>
          </a:gsLst>
          <a:lin ang="950000" scaled="1"/>
        </a:gradFill>
      </a:fillStyleLst>
      <a:lnStyleLst>
        <a:ln w="9525" cap="flat" cmpd="sng" algn="ctr">
          <a:solidFill>
            <a:schemeClr val="phClr"/>
          </a:solidFill>
          <a:prstDash val="solid"/>
        </a:ln>
        <a:ln w="19050" cap="flat" cmpd="sng" algn="ctr">
          <a:solidFill>
            <a:schemeClr val="phClr"/>
          </a:solidFill>
          <a:prstDash val="solid"/>
        </a:ln>
        <a:ln w="53975" cap="flat" cmpd="dbl" algn="ctr">
          <a:solidFill>
            <a:schemeClr val="phClr"/>
          </a:solidFill>
          <a:prstDash val="solid"/>
        </a:ln>
      </a:lnStyleLst>
      <a:effectStyleLst>
        <a:effectStyle>
          <a:effectLst>
            <a:outerShdw blurRad="38100" dist="25400" dir="5400000" rotWithShape="0">
              <a:srgbClr val="000000">
                <a:alpha val="40000"/>
              </a:srgbClr>
            </a:outerShdw>
          </a:effectLst>
        </a:effectStyle>
        <a:effectStyle>
          <a:effectLst>
            <a:outerShdw blurRad="50800" dist="41909" dir="5400000" rotWithShape="0">
              <a:srgbClr val="000000">
                <a:alpha val="40000"/>
              </a:srgbClr>
            </a:outerShdw>
          </a:effectLst>
        </a:effectStyle>
        <a:effectStyle>
          <a:effectLst>
            <a:outerShdw blurRad="57150" dist="38100" dir="5400000" algn="br" rotWithShape="0">
              <a:srgbClr val="000000">
                <a:alpha val="57000"/>
              </a:srgbClr>
            </a:outerShdw>
          </a:effectLst>
          <a:scene3d>
            <a:camera prst="orthographicFront">
              <a:rot lat="0" lon="0" rev="0"/>
            </a:camera>
            <a:lightRig rig="twoPt" dir="t">
              <a:rot lat="0" lon="0" rev="1800000"/>
            </a:lightRig>
          </a:scene3d>
          <a:sp3d>
            <a:bevelT w="44450" h="31750" prst="coolSlant"/>
          </a:sp3d>
        </a:effectStyle>
      </a:effectStyleLst>
      <a:bgFillStyleLst>
        <a:solidFill>
          <a:schemeClr val="phClr"/>
        </a:solidFill>
        <a:blipFill rotWithShape="1">
          <a:blip xmlns:r="http://schemas.openxmlformats.org/officeDocument/2006/relationships" r:embed="rId1">
            <a:duotone>
              <a:schemeClr val="phClr">
                <a:tint val="95000"/>
              </a:schemeClr>
              <a:schemeClr val="phClr">
                <a:shade val="20000"/>
              </a:schemeClr>
            </a:duotone>
          </a:blip>
          <a:stretch/>
        </a:blipFill>
        <a:gradFill rotWithShape="1">
          <a:gsLst>
            <a:gs pos="0">
              <a:schemeClr val="phClr">
                <a:tint val="40000"/>
                <a:satMod val="350000"/>
              </a:schemeClr>
            </a:gs>
            <a:gs pos="40000">
              <a:schemeClr val="phClr">
                <a:tint val="45000"/>
                <a:shade val="99000"/>
                <a:satMod val="350000"/>
              </a:schemeClr>
            </a:gs>
            <a:gs pos="100000">
              <a:schemeClr val="phClr">
                <a:shade val="30000"/>
                <a:satMod val="255000"/>
              </a:schemeClr>
            </a:gs>
          </a:gsLst>
          <a:path path="circle">
            <a:fillToRect l="50000" t="-80000" r="50000" b="18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Hiver 2018</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FED80B8-254D-4923-B229-FA4166875100}">
  <ds:schemaRefs>
    <ds:schemaRef ds:uri="http://schemas.microsoft.com/sharepoint/v3/contenttype/forms"/>
  </ds:schemaRefs>
</ds:datastoreItem>
</file>

<file path=customXml/itemProps3.xml><?xml version="1.0" encoding="utf-8"?>
<ds:datastoreItem xmlns:ds="http://schemas.openxmlformats.org/officeDocument/2006/customXml" ds:itemID="{46172ADB-2955-4A90-A777-8FF99F23BC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1827</Words>
  <Characters>10051</Characters>
  <Application>Microsoft Office Word</Application>
  <DocSecurity>0</DocSecurity>
  <Lines>83</Lines>
  <Paragraphs>23</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Dossier fonctionnel</vt:lpstr>
      <vt:lpstr/>
    </vt:vector>
  </TitlesOfParts>
  <Company>Cégep de Lévis-Lauzon</Company>
  <LinksUpToDate>false</LinksUpToDate>
  <CharactersWithSpaces>11855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Dossier fonctionnel</dc:title>
  <dc:subject>Maj droit des utilisateurs</dc:subject>
  <dc:creator>prof</dc:creator>
  <cp:lastModifiedBy>William Lafontaine</cp:lastModifiedBy>
  <cp:revision>5</cp:revision>
  <cp:lastPrinted>2016-08-29T19:02:00Z</cp:lastPrinted>
  <dcterms:created xsi:type="dcterms:W3CDTF">2018-03-09T16:07:00Z</dcterms:created>
  <dcterms:modified xsi:type="dcterms:W3CDTF">2018-03-23T17:11:00Z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TC017730779991</vt:lpwstr>
  </property>
</Properties>
</file>